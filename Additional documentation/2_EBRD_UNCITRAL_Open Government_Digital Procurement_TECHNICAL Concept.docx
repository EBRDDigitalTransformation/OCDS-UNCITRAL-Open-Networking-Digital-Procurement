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D1847" w14:textId="77777777" w:rsidR="000B0E45" w:rsidRPr="00C930FC" w:rsidRDefault="000B0E45"/>
    <w:p w14:paraId="10D911AB" w14:textId="77777777" w:rsidR="00CD6EBB" w:rsidRPr="00C930FC" w:rsidRDefault="004B1425">
      <w:r w:rsidRPr="00E827EB">
        <w:rPr>
          <w:noProof/>
          <w:lang w:val="en-US" w:eastAsia="en-US"/>
        </w:rPr>
        <w:drawing>
          <wp:anchor distT="0" distB="0" distL="114300" distR="114300" simplePos="0" relativeHeight="251659264" behindDoc="0" locked="0" layoutInCell="1" allowOverlap="1" wp14:anchorId="0C01553C" wp14:editId="2A2FA0F6">
            <wp:simplePos x="0" y="0"/>
            <wp:positionH relativeFrom="margin">
              <wp:posOffset>922655</wp:posOffset>
            </wp:positionH>
            <wp:positionV relativeFrom="margin">
              <wp:posOffset>526415</wp:posOffset>
            </wp:positionV>
            <wp:extent cx="4032885" cy="2112010"/>
            <wp:effectExtent l="0" t="0" r="5715" b="2540"/>
            <wp:wrapSquare wrapText="bothSides"/>
            <wp:docPr id="5" name="Imagen 5"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BRD_2NcFAqFnH.jpg (1323×6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885"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879799" w14:textId="77777777" w:rsidR="00CD6EBB" w:rsidRPr="00C930FC" w:rsidRDefault="00CD6EBB"/>
    <w:p w14:paraId="56CFB78D" w14:textId="77777777" w:rsidR="00CD6EBB" w:rsidRPr="00C930FC" w:rsidRDefault="00CD6EBB"/>
    <w:p w14:paraId="79C17682" w14:textId="77777777" w:rsidR="00CD6EBB" w:rsidRPr="00C930FC" w:rsidRDefault="00CD6EBB"/>
    <w:p w14:paraId="0DEC54B6" w14:textId="77777777" w:rsidR="00CD6EBB" w:rsidRPr="00C930FC" w:rsidRDefault="00CD6EBB"/>
    <w:p w14:paraId="3E7A8AC8" w14:textId="77777777" w:rsidR="00CD6EBB" w:rsidRPr="00C930FC" w:rsidRDefault="00CD6EBB"/>
    <w:p w14:paraId="7E2AEB20" w14:textId="77777777" w:rsidR="00CD6EBB" w:rsidRPr="00C930FC" w:rsidRDefault="00CD6EBB"/>
    <w:p w14:paraId="4F8B2DF9" w14:textId="77777777" w:rsidR="00CD6EBB" w:rsidRPr="00C930FC" w:rsidRDefault="00CD6EBB"/>
    <w:p w14:paraId="296F9355" w14:textId="77777777" w:rsidR="00CD6EBB" w:rsidRPr="00C930FC" w:rsidRDefault="00CD6EBB">
      <w:pPr>
        <w:rPr>
          <w:sz w:val="24"/>
        </w:rPr>
      </w:pPr>
    </w:p>
    <w:p w14:paraId="3873F09B" w14:textId="77777777" w:rsidR="00CD6EBB" w:rsidRPr="00C930FC" w:rsidRDefault="00CD6EBB">
      <w:pPr>
        <w:rPr>
          <w:sz w:val="24"/>
        </w:rPr>
      </w:pPr>
    </w:p>
    <w:p w14:paraId="52E24426" w14:textId="77777777" w:rsidR="00CD6EBB" w:rsidRPr="00C930FC" w:rsidRDefault="00CD6EBB">
      <w:pPr>
        <w:rPr>
          <w:sz w:val="24"/>
        </w:rPr>
      </w:pPr>
    </w:p>
    <w:p w14:paraId="4D5D377A" w14:textId="77777777" w:rsidR="00CD6EBB" w:rsidRPr="00C930FC" w:rsidRDefault="00CD6EBB">
      <w:pPr>
        <w:rPr>
          <w:sz w:val="24"/>
        </w:rPr>
      </w:pPr>
    </w:p>
    <w:p w14:paraId="0C261CB7" w14:textId="77777777" w:rsidR="009A67F0" w:rsidRPr="00C930FC" w:rsidRDefault="009A67F0" w:rsidP="00E07371">
      <w:pPr>
        <w:jc w:val="center"/>
        <w:rPr>
          <w:b/>
          <w:bCs/>
          <w:i/>
          <w:caps/>
          <w:kern w:val="28"/>
          <w:sz w:val="40"/>
          <w:szCs w:val="32"/>
          <w:lang w:eastAsia="fr-FR"/>
        </w:rPr>
      </w:pPr>
    </w:p>
    <w:p w14:paraId="0FBA69C2" w14:textId="5ABC0CE8" w:rsidR="005913FB" w:rsidRPr="00C930FC" w:rsidDel="00FA710E" w:rsidRDefault="00AD72EC" w:rsidP="00E07371">
      <w:pPr>
        <w:jc w:val="center"/>
        <w:rPr>
          <w:del w:id="0" w:author="Chris Smith" w:date="2020-11-17T13:19:00Z"/>
          <w:b/>
          <w:bCs/>
          <w:i/>
          <w:caps/>
          <w:kern w:val="28"/>
          <w:sz w:val="40"/>
          <w:szCs w:val="32"/>
          <w:lang w:eastAsia="fr-FR"/>
        </w:rPr>
      </w:pPr>
      <w:bookmarkStart w:id="1" w:name="_GoBack"/>
      <w:r w:rsidRPr="00C930FC">
        <w:rPr>
          <w:b/>
          <w:bCs/>
          <w:i/>
          <w:caps/>
          <w:kern w:val="28"/>
          <w:sz w:val="40"/>
          <w:szCs w:val="32"/>
          <w:lang w:eastAsia="fr-FR"/>
        </w:rPr>
        <w:t xml:space="preserve">OPEN </w:t>
      </w:r>
      <w:ins w:id="2" w:author="Chris Smith" w:date="2020-10-17T12:45:00Z">
        <w:r w:rsidR="00E26E2B" w:rsidRPr="00C930FC">
          <w:rPr>
            <w:b/>
            <w:bCs/>
            <w:i/>
            <w:caps/>
            <w:kern w:val="28"/>
            <w:sz w:val="40"/>
            <w:szCs w:val="32"/>
            <w:lang w:eastAsia="fr-FR"/>
          </w:rPr>
          <w:t>CONTRACTING</w:t>
        </w:r>
      </w:ins>
      <w:del w:id="3" w:author="Chris Smith" w:date="2020-10-17T12:45:00Z">
        <w:r w:rsidR="005913FB" w:rsidRPr="00C930FC" w:rsidDel="00E26E2B">
          <w:rPr>
            <w:b/>
            <w:bCs/>
            <w:i/>
            <w:caps/>
            <w:kern w:val="28"/>
            <w:sz w:val="40"/>
            <w:szCs w:val="32"/>
            <w:lang w:eastAsia="fr-FR"/>
          </w:rPr>
          <w:delText>NETWORKING</w:delText>
        </w:r>
      </w:del>
      <w:r w:rsidR="005913FB" w:rsidRPr="00C930FC">
        <w:rPr>
          <w:b/>
          <w:bCs/>
          <w:i/>
          <w:caps/>
          <w:kern w:val="28"/>
          <w:sz w:val="40"/>
          <w:szCs w:val="32"/>
          <w:lang w:eastAsia="fr-FR"/>
        </w:rPr>
        <w:t xml:space="preserve"> </w:t>
      </w:r>
    </w:p>
    <w:p w14:paraId="2D284058" w14:textId="2DFAF5F4" w:rsidR="009A67F0" w:rsidRPr="00C930FC" w:rsidRDefault="00AD72EC" w:rsidP="00E07371">
      <w:pPr>
        <w:jc w:val="center"/>
        <w:rPr>
          <w:b/>
          <w:bCs/>
          <w:i/>
          <w:caps/>
          <w:kern w:val="28"/>
          <w:sz w:val="40"/>
          <w:szCs w:val="32"/>
          <w:lang w:eastAsia="fr-FR"/>
        </w:rPr>
      </w:pPr>
      <w:r w:rsidRPr="00C930FC">
        <w:rPr>
          <w:b/>
          <w:bCs/>
          <w:i/>
          <w:caps/>
          <w:kern w:val="28"/>
          <w:sz w:val="40"/>
          <w:szCs w:val="32"/>
          <w:lang w:eastAsia="fr-FR"/>
        </w:rPr>
        <w:t>DIGITAL PROCUREMENT SYSTEM</w:t>
      </w:r>
    </w:p>
    <w:p w14:paraId="7C393BB8" w14:textId="77777777" w:rsidR="009A67F0" w:rsidRPr="00C930FC" w:rsidRDefault="009A67F0" w:rsidP="00E07371">
      <w:pPr>
        <w:jc w:val="center"/>
        <w:rPr>
          <w:b/>
          <w:bCs/>
          <w:i/>
          <w:caps/>
          <w:kern w:val="28"/>
          <w:sz w:val="40"/>
          <w:szCs w:val="32"/>
          <w:lang w:eastAsia="fr-FR"/>
        </w:rPr>
      </w:pPr>
    </w:p>
    <w:p w14:paraId="3AB4F42F" w14:textId="77777777" w:rsidR="009A67F0" w:rsidRPr="00C930FC" w:rsidRDefault="009A67F0" w:rsidP="00E07371">
      <w:pPr>
        <w:jc w:val="center"/>
        <w:rPr>
          <w:b/>
          <w:bCs/>
          <w:i/>
          <w:caps/>
          <w:kern w:val="28"/>
          <w:sz w:val="40"/>
          <w:szCs w:val="32"/>
          <w:lang w:eastAsia="fr-FR"/>
        </w:rPr>
      </w:pPr>
    </w:p>
    <w:p w14:paraId="4B08901B" w14:textId="2FCDBE35" w:rsidR="00E07371" w:rsidRPr="00C930FC" w:rsidRDefault="00AD72EC" w:rsidP="00E07371">
      <w:pPr>
        <w:jc w:val="center"/>
        <w:rPr>
          <w:i/>
          <w:sz w:val="36"/>
          <w:szCs w:val="36"/>
        </w:rPr>
      </w:pPr>
      <w:r w:rsidRPr="00C930FC">
        <w:rPr>
          <w:i/>
          <w:sz w:val="36"/>
          <w:szCs w:val="36"/>
        </w:rPr>
        <w:t>Technical Concept</w:t>
      </w:r>
      <w:r w:rsidR="00FC160F" w:rsidRPr="00C930FC">
        <w:rPr>
          <w:i/>
          <w:sz w:val="36"/>
          <w:szCs w:val="36"/>
        </w:rPr>
        <w:t xml:space="preserve"> </w:t>
      </w:r>
      <w:ins w:id="4" w:author="Chris Smith" w:date="2020-10-14T09:22:00Z">
        <w:r w:rsidR="00771B04" w:rsidRPr="00C930FC">
          <w:rPr>
            <w:i/>
            <w:sz w:val="36"/>
            <w:szCs w:val="36"/>
          </w:rPr>
          <w:t>Paper</w:t>
        </w:r>
      </w:ins>
    </w:p>
    <w:bookmarkEnd w:id="1"/>
    <w:p w14:paraId="228D3E44" w14:textId="77777777" w:rsidR="00B41BBD" w:rsidRPr="00C930FC" w:rsidRDefault="00B41BBD"/>
    <w:p w14:paraId="1F9A841B" w14:textId="77777777" w:rsidR="004B1425" w:rsidRPr="00C930FC" w:rsidRDefault="004B1425" w:rsidP="009A67F0">
      <w:pPr>
        <w:jc w:val="right"/>
        <w:rPr>
          <w:sz w:val="28"/>
          <w:szCs w:val="36"/>
        </w:rPr>
      </w:pPr>
    </w:p>
    <w:p w14:paraId="05CACBA4" w14:textId="77777777" w:rsidR="00FC160F" w:rsidRPr="00C930FC" w:rsidRDefault="00FC160F" w:rsidP="009A67F0">
      <w:pPr>
        <w:jc w:val="right"/>
        <w:rPr>
          <w:sz w:val="28"/>
          <w:szCs w:val="36"/>
        </w:rPr>
      </w:pPr>
    </w:p>
    <w:p w14:paraId="4FF2FF29" w14:textId="6E9C3950" w:rsidR="00FC160F" w:rsidRPr="00C930FC" w:rsidRDefault="00FC160F" w:rsidP="009A67F0">
      <w:pPr>
        <w:jc w:val="right"/>
        <w:rPr>
          <w:sz w:val="28"/>
          <w:szCs w:val="36"/>
        </w:rPr>
      </w:pPr>
    </w:p>
    <w:p w14:paraId="7A4FB27D" w14:textId="578022D3" w:rsidR="00AB7D58" w:rsidRPr="00C930FC" w:rsidRDefault="00AB7D58" w:rsidP="009A67F0">
      <w:pPr>
        <w:jc w:val="right"/>
        <w:rPr>
          <w:sz w:val="28"/>
          <w:szCs w:val="36"/>
        </w:rPr>
      </w:pPr>
      <w:ins w:id="5" w:author="Chris Smith" w:date="2020-11-28T14:57:00Z">
        <w:r w:rsidRPr="00C930FC">
          <w:rPr>
            <w:sz w:val="28"/>
            <w:szCs w:val="36"/>
          </w:rPr>
          <w:t>December</w:t>
        </w:r>
      </w:ins>
      <w:r w:rsidRPr="00C930FC">
        <w:rPr>
          <w:sz w:val="28"/>
          <w:szCs w:val="36"/>
        </w:rPr>
        <w:t xml:space="preserve"> 2020</w:t>
      </w:r>
    </w:p>
    <w:p w14:paraId="3833A4A8" w14:textId="77777777" w:rsidR="00EF29DB" w:rsidRPr="00C930FC" w:rsidRDefault="00EF29DB">
      <w:pPr>
        <w:spacing w:before="0" w:after="0" w:line="240" w:lineRule="auto"/>
        <w:jc w:val="left"/>
        <w:rPr>
          <w:b/>
          <w:bCs/>
          <w:color w:val="9AAE04"/>
          <w:kern w:val="32"/>
          <w:sz w:val="28"/>
          <w:szCs w:val="32"/>
        </w:rPr>
      </w:pPr>
      <w:bookmarkStart w:id="6" w:name="_Toc349478509"/>
      <w:bookmarkStart w:id="7" w:name="_Toc349676602"/>
      <w:bookmarkStart w:id="8" w:name="_Toc353206519"/>
      <w:bookmarkStart w:id="9" w:name="_Toc353810958"/>
      <w:bookmarkStart w:id="10" w:name="_Toc354439045"/>
      <w:bookmarkStart w:id="11" w:name="_Toc441234880"/>
      <w:bookmarkStart w:id="12" w:name="_Toc441508969"/>
      <w:bookmarkStart w:id="13" w:name="_Toc441566567"/>
      <w:bookmarkStart w:id="14" w:name="_Toc441571319"/>
      <w:bookmarkStart w:id="15" w:name="_Toc441571865"/>
      <w:bookmarkStart w:id="16" w:name="_Toc441656640"/>
      <w:bookmarkStart w:id="17" w:name="_Toc441664764"/>
      <w:bookmarkStart w:id="18" w:name="_Toc451511070"/>
      <w:bookmarkStart w:id="19" w:name="_Toc451512139"/>
      <w:bookmarkStart w:id="20" w:name="_Toc451517817"/>
      <w:bookmarkStart w:id="21" w:name="_Toc454968161"/>
      <w:bookmarkStart w:id="22" w:name="_Toc454968820"/>
      <w:bookmarkStart w:id="23" w:name="_Toc455574183"/>
      <w:r w:rsidRPr="00C930FC">
        <w:rPr>
          <w:b/>
          <w:bCs/>
          <w:color w:val="9AAE04"/>
          <w:kern w:val="32"/>
          <w:sz w:val="28"/>
          <w:szCs w:val="32"/>
        </w:rPr>
        <w:br w:type="page"/>
      </w:r>
    </w:p>
    <w:p w14:paraId="304095ED" w14:textId="77777777" w:rsidR="009A7B30" w:rsidRPr="00C930FC" w:rsidRDefault="00D2200F" w:rsidP="00DA72AC">
      <w:pPr>
        <w:pStyle w:val="Tytu"/>
        <w:rPr>
          <w:rFonts w:cs="Times New Roman"/>
        </w:rPr>
      </w:pPr>
      <w:bookmarkStart w:id="24" w:name="_Toc441566569"/>
      <w:bookmarkStart w:id="25" w:name="_Toc441571321"/>
      <w:bookmarkStart w:id="26" w:name="_Toc441571867"/>
      <w:bookmarkStart w:id="27" w:name="_Toc441656642"/>
      <w:bookmarkStart w:id="28" w:name="_Toc441664766"/>
      <w:bookmarkStart w:id="29" w:name="_Toc451511072"/>
      <w:bookmarkStart w:id="30" w:name="_Toc451512141"/>
      <w:bookmarkStart w:id="31" w:name="_Toc451517819"/>
      <w:bookmarkStart w:id="32" w:name="_Toc454968163"/>
      <w:bookmarkStart w:id="33" w:name="_Toc454968822"/>
      <w:bookmarkStart w:id="34" w:name="_Toc455574185"/>
      <w:bookmarkStart w:id="35" w:name="_Toc456018560"/>
      <w:bookmarkStart w:id="36" w:name="_Toc456082017"/>
      <w:bookmarkStart w:id="37" w:name="_Toc456957458"/>
      <w:bookmarkStart w:id="38" w:name="_Toc457460801"/>
      <w:bookmarkStart w:id="39" w:name="_Toc24386693"/>
      <w:bookmarkStart w:id="40" w:name="_Toc27672842"/>
      <w:bookmarkStart w:id="41" w:name="_Toc29820133"/>
      <w:bookmarkStart w:id="42" w:name="_Toc29820172"/>
      <w:bookmarkStart w:id="43" w:name="_Toc31029329"/>
      <w:bookmarkStart w:id="44" w:name="_Toc31033340"/>
      <w:bookmarkStart w:id="45" w:name="_Toc31127237"/>
      <w:bookmarkStart w:id="46" w:name="_Toc31289736"/>
      <w:bookmarkStart w:id="47" w:name="_Toc5770530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C930FC">
        <w:rPr>
          <w:rFonts w:cs="Times New Roman"/>
        </w:rPr>
        <w:lastRenderedPageBreak/>
        <w:t>Table of Contents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C726F1E" w14:textId="6B58291F" w:rsidR="00E827EB" w:rsidRDefault="008A1CA5">
      <w:pPr>
        <w:pStyle w:val="Spistreci1"/>
        <w:rPr>
          <w:ins w:id="48" w:author="Chris Smith" w:date="2020-12-01T08:54:00Z"/>
          <w:rFonts w:asciiTheme="minorHAnsi" w:eastAsiaTheme="minorEastAsia" w:hAnsiTheme="minorHAnsi" w:cstheme="minorBidi"/>
          <w:noProof/>
          <w:szCs w:val="22"/>
        </w:rPr>
      </w:pPr>
      <w:r w:rsidRPr="00C930FC">
        <w:fldChar w:fldCharType="begin"/>
      </w:r>
      <w:r w:rsidRPr="00C930FC">
        <w:instrText xml:space="preserve"> TOC \o "1-3" \h \z \u </w:instrText>
      </w:r>
      <w:r w:rsidRPr="00C930FC">
        <w:fldChar w:fldCharType="separate"/>
      </w:r>
      <w:ins w:id="49" w:author="Chris Smith" w:date="2020-12-01T08:54:00Z">
        <w:r w:rsidR="00E827EB" w:rsidRPr="00522DA4">
          <w:rPr>
            <w:rStyle w:val="Hipercze"/>
            <w:noProof/>
          </w:rPr>
          <w:fldChar w:fldCharType="begin"/>
        </w:r>
        <w:r w:rsidR="00E827EB" w:rsidRPr="00522DA4">
          <w:rPr>
            <w:rStyle w:val="Hipercze"/>
            <w:noProof/>
          </w:rPr>
          <w:instrText xml:space="preserve"> </w:instrText>
        </w:r>
        <w:r w:rsidR="00E827EB">
          <w:rPr>
            <w:noProof/>
          </w:rPr>
          <w:instrText>HYPERLINK \l "_Toc57705306"</w:instrText>
        </w:r>
        <w:r w:rsidR="00E827EB" w:rsidRPr="00522DA4">
          <w:rPr>
            <w:rStyle w:val="Hipercze"/>
            <w:noProof/>
          </w:rPr>
          <w:instrText xml:space="preserve"> </w:instrText>
        </w:r>
        <w:r w:rsidR="00E827EB" w:rsidRPr="00522DA4">
          <w:rPr>
            <w:rStyle w:val="Hipercze"/>
            <w:noProof/>
          </w:rPr>
          <w:fldChar w:fldCharType="separate"/>
        </w:r>
        <w:r w:rsidR="00E827EB" w:rsidRPr="00522DA4">
          <w:rPr>
            <w:rStyle w:val="Hipercze"/>
            <w:noProof/>
          </w:rPr>
          <w:t>Table of Contents</w:t>
        </w:r>
        <w:r w:rsidR="00E827EB">
          <w:rPr>
            <w:noProof/>
            <w:webHidden/>
          </w:rPr>
          <w:tab/>
        </w:r>
        <w:r w:rsidR="00E827EB">
          <w:rPr>
            <w:noProof/>
            <w:webHidden/>
          </w:rPr>
          <w:fldChar w:fldCharType="begin"/>
        </w:r>
        <w:r w:rsidR="00E827EB">
          <w:rPr>
            <w:noProof/>
            <w:webHidden/>
          </w:rPr>
          <w:instrText xml:space="preserve"> PAGEREF _Toc57705306 \h </w:instrText>
        </w:r>
      </w:ins>
      <w:r w:rsidR="00E827EB">
        <w:rPr>
          <w:noProof/>
          <w:webHidden/>
        </w:rPr>
      </w:r>
      <w:r w:rsidR="00E827EB">
        <w:rPr>
          <w:noProof/>
          <w:webHidden/>
        </w:rPr>
        <w:fldChar w:fldCharType="separate"/>
      </w:r>
      <w:ins w:id="50" w:author="Chris Smith" w:date="2020-12-01T08:54:00Z">
        <w:r w:rsidR="00E827EB">
          <w:rPr>
            <w:noProof/>
            <w:webHidden/>
          </w:rPr>
          <w:t>2</w:t>
        </w:r>
        <w:r w:rsidR="00E827EB">
          <w:rPr>
            <w:noProof/>
            <w:webHidden/>
          </w:rPr>
          <w:fldChar w:fldCharType="end"/>
        </w:r>
        <w:r w:rsidR="00E827EB" w:rsidRPr="00522DA4">
          <w:rPr>
            <w:rStyle w:val="Hipercze"/>
            <w:noProof/>
          </w:rPr>
          <w:fldChar w:fldCharType="end"/>
        </w:r>
      </w:ins>
    </w:p>
    <w:p w14:paraId="7D1DBC38" w14:textId="48FE4011" w:rsidR="00E827EB" w:rsidRDefault="00E827EB">
      <w:pPr>
        <w:pStyle w:val="Spistreci1"/>
        <w:rPr>
          <w:ins w:id="51" w:author="Chris Smith" w:date="2020-12-01T08:54:00Z"/>
          <w:rFonts w:asciiTheme="minorHAnsi" w:eastAsiaTheme="minorEastAsia" w:hAnsiTheme="minorHAnsi" w:cstheme="minorBidi"/>
          <w:noProof/>
          <w:szCs w:val="22"/>
        </w:rPr>
      </w:pPr>
      <w:ins w:id="52"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"_Toc57705307"</w:instrText>
        </w:r>
        <w:r w:rsidRPr="00522DA4">
          <w:rPr>
            <w:rStyle w:val="Hipercze"/>
            <w:noProof/>
          </w:rPr>
          <w:instrText xml:space="preserve"> </w:instrText>
        </w:r>
        <w:r w:rsidRPr="00522DA4">
          <w:rPr>
            <w:rStyle w:val="Hipercze"/>
            <w:noProof/>
          </w:rPr>
          <w:fldChar w:fldCharType="separate"/>
        </w:r>
        <w:r w:rsidRPr="00522DA4">
          <w:rPr>
            <w:rStyle w:val="Hipercze"/>
            <w:noProof/>
          </w:rPr>
          <w:t>List of tables</w:t>
        </w:r>
        <w:r>
          <w:rPr>
            <w:noProof/>
            <w:webHidden/>
          </w:rPr>
          <w:tab/>
        </w:r>
        <w:r>
          <w:rPr>
            <w:noProof/>
            <w:webHidden/>
          </w:rPr>
          <w:fldChar w:fldCharType="begin"/>
        </w:r>
        <w:r>
          <w:rPr>
            <w:noProof/>
            <w:webHidden/>
          </w:rPr>
          <w:instrText xml:space="preserve"> PAGEREF _Toc57705307 \h </w:instrText>
        </w:r>
      </w:ins>
      <w:r>
        <w:rPr>
          <w:noProof/>
          <w:webHidden/>
        </w:rPr>
      </w:r>
      <w:r>
        <w:rPr>
          <w:noProof/>
          <w:webHidden/>
        </w:rPr>
        <w:fldChar w:fldCharType="separate"/>
      </w:r>
      <w:ins w:id="53" w:author="Chris Smith" w:date="2020-12-01T08:54:00Z">
        <w:r>
          <w:rPr>
            <w:noProof/>
            <w:webHidden/>
          </w:rPr>
          <w:t>3</w:t>
        </w:r>
        <w:r>
          <w:rPr>
            <w:noProof/>
            <w:webHidden/>
          </w:rPr>
          <w:fldChar w:fldCharType="end"/>
        </w:r>
        <w:r w:rsidRPr="00522DA4">
          <w:rPr>
            <w:rStyle w:val="Hipercze"/>
            <w:noProof/>
          </w:rPr>
          <w:fldChar w:fldCharType="end"/>
        </w:r>
      </w:ins>
    </w:p>
    <w:p w14:paraId="78CAB27E" w14:textId="133B87F1" w:rsidR="00E827EB" w:rsidRDefault="00E827EB">
      <w:pPr>
        <w:pStyle w:val="Spistreci1"/>
        <w:rPr>
          <w:ins w:id="54" w:author="Chris Smith" w:date="2020-12-01T08:54:00Z"/>
          <w:rFonts w:asciiTheme="minorHAnsi" w:eastAsiaTheme="minorEastAsia" w:hAnsiTheme="minorHAnsi" w:cstheme="minorBidi"/>
          <w:noProof/>
          <w:szCs w:val="22"/>
        </w:rPr>
      </w:pPr>
      <w:ins w:id="55"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"_Toc57705308"</w:instrText>
        </w:r>
        <w:r w:rsidRPr="00522DA4">
          <w:rPr>
            <w:rStyle w:val="Hipercze"/>
            <w:noProof/>
          </w:rPr>
          <w:instrText xml:space="preserve"> </w:instrText>
        </w:r>
        <w:r w:rsidRPr="00522DA4">
          <w:rPr>
            <w:rStyle w:val="Hipercze"/>
            <w:noProof/>
          </w:rPr>
          <w:fldChar w:fldCharType="separate"/>
        </w:r>
        <w:r w:rsidRPr="00522DA4">
          <w:rPr>
            <w:rStyle w:val="Hipercze"/>
            <w:noProof/>
          </w:rPr>
          <w:t>List of figures</w:t>
        </w:r>
        <w:r>
          <w:rPr>
            <w:noProof/>
            <w:webHidden/>
          </w:rPr>
          <w:tab/>
        </w:r>
        <w:r>
          <w:rPr>
            <w:noProof/>
            <w:webHidden/>
          </w:rPr>
          <w:fldChar w:fldCharType="begin"/>
        </w:r>
        <w:r>
          <w:rPr>
            <w:noProof/>
            <w:webHidden/>
          </w:rPr>
          <w:instrText xml:space="preserve"> PAGEREF _Toc57705308 \h </w:instrText>
        </w:r>
      </w:ins>
      <w:r>
        <w:rPr>
          <w:noProof/>
          <w:webHidden/>
        </w:rPr>
      </w:r>
      <w:r>
        <w:rPr>
          <w:noProof/>
          <w:webHidden/>
        </w:rPr>
        <w:fldChar w:fldCharType="separate"/>
      </w:r>
      <w:ins w:id="56" w:author="Chris Smith" w:date="2020-12-01T08:54:00Z">
        <w:r>
          <w:rPr>
            <w:noProof/>
            <w:webHidden/>
          </w:rPr>
          <w:t>3</w:t>
        </w:r>
        <w:r>
          <w:rPr>
            <w:noProof/>
            <w:webHidden/>
          </w:rPr>
          <w:fldChar w:fldCharType="end"/>
        </w:r>
        <w:r w:rsidRPr="00522DA4">
          <w:rPr>
            <w:rStyle w:val="Hipercze"/>
            <w:noProof/>
          </w:rPr>
          <w:fldChar w:fldCharType="end"/>
        </w:r>
      </w:ins>
    </w:p>
    <w:p w14:paraId="132E793F" w14:textId="2B107818" w:rsidR="00E827EB" w:rsidRDefault="00E827EB">
      <w:pPr>
        <w:pStyle w:val="Spistreci1"/>
        <w:rPr>
          <w:ins w:id="57" w:author="Chris Smith" w:date="2020-12-01T08:54:00Z"/>
          <w:rFonts w:asciiTheme="minorHAnsi" w:eastAsiaTheme="minorEastAsia" w:hAnsiTheme="minorHAnsi" w:cstheme="minorBidi"/>
          <w:noProof/>
          <w:szCs w:val="22"/>
        </w:rPr>
      </w:pPr>
      <w:ins w:id="58"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"_Toc57705309"</w:instrText>
        </w:r>
        <w:r w:rsidRPr="00522DA4">
          <w:rPr>
            <w:rStyle w:val="Hipercze"/>
            <w:noProof/>
          </w:rPr>
          <w:instrText xml:space="preserve"> </w:instrText>
        </w:r>
        <w:r w:rsidRPr="00522DA4">
          <w:rPr>
            <w:rStyle w:val="Hipercze"/>
            <w:noProof/>
          </w:rPr>
          <w:fldChar w:fldCharType="separate"/>
        </w:r>
        <w:r w:rsidRPr="00522DA4">
          <w:rPr>
            <w:rStyle w:val="Hipercze"/>
            <w:noProof/>
          </w:rPr>
          <w:t>List of abbreviations</w:t>
        </w:r>
        <w:r>
          <w:rPr>
            <w:noProof/>
            <w:webHidden/>
          </w:rPr>
          <w:tab/>
        </w:r>
        <w:r>
          <w:rPr>
            <w:noProof/>
            <w:webHidden/>
          </w:rPr>
          <w:fldChar w:fldCharType="begin"/>
        </w:r>
        <w:r>
          <w:rPr>
            <w:noProof/>
            <w:webHidden/>
          </w:rPr>
          <w:instrText xml:space="preserve"> PAGEREF _Toc57705309 \h </w:instrText>
        </w:r>
      </w:ins>
      <w:r>
        <w:rPr>
          <w:noProof/>
          <w:webHidden/>
        </w:rPr>
      </w:r>
      <w:r>
        <w:rPr>
          <w:noProof/>
          <w:webHidden/>
        </w:rPr>
        <w:fldChar w:fldCharType="separate"/>
      </w:r>
      <w:ins w:id="59" w:author="Chris Smith" w:date="2020-12-01T08:54:00Z">
        <w:r>
          <w:rPr>
            <w:noProof/>
            <w:webHidden/>
          </w:rPr>
          <w:t>4</w:t>
        </w:r>
        <w:r>
          <w:rPr>
            <w:noProof/>
            <w:webHidden/>
          </w:rPr>
          <w:fldChar w:fldCharType="end"/>
        </w:r>
        <w:r w:rsidRPr="00522DA4">
          <w:rPr>
            <w:rStyle w:val="Hipercze"/>
            <w:noProof/>
          </w:rPr>
          <w:fldChar w:fldCharType="end"/>
        </w:r>
      </w:ins>
    </w:p>
    <w:p w14:paraId="78EE27E5" w14:textId="7BE979B1" w:rsidR="00E827EB" w:rsidRDefault="00E827EB">
      <w:pPr>
        <w:pStyle w:val="Spistreci1"/>
        <w:rPr>
          <w:ins w:id="60" w:author="Chris Smith" w:date="2020-12-01T08:54:00Z"/>
          <w:rFonts w:asciiTheme="minorHAnsi" w:eastAsiaTheme="minorEastAsia" w:hAnsiTheme="minorHAnsi" w:cstheme="minorBidi"/>
          <w:noProof/>
          <w:szCs w:val="22"/>
        </w:rPr>
      </w:pPr>
      <w:ins w:id="61"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"_Toc57705310"</w:instrText>
        </w:r>
        <w:r w:rsidRPr="00522DA4">
          <w:rPr>
            <w:rStyle w:val="Hipercze"/>
            <w:noProof/>
          </w:rPr>
          <w:instrText xml:space="preserve"> </w:instrText>
        </w:r>
        <w:r w:rsidRPr="00522DA4">
          <w:rPr>
            <w:rStyle w:val="Hipercze"/>
            <w:noProof/>
          </w:rPr>
          <w:fldChar w:fldCharType="separate"/>
        </w:r>
        <w:r w:rsidRPr="00522DA4">
          <w:rPr>
            <w:rStyle w:val="Hipercze"/>
            <w:noProof/>
          </w:rPr>
          <w:t>Executive Summary</w:t>
        </w:r>
        <w:r>
          <w:rPr>
            <w:noProof/>
            <w:webHidden/>
          </w:rPr>
          <w:tab/>
        </w:r>
        <w:r>
          <w:rPr>
            <w:noProof/>
            <w:webHidden/>
          </w:rPr>
          <w:fldChar w:fldCharType="begin"/>
        </w:r>
        <w:r>
          <w:rPr>
            <w:noProof/>
            <w:webHidden/>
          </w:rPr>
          <w:instrText xml:space="preserve"> PAGEREF _Toc57705310 \h </w:instrText>
        </w:r>
      </w:ins>
      <w:r>
        <w:rPr>
          <w:noProof/>
          <w:webHidden/>
        </w:rPr>
      </w:r>
      <w:r>
        <w:rPr>
          <w:noProof/>
          <w:webHidden/>
        </w:rPr>
        <w:fldChar w:fldCharType="separate"/>
      </w:r>
      <w:ins w:id="62" w:author="Chris Smith" w:date="2020-12-01T08:54:00Z">
        <w:r>
          <w:rPr>
            <w:noProof/>
            <w:webHidden/>
          </w:rPr>
          <w:t>1</w:t>
        </w:r>
        <w:r>
          <w:rPr>
            <w:noProof/>
            <w:webHidden/>
          </w:rPr>
          <w:fldChar w:fldCharType="end"/>
        </w:r>
        <w:r w:rsidRPr="00522DA4">
          <w:rPr>
            <w:rStyle w:val="Hipercze"/>
            <w:noProof/>
          </w:rPr>
          <w:fldChar w:fldCharType="end"/>
        </w:r>
      </w:ins>
    </w:p>
    <w:p w14:paraId="637D7D5E" w14:textId="36D1D81A" w:rsidR="00E827EB" w:rsidRDefault="00E827EB">
      <w:pPr>
        <w:pStyle w:val="Spistreci1"/>
        <w:tabs>
          <w:tab w:val="left" w:pos="440"/>
        </w:tabs>
        <w:rPr>
          <w:ins w:id="63" w:author="Chris Smith" w:date="2020-12-01T08:54:00Z"/>
          <w:rFonts w:asciiTheme="minorHAnsi" w:eastAsiaTheme="minorEastAsia" w:hAnsiTheme="minorHAnsi" w:cstheme="minorBidi"/>
          <w:noProof/>
          <w:szCs w:val="22"/>
        </w:rPr>
      </w:pPr>
      <w:ins w:id="64"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"_Toc57705311"</w:instrText>
        </w:r>
        <w:r w:rsidRPr="00522DA4">
          <w:rPr>
            <w:rStyle w:val="Hipercze"/>
            <w:noProof/>
          </w:rPr>
          <w:instrText xml:space="preserve"> </w:instrText>
        </w:r>
        <w:r w:rsidRPr="00522DA4">
          <w:rPr>
            <w:rStyle w:val="Hipercze"/>
            <w:noProof/>
          </w:rPr>
          <w:fldChar w:fldCharType="separate"/>
        </w:r>
        <w:r w:rsidRPr="00522DA4">
          <w:rPr>
            <w:rStyle w:val="Hipercze"/>
            <w:noProof/>
          </w:rPr>
          <w:t>1</w:t>
        </w:r>
        <w:r>
          <w:rPr>
            <w:rFonts w:asciiTheme="minorHAnsi" w:eastAsiaTheme="minorEastAsia" w:hAnsiTheme="minorHAnsi" w:cstheme="minorBidi"/>
            <w:noProof/>
            <w:szCs w:val="22"/>
          </w:rPr>
          <w:tab/>
        </w:r>
        <w:r w:rsidRPr="00522DA4">
          <w:rPr>
            <w:rStyle w:val="Hipercze"/>
            <w:noProof/>
          </w:rPr>
          <w:t>Objectives</w:t>
        </w:r>
        <w:r>
          <w:rPr>
            <w:noProof/>
            <w:webHidden/>
          </w:rPr>
          <w:tab/>
        </w:r>
        <w:r>
          <w:rPr>
            <w:noProof/>
            <w:webHidden/>
          </w:rPr>
          <w:fldChar w:fldCharType="begin"/>
        </w:r>
        <w:r>
          <w:rPr>
            <w:noProof/>
            <w:webHidden/>
          </w:rPr>
          <w:instrText xml:space="preserve"> PAGEREF _Toc57705311 \h </w:instrText>
        </w:r>
      </w:ins>
      <w:r>
        <w:rPr>
          <w:noProof/>
          <w:webHidden/>
        </w:rPr>
      </w:r>
      <w:r>
        <w:rPr>
          <w:noProof/>
          <w:webHidden/>
        </w:rPr>
        <w:fldChar w:fldCharType="separate"/>
      </w:r>
      <w:ins w:id="65" w:author="Chris Smith" w:date="2020-12-01T08:54:00Z">
        <w:r>
          <w:rPr>
            <w:noProof/>
            <w:webHidden/>
          </w:rPr>
          <w:t>4</w:t>
        </w:r>
        <w:r>
          <w:rPr>
            <w:noProof/>
            <w:webHidden/>
          </w:rPr>
          <w:fldChar w:fldCharType="end"/>
        </w:r>
        <w:r w:rsidRPr="00522DA4">
          <w:rPr>
            <w:rStyle w:val="Hipercze"/>
            <w:noProof/>
          </w:rPr>
          <w:fldChar w:fldCharType="end"/>
        </w:r>
      </w:ins>
    </w:p>
    <w:p w14:paraId="603F5EAE" w14:textId="15A98E01" w:rsidR="00E827EB" w:rsidRDefault="00E827EB">
      <w:pPr>
        <w:pStyle w:val="Spistreci1"/>
        <w:tabs>
          <w:tab w:val="left" w:pos="440"/>
        </w:tabs>
        <w:rPr>
          <w:ins w:id="66" w:author="Chris Smith" w:date="2020-12-01T08:54:00Z"/>
          <w:rFonts w:asciiTheme="minorHAnsi" w:eastAsiaTheme="minorEastAsia" w:hAnsiTheme="minorHAnsi" w:cstheme="minorBidi"/>
          <w:noProof/>
          <w:szCs w:val="22"/>
        </w:rPr>
      </w:pPr>
      <w:ins w:id="67"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"_Toc57705314"</w:instrText>
        </w:r>
        <w:r w:rsidRPr="00522DA4">
          <w:rPr>
            <w:rStyle w:val="Hipercze"/>
            <w:noProof/>
          </w:rPr>
          <w:instrText xml:space="preserve"> </w:instrText>
        </w:r>
        <w:r w:rsidRPr="00522DA4">
          <w:rPr>
            <w:rStyle w:val="Hipercze"/>
            <w:noProof/>
          </w:rPr>
          <w:fldChar w:fldCharType="separate"/>
        </w:r>
        <w:r w:rsidRPr="00522DA4">
          <w:rPr>
            <w:rStyle w:val="Hipercze"/>
            <w:noProof/>
          </w:rPr>
          <w:t>2</w:t>
        </w:r>
        <w:r>
          <w:rPr>
            <w:rFonts w:asciiTheme="minorHAnsi" w:eastAsiaTheme="minorEastAsia" w:hAnsiTheme="minorHAnsi" w:cstheme="minorBidi"/>
            <w:noProof/>
            <w:szCs w:val="22"/>
          </w:rPr>
          <w:tab/>
        </w:r>
        <w:r w:rsidRPr="00522DA4">
          <w:rPr>
            <w:rStyle w:val="Hipercze"/>
            <w:noProof/>
          </w:rPr>
          <w:t>Open Contracting Digital Procurement System concept</w:t>
        </w:r>
        <w:r>
          <w:rPr>
            <w:noProof/>
            <w:webHidden/>
          </w:rPr>
          <w:tab/>
        </w:r>
        <w:r>
          <w:rPr>
            <w:noProof/>
            <w:webHidden/>
          </w:rPr>
          <w:fldChar w:fldCharType="begin"/>
        </w:r>
        <w:r>
          <w:rPr>
            <w:noProof/>
            <w:webHidden/>
          </w:rPr>
          <w:instrText xml:space="preserve"> PAGEREF _Toc57705314 \h </w:instrText>
        </w:r>
      </w:ins>
      <w:r>
        <w:rPr>
          <w:noProof/>
          <w:webHidden/>
        </w:rPr>
      </w:r>
      <w:r>
        <w:rPr>
          <w:noProof/>
          <w:webHidden/>
        </w:rPr>
        <w:fldChar w:fldCharType="separate"/>
      </w:r>
      <w:ins w:id="68" w:author="Chris Smith" w:date="2020-12-01T08:54:00Z">
        <w:r>
          <w:rPr>
            <w:noProof/>
            <w:webHidden/>
          </w:rPr>
          <w:t>5</w:t>
        </w:r>
        <w:r>
          <w:rPr>
            <w:noProof/>
            <w:webHidden/>
          </w:rPr>
          <w:fldChar w:fldCharType="end"/>
        </w:r>
        <w:r w:rsidRPr="00522DA4">
          <w:rPr>
            <w:rStyle w:val="Hipercze"/>
            <w:noProof/>
          </w:rPr>
          <w:fldChar w:fldCharType="end"/>
        </w:r>
      </w:ins>
    </w:p>
    <w:p w14:paraId="7A2029C0" w14:textId="08FB0815" w:rsidR="00E827EB" w:rsidRDefault="00E827EB">
      <w:pPr>
        <w:pStyle w:val="Spistreci2"/>
        <w:tabs>
          <w:tab w:val="left" w:pos="880"/>
          <w:tab w:val="right" w:leader="dot" w:pos="8777"/>
        </w:tabs>
        <w:rPr>
          <w:ins w:id="69" w:author="Chris Smith" w:date="2020-12-01T08:54:00Z"/>
          <w:rFonts w:asciiTheme="minorHAnsi" w:eastAsiaTheme="minorEastAsia" w:hAnsiTheme="minorHAnsi" w:cstheme="minorBidi"/>
          <w:noProof/>
          <w:szCs w:val="22"/>
        </w:rPr>
      </w:pPr>
      <w:ins w:id="70"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"_Toc57705315"</w:instrText>
        </w:r>
        <w:r w:rsidRPr="00522DA4">
          <w:rPr>
            <w:rStyle w:val="Hipercze"/>
            <w:noProof/>
          </w:rPr>
          <w:instrText xml:space="preserve"> </w:instrText>
        </w:r>
        <w:r w:rsidRPr="00522DA4">
          <w:rPr>
            <w:rStyle w:val="Hipercze"/>
            <w:noProof/>
          </w:rPr>
          <w:fldChar w:fldCharType="separate"/>
        </w:r>
        <w:r w:rsidRPr="00522DA4">
          <w:rPr>
            <w:rStyle w:val="Hipercze"/>
            <w:noProof/>
          </w:rPr>
          <w:t>2.1</w:t>
        </w:r>
        <w:r>
          <w:rPr>
            <w:rFonts w:asciiTheme="minorHAnsi" w:eastAsiaTheme="minorEastAsia" w:hAnsiTheme="minorHAnsi" w:cstheme="minorBidi"/>
            <w:noProof/>
            <w:szCs w:val="22"/>
          </w:rPr>
          <w:tab/>
        </w:r>
        <w:r w:rsidRPr="00522DA4">
          <w:rPr>
            <w:rStyle w:val="Hipercze"/>
            <w:noProof/>
          </w:rPr>
          <w:t>Alignment with EU best practices</w:t>
        </w:r>
        <w:r>
          <w:rPr>
            <w:noProof/>
            <w:webHidden/>
          </w:rPr>
          <w:tab/>
        </w:r>
        <w:r>
          <w:rPr>
            <w:noProof/>
            <w:webHidden/>
          </w:rPr>
          <w:fldChar w:fldCharType="begin"/>
        </w:r>
        <w:r>
          <w:rPr>
            <w:noProof/>
            <w:webHidden/>
          </w:rPr>
          <w:instrText xml:space="preserve"> PAGEREF _Toc57705315 \h </w:instrText>
        </w:r>
      </w:ins>
      <w:r>
        <w:rPr>
          <w:noProof/>
          <w:webHidden/>
        </w:rPr>
      </w:r>
      <w:r>
        <w:rPr>
          <w:noProof/>
          <w:webHidden/>
        </w:rPr>
        <w:fldChar w:fldCharType="separate"/>
      </w:r>
      <w:ins w:id="71" w:author="Chris Smith" w:date="2020-12-01T08:54:00Z">
        <w:r>
          <w:rPr>
            <w:noProof/>
            <w:webHidden/>
          </w:rPr>
          <w:t>8</w:t>
        </w:r>
        <w:r>
          <w:rPr>
            <w:noProof/>
            <w:webHidden/>
          </w:rPr>
          <w:fldChar w:fldCharType="end"/>
        </w:r>
        <w:r w:rsidRPr="00522DA4">
          <w:rPr>
            <w:rStyle w:val="Hipercze"/>
            <w:noProof/>
          </w:rPr>
          <w:fldChar w:fldCharType="end"/>
        </w:r>
      </w:ins>
    </w:p>
    <w:p w14:paraId="3EEEA436" w14:textId="0A683833" w:rsidR="00E827EB" w:rsidRDefault="00E827EB">
      <w:pPr>
        <w:pStyle w:val="Spistreci1"/>
        <w:tabs>
          <w:tab w:val="left" w:pos="440"/>
        </w:tabs>
        <w:rPr>
          <w:ins w:id="72" w:author="Chris Smith" w:date="2020-12-01T08:54:00Z"/>
          <w:rFonts w:asciiTheme="minorHAnsi" w:eastAsiaTheme="minorEastAsia" w:hAnsiTheme="minorHAnsi" w:cstheme="minorBidi"/>
          <w:noProof/>
          <w:szCs w:val="22"/>
        </w:rPr>
      </w:pPr>
      <w:ins w:id="73"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"_Toc57705316"</w:instrText>
        </w:r>
        <w:r w:rsidRPr="00522DA4">
          <w:rPr>
            <w:rStyle w:val="Hipercze"/>
            <w:noProof/>
          </w:rPr>
          <w:instrText xml:space="preserve"> </w:instrText>
        </w:r>
        <w:r w:rsidRPr="00522DA4">
          <w:rPr>
            <w:rStyle w:val="Hipercze"/>
            <w:noProof/>
          </w:rPr>
          <w:fldChar w:fldCharType="separate"/>
        </w:r>
        <w:r w:rsidRPr="00522DA4">
          <w:rPr>
            <w:rStyle w:val="Hipercze"/>
            <w:noProof/>
          </w:rPr>
          <w:t>3</w:t>
        </w:r>
        <w:r>
          <w:rPr>
            <w:rFonts w:asciiTheme="minorHAnsi" w:eastAsiaTheme="minorEastAsia" w:hAnsiTheme="minorHAnsi" w:cstheme="minorBidi"/>
            <w:noProof/>
            <w:szCs w:val="22"/>
          </w:rPr>
          <w:tab/>
        </w:r>
        <w:r w:rsidRPr="00522DA4">
          <w:rPr>
            <w:rStyle w:val="Hipercze"/>
            <w:noProof/>
          </w:rPr>
          <w:t>eProcurement reform technical concept</w:t>
        </w:r>
        <w:r>
          <w:rPr>
            <w:noProof/>
            <w:webHidden/>
          </w:rPr>
          <w:tab/>
        </w:r>
        <w:r>
          <w:rPr>
            <w:noProof/>
            <w:webHidden/>
          </w:rPr>
          <w:fldChar w:fldCharType="begin"/>
        </w:r>
        <w:r>
          <w:rPr>
            <w:noProof/>
            <w:webHidden/>
          </w:rPr>
          <w:instrText xml:space="preserve"> PAGEREF _Toc57705316 \h </w:instrText>
        </w:r>
      </w:ins>
      <w:r>
        <w:rPr>
          <w:noProof/>
          <w:webHidden/>
        </w:rPr>
      </w:r>
      <w:r>
        <w:rPr>
          <w:noProof/>
          <w:webHidden/>
        </w:rPr>
        <w:fldChar w:fldCharType="separate"/>
      </w:r>
      <w:ins w:id="74" w:author="Chris Smith" w:date="2020-12-01T08:54:00Z">
        <w:r>
          <w:rPr>
            <w:noProof/>
            <w:webHidden/>
          </w:rPr>
          <w:t>10</w:t>
        </w:r>
        <w:r>
          <w:rPr>
            <w:noProof/>
            <w:webHidden/>
          </w:rPr>
          <w:fldChar w:fldCharType="end"/>
        </w:r>
        <w:r w:rsidRPr="00522DA4">
          <w:rPr>
            <w:rStyle w:val="Hipercze"/>
            <w:noProof/>
          </w:rPr>
          <w:fldChar w:fldCharType="end"/>
        </w:r>
      </w:ins>
    </w:p>
    <w:p w14:paraId="641E7006" w14:textId="6D897EB1" w:rsidR="00E827EB" w:rsidRDefault="00E827EB">
      <w:pPr>
        <w:pStyle w:val="Spistreci2"/>
        <w:tabs>
          <w:tab w:val="left" w:pos="880"/>
          <w:tab w:val="right" w:leader="dot" w:pos="8777"/>
        </w:tabs>
        <w:rPr>
          <w:ins w:id="75" w:author="Chris Smith" w:date="2020-12-01T08:54:00Z"/>
          <w:rFonts w:asciiTheme="minorHAnsi" w:eastAsiaTheme="minorEastAsia" w:hAnsiTheme="minorHAnsi" w:cstheme="minorBidi"/>
          <w:noProof/>
          <w:szCs w:val="22"/>
        </w:rPr>
      </w:pPr>
      <w:ins w:id="76"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"_Toc57705317"</w:instrText>
        </w:r>
        <w:r w:rsidRPr="00522DA4">
          <w:rPr>
            <w:rStyle w:val="Hipercze"/>
            <w:noProof/>
          </w:rPr>
          <w:instrText xml:space="preserve"> </w:instrText>
        </w:r>
        <w:r w:rsidRPr="00522DA4">
          <w:rPr>
            <w:rStyle w:val="Hipercze"/>
            <w:noProof/>
          </w:rPr>
          <w:fldChar w:fldCharType="separate"/>
        </w:r>
        <w:r w:rsidRPr="00522DA4">
          <w:rPr>
            <w:rStyle w:val="Hipercze"/>
            <w:noProof/>
          </w:rPr>
          <w:t>3.1</w:t>
        </w:r>
        <w:r>
          <w:rPr>
            <w:rFonts w:asciiTheme="minorHAnsi" w:eastAsiaTheme="minorEastAsia" w:hAnsiTheme="minorHAnsi" w:cstheme="minorBidi"/>
            <w:noProof/>
            <w:szCs w:val="22"/>
          </w:rPr>
          <w:tab/>
        </w:r>
        <w:r w:rsidRPr="00522DA4">
          <w:rPr>
            <w:rStyle w:val="Hipercze"/>
            <w:noProof/>
          </w:rPr>
          <w:t>General introduction</w:t>
        </w:r>
        <w:r>
          <w:rPr>
            <w:noProof/>
            <w:webHidden/>
          </w:rPr>
          <w:tab/>
        </w:r>
        <w:r>
          <w:rPr>
            <w:noProof/>
            <w:webHidden/>
          </w:rPr>
          <w:fldChar w:fldCharType="begin"/>
        </w:r>
        <w:r>
          <w:rPr>
            <w:noProof/>
            <w:webHidden/>
          </w:rPr>
          <w:instrText xml:space="preserve"> PAGEREF _Toc57705317 \h </w:instrText>
        </w:r>
      </w:ins>
      <w:r>
        <w:rPr>
          <w:noProof/>
          <w:webHidden/>
        </w:rPr>
      </w:r>
      <w:r>
        <w:rPr>
          <w:noProof/>
          <w:webHidden/>
        </w:rPr>
        <w:fldChar w:fldCharType="separate"/>
      </w:r>
      <w:ins w:id="77" w:author="Chris Smith" w:date="2020-12-01T08:54:00Z">
        <w:r>
          <w:rPr>
            <w:noProof/>
            <w:webHidden/>
          </w:rPr>
          <w:t>10</w:t>
        </w:r>
        <w:r>
          <w:rPr>
            <w:noProof/>
            <w:webHidden/>
          </w:rPr>
          <w:fldChar w:fldCharType="end"/>
        </w:r>
        <w:r w:rsidRPr="00522DA4">
          <w:rPr>
            <w:rStyle w:val="Hipercze"/>
            <w:noProof/>
          </w:rPr>
          <w:fldChar w:fldCharType="end"/>
        </w:r>
      </w:ins>
    </w:p>
    <w:p w14:paraId="7EBC9029" w14:textId="4D82711F" w:rsidR="00E827EB" w:rsidRDefault="00E827EB">
      <w:pPr>
        <w:pStyle w:val="Spistreci2"/>
        <w:tabs>
          <w:tab w:val="left" w:pos="880"/>
          <w:tab w:val="right" w:leader="dot" w:pos="8777"/>
        </w:tabs>
        <w:rPr>
          <w:ins w:id="78" w:author="Chris Smith" w:date="2020-12-01T08:54:00Z"/>
          <w:rFonts w:asciiTheme="minorHAnsi" w:eastAsiaTheme="minorEastAsia" w:hAnsiTheme="minorHAnsi" w:cstheme="minorBidi"/>
          <w:noProof/>
          <w:szCs w:val="22"/>
        </w:rPr>
      </w:pPr>
      <w:ins w:id="79"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"_Toc57705318"</w:instrText>
        </w:r>
        <w:r w:rsidRPr="00522DA4">
          <w:rPr>
            <w:rStyle w:val="Hipercze"/>
            <w:noProof/>
          </w:rPr>
          <w:instrText xml:space="preserve"> </w:instrText>
        </w:r>
        <w:r w:rsidRPr="00522DA4">
          <w:rPr>
            <w:rStyle w:val="Hipercze"/>
            <w:noProof/>
          </w:rPr>
          <w:fldChar w:fldCharType="separate"/>
        </w:r>
        <w:r w:rsidRPr="00522DA4">
          <w:rPr>
            <w:rStyle w:val="Hipercze"/>
            <w:noProof/>
          </w:rPr>
          <w:t>3.2</w:t>
        </w:r>
        <w:r>
          <w:rPr>
            <w:rFonts w:asciiTheme="minorHAnsi" w:eastAsiaTheme="minorEastAsia" w:hAnsiTheme="minorHAnsi" w:cstheme="minorBidi"/>
            <w:noProof/>
            <w:szCs w:val="22"/>
          </w:rPr>
          <w:tab/>
        </w:r>
        <w:r w:rsidRPr="00522DA4">
          <w:rPr>
            <w:rStyle w:val="Hipercze"/>
            <w:noProof/>
          </w:rPr>
          <w:t>Regulatory reform axis</w:t>
        </w:r>
        <w:r>
          <w:rPr>
            <w:noProof/>
            <w:webHidden/>
          </w:rPr>
          <w:tab/>
        </w:r>
        <w:r>
          <w:rPr>
            <w:noProof/>
            <w:webHidden/>
          </w:rPr>
          <w:fldChar w:fldCharType="begin"/>
        </w:r>
        <w:r>
          <w:rPr>
            <w:noProof/>
            <w:webHidden/>
          </w:rPr>
          <w:instrText xml:space="preserve"> PAGEREF _Toc57705318 \h </w:instrText>
        </w:r>
      </w:ins>
      <w:r>
        <w:rPr>
          <w:noProof/>
          <w:webHidden/>
        </w:rPr>
      </w:r>
      <w:r>
        <w:rPr>
          <w:noProof/>
          <w:webHidden/>
        </w:rPr>
        <w:fldChar w:fldCharType="separate"/>
      </w:r>
      <w:ins w:id="80" w:author="Chris Smith" w:date="2020-12-01T08:54:00Z">
        <w:r>
          <w:rPr>
            <w:noProof/>
            <w:webHidden/>
          </w:rPr>
          <w:t>10</w:t>
        </w:r>
        <w:r>
          <w:rPr>
            <w:noProof/>
            <w:webHidden/>
          </w:rPr>
          <w:fldChar w:fldCharType="end"/>
        </w:r>
        <w:r w:rsidRPr="00522DA4">
          <w:rPr>
            <w:rStyle w:val="Hipercze"/>
            <w:noProof/>
          </w:rPr>
          <w:fldChar w:fldCharType="end"/>
        </w:r>
      </w:ins>
    </w:p>
    <w:p w14:paraId="22F36A02" w14:textId="528D3B59" w:rsidR="00E827EB" w:rsidRDefault="00E827EB">
      <w:pPr>
        <w:pStyle w:val="Spistreci2"/>
        <w:tabs>
          <w:tab w:val="left" w:pos="880"/>
          <w:tab w:val="right" w:leader="dot" w:pos="8777"/>
        </w:tabs>
        <w:rPr>
          <w:ins w:id="81" w:author="Chris Smith" w:date="2020-12-01T08:54:00Z"/>
          <w:rFonts w:asciiTheme="minorHAnsi" w:eastAsiaTheme="minorEastAsia" w:hAnsiTheme="minorHAnsi" w:cstheme="minorBidi"/>
          <w:noProof/>
          <w:szCs w:val="22"/>
        </w:rPr>
      </w:pPr>
      <w:ins w:id="82"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"_Toc57705319"</w:instrText>
        </w:r>
        <w:r w:rsidRPr="00522DA4">
          <w:rPr>
            <w:rStyle w:val="Hipercze"/>
            <w:noProof/>
          </w:rPr>
          <w:instrText xml:space="preserve"> </w:instrText>
        </w:r>
        <w:r w:rsidRPr="00522DA4">
          <w:rPr>
            <w:rStyle w:val="Hipercze"/>
            <w:noProof/>
          </w:rPr>
          <w:fldChar w:fldCharType="separate"/>
        </w:r>
        <w:r w:rsidRPr="00522DA4">
          <w:rPr>
            <w:rStyle w:val="Hipercze"/>
            <w:noProof/>
          </w:rPr>
          <w:t>3.3</w:t>
        </w:r>
        <w:r>
          <w:rPr>
            <w:rFonts w:asciiTheme="minorHAnsi" w:eastAsiaTheme="minorEastAsia" w:hAnsiTheme="minorHAnsi" w:cstheme="minorBidi"/>
            <w:noProof/>
            <w:szCs w:val="22"/>
          </w:rPr>
          <w:tab/>
        </w:r>
        <w:r w:rsidRPr="00522DA4">
          <w:rPr>
            <w:rStyle w:val="Hipercze"/>
            <w:noProof/>
          </w:rPr>
          <w:t>Business: Key strategic decisions</w:t>
        </w:r>
        <w:r>
          <w:rPr>
            <w:noProof/>
            <w:webHidden/>
          </w:rPr>
          <w:tab/>
        </w:r>
        <w:r>
          <w:rPr>
            <w:noProof/>
            <w:webHidden/>
          </w:rPr>
          <w:fldChar w:fldCharType="begin"/>
        </w:r>
        <w:r>
          <w:rPr>
            <w:noProof/>
            <w:webHidden/>
          </w:rPr>
          <w:instrText xml:space="preserve"> PAGEREF _Toc57705319 \h </w:instrText>
        </w:r>
      </w:ins>
      <w:r>
        <w:rPr>
          <w:noProof/>
          <w:webHidden/>
        </w:rPr>
      </w:r>
      <w:r>
        <w:rPr>
          <w:noProof/>
          <w:webHidden/>
        </w:rPr>
        <w:fldChar w:fldCharType="separate"/>
      </w:r>
      <w:ins w:id="83" w:author="Chris Smith" w:date="2020-12-01T08:54:00Z">
        <w:r>
          <w:rPr>
            <w:noProof/>
            <w:webHidden/>
          </w:rPr>
          <w:t>14</w:t>
        </w:r>
        <w:r>
          <w:rPr>
            <w:noProof/>
            <w:webHidden/>
          </w:rPr>
          <w:fldChar w:fldCharType="end"/>
        </w:r>
        <w:r w:rsidRPr="00522DA4">
          <w:rPr>
            <w:rStyle w:val="Hipercze"/>
            <w:noProof/>
          </w:rPr>
          <w:fldChar w:fldCharType="end"/>
        </w:r>
      </w:ins>
    </w:p>
    <w:p w14:paraId="6F36A4F7" w14:textId="348017C9" w:rsidR="00E827EB" w:rsidRDefault="00E827EB">
      <w:pPr>
        <w:pStyle w:val="Spistreci3"/>
        <w:tabs>
          <w:tab w:val="left" w:pos="1320"/>
          <w:tab w:val="right" w:leader="dot" w:pos="8777"/>
        </w:tabs>
        <w:rPr>
          <w:ins w:id="84" w:author="Chris Smith" w:date="2020-12-01T08:54:00Z"/>
          <w:rFonts w:asciiTheme="minorHAnsi" w:eastAsiaTheme="minorEastAsia" w:hAnsiTheme="minorHAnsi" w:cstheme="minorBidi"/>
          <w:noProof/>
          <w:szCs w:val="22"/>
        </w:rPr>
      </w:pPr>
      <w:ins w:id="85"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"_Toc57705320"</w:instrText>
        </w:r>
        <w:r w:rsidRPr="00522DA4">
          <w:rPr>
            <w:rStyle w:val="Hipercze"/>
            <w:noProof/>
          </w:rPr>
          <w:instrText xml:space="preserve"> </w:instrText>
        </w:r>
        <w:r w:rsidRPr="00522DA4">
          <w:rPr>
            <w:rStyle w:val="Hipercze"/>
            <w:noProof/>
          </w:rPr>
          <w:fldChar w:fldCharType="separate"/>
        </w:r>
        <w:r w:rsidRPr="00522DA4">
          <w:rPr>
            <w:rStyle w:val="Hipercze"/>
            <w:noProof/>
          </w:rPr>
          <w:t>3.3.1</w:t>
        </w:r>
        <w:r>
          <w:rPr>
            <w:rFonts w:asciiTheme="minorHAnsi" w:eastAsiaTheme="minorEastAsia" w:hAnsiTheme="minorHAnsi" w:cstheme="minorBidi"/>
            <w:noProof/>
            <w:szCs w:val="22"/>
          </w:rPr>
          <w:tab/>
        </w:r>
        <w:r w:rsidRPr="00522DA4">
          <w:rPr>
            <w:rStyle w:val="Hipercze"/>
            <w:noProof/>
          </w:rPr>
          <w:t>Strategic decision 1: Single vs. multiple platforms</w:t>
        </w:r>
        <w:r>
          <w:rPr>
            <w:noProof/>
            <w:webHidden/>
          </w:rPr>
          <w:tab/>
        </w:r>
        <w:r>
          <w:rPr>
            <w:noProof/>
            <w:webHidden/>
          </w:rPr>
          <w:fldChar w:fldCharType="begin"/>
        </w:r>
        <w:r>
          <w:rPr>
            <w:noProof/>
            <w:webHidden/>
          </w:rPr>
          <w:instrText xml:space="preserve"> PAGEREF _Toc57705320 \h </w:instrText>
        </w:r>
      </w:ins>
      <w:r>
        <w:rPr>
          <w:noProof/>
          <w:webHidden/>
        </w:rPr>
      </w:r>
      <w:r>
        <w:rPr>
          <w:noProof/>
          <w:webHidden/>
        </w:rPr>
        <w:fldChar w:fldCharType="separate"/>
      </w:r>
      <w:ins w:id="86" w:author="Chris Smith" w:date="2020-12-01T08:54:00Z">
        <w:r>
          <w:rPr>
            <w:noProof/>
            <w:webHidden/>
          </w:rPr>
          <w:t>14</w:t>
        </w:r>
        <w:r>
          <w:rPr>
            <w:noProof/>
            <w:webHidden/>
          </w:rPr>
          <w:fldChar w:fldCharType="end"/>
        </w:r>
        <w:r w:rsidRPr="00522DA4">
          <w:rPr>
            <w:rStyle w:val="Hipercze"/>
            <w:noProof/>
          </w:rPr>
          <w:fldChar w:fldCharType="end"/>
        </w:r>
      </w:ins>
    </w:p>
    <w:p w14:paraId="1E639A8F" w14:textId="0D4F5074" w:rsidR="00E827EB" w:rsidRDefault="00E827EB">
      <w:pPr>
        <w:pStyle w:val="Spistreci3"/>
        <w:tabs>
          <w:tab w:val="left" w:pos="1320"/>
          <w:tab w:val="right" w:leader="dot" w:pos="8777"/>
        </w:tabs>
        <w:rPr>
          <w:ins w:id="87" w:author="Chris Smith" w:date="2020-12-01T08:54:00Z"/>
          <w:rFonts w:asciiTheme="minorHAnsi" w:eastAsiaTheme="minorEastAsia" w:hAnsiTheme="minorHAnsi" w:cstheme="minorBidi"/>
          <w:noProof/>
          <w:szCs w:val="22"/>
        </w:rPr>
      </w:pPr>
      <w:ins w:id="88"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"_Toc57705321"</w:instrText>
        </w:r>
        <w:r w:rsidRPr="00522DA4">
          <w:rPr>
            <w:rStyle w:val="Hipercze"/>
            <w:noProof/>
          </w:rPr>
          <w:instrText xml:space="preserve"> </w:instrText>
        </w:r>
        <w:r w:rsidRPr="00522DA4">
          <w:rPr>
            <w:rStyle w:val="Hipercze"/>
            <w:noProof/>
          </w:rPr>
          <w:fldChar w:fldCharType="separate"/>
        </w:r>
        <w:r w:rsidRPr="00522DA4">
          <w:rPr>
            <w:rStyle w:val="Hipercze"/>
            <w:noProof/>
          </w:rPr>
          <w:t>3.3.2</w:t>
        </w:r>
        <w:r>
          <w:rPr>
            <w:rFonts w:asciiTheme="minorHAnsi" w:eastAsiaTheme="minorEastAsia" w:hAnsiTheme="minorHAnsi" w:cstheme="minorBidi"/>
            <w:noProof/>
            <w:szCs w:val="22"/>
          </w:rPr>
          <w:tab/>
        </w:r>
        <w:r w:rsidRPr="00522DA4">
          <w:rPr>
            <w:rStyle w:val="Hipercze"/>
            <w:noProof/>
          </w:rPr>
          <w:t>Strategic decision 2: Coverage</w:t>
        </w:r>
        <w:r>
          <w:rPr>
            <w:noProof/>
            <w:webHidden/>
          </w:rPr>
          <w:tab/>
        </w:r>
        <w:r>
          <w:rPr>
            <w:noProof/>
            <w:webHidden/>
          </w:rPr>
          <w:fldChar w:fldCharType="begin"/>
        </w:r>
        <w:r>
          <w:rPr>
            <w:noProof/>
            <w:webHidden/>
          </w:rPr>
          <w:instrText xml:space="preserve"> PAGEREF _Toc57705321 \h </w:instrText>
        </w:r>
      </w:ins>
      <w:r>
        <w:rPr>
          <w:noProof/>
          <w:webHidden/>
        </w:rPr>
      </w:r>
      <w:r>
        <w:rPr>
          <w:noProof/>
          <w:webHidden/>
        </w:rPr>
        <w:fldChar w:fldCharType="separate"/>
      </w:r>
      <w:ins w:id="89" w:author="Chris Smith" w:date="2020-12-01T08:54:00Z">
        <w:r>
          <w:rPr>
            <w:noProof/>
            <w:webHidden/>
          </w:rPr>
          <w:t>16</w:t>
        </w:r>
        <w:r>
          <w:rPr>
            <w:noProof/>
            <w:webHidden/>
          </w:rPr>
          <w:fldChar w:fldCharType="end"/>
        </w:r>
        <w:r w:rsidRPr="00522DA4">
          <w:rPr>
            <w:rStyle w:val="Hipercze"/>
            <w:noProof/>
          </w:rPr>
          <w:fldChar w:fldCharType="end"/>
        </w:r>
      </w:ins>
    </w:p>
    <w:p w14:paraId="6E2D191E" w14:textId="007DCB0C" w:rsidR="00E827EB" w:rsidRDefault="00E827EB">
      <w:pPr>
        <w:pStyle w:val="Spistreci3"/>
        <w:tabs>
          <w:tab w:val="left" w:pos="1320"/>
          <w:tab w:val="right" w:leader="dot" w:pos="8777"/>
        </w:tabs>
        <w:rPr>
          <w:ins w:id="90" w:author="Chris Smith" w:date="2020-12-01T08:54:00Z"/>
          <w:rFonts w:asciiTheme="minorHAnsi" w:eastAsiaTheme="minorEastAsia" w:hAnsiTheme="minorHAnsi" w:cstheme="minorBidi"/>
          <w:noProof/>
          <w:szCs w:val="22"/>
        </w:rPr>
      </w:pPr>
      <w:ins w:id="91"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"_Toc57705322"</w:instrText>
        </w:r>
        <w:r w:rsidRPr="00522DA4">
          <w:rPr>
            <w:rStyle w:val="Hipercze"/>
            <w:noProof/>
          </w:rPr>
          <w:instrText xml:space="preserve"> </w:instrText>
        </w:r>
        <w:r w:rsidRPr="00522DA4">
          <w:rPr>
            <w:rStyle w:val="Hipercze"/>
            <w:noProof/>
          </w:rPr>
          <w:fldChar w:fldCharType="separate"/>
        </w:r>
        <w:r w:rsidRPr="00522DA4">
          <w:rPr>
            <w:rStyle w:val="Hipercze"/>
            <w:noProof/>
          </w:rPr>
          <w:t>3.3.3</w:t>
        </w:r>
        <w:r>
          <w:rPr>
            <w:rFonts w:asciiTheme="minorHAnsi" w:eastAsiaTheme="minorEastAsia" w:hAnsiTheme="minorHAnsi" w:cstheme="minorBidi"/>
            <w:noProof/>
            <w:szCs w:val="22"/>
          </w:rPr>
          <w:tab/>
        </w:r>
        <w:r w:rsidRPr="00522DA4">
          <w:rPr>
            <w:rStyle w:val="Hipercze"/>
            <w:noProof/>
          </w:rPr>
          <w:t>Strategic decision 3: Integration</w:t>
        </w:r>
        <w:r>
          <w:rPr>
            <w:noProof/>
            <w:webHidden/>
          </w:rPr>
          <w:tab/>
        </w:r>
        <w:r>
          <w:rPr>
            <w:noProof/>
            <w:webHidden/>
          </w:rPr>
          <w:fldChar w:fldCharType="begin"/>
        </w:r>
        <w:r>
          <w:rPr>
            <w:noProof/>
            <w:webHidden/>
          </w:rPr>
          <w:instrText xml:space="preserve"> PAGEREF _Toc57705322 \h </w:instrText>
        </w:r>
      </w:ins>
      <w:r>
        <w:rPr>
          <w:noProof/>
          <w:webHidden/>
        </w:rPr>
      </w:r>
      <w:r>
        <w:rPr>
          <w:noProof/>
          <w:webHidden/>
        </w:rPr>
        <w:fldChar w:fldCharType="separate"/>
      </w:r>
      <w:ins w:id="92" w:author="Chris Smith" w:date="2020-12-01T08:54:00Z">
        <w:r>
          <w:rPr>
            <w:noProof/>
            <w:webHidden/>
          </w:rPr>
          <w:t>22</w:t>
        </w:r>
        <w:r>
          <w:rPr>
            <w:noProof/>
            <w:webHidden/>
          </w:rPr>
          <w:fldChar w:fldCharType="end"/>
        </w:r>
        <w:r w:rsidRPr="00522DA4">
          <w:rPr>
            <w:rStyle w:val="Hipercze"/>
            <w:noProof/>
          </w:rPr>
          <w:fldChar w:fldCharType="end"/>
        </w:r>
      </w:ins>
    </w:p>
    <w:p w14:paraId="53298471" w14:textId="3CDE9076" w:rsidR="00E827EB" w:rsidRDefault="00E827EB">
      <w:pPr>
        <w:pStyle w:val="Spistreci3"/>
        <w:tabs>
          <w:tab w:val="left" w:pos="1320"/>
          <w:tab w:val="right" w:leader="dot" w:pos="8777"/>
        </w:tabs>
        <w:rPr>
          <w:ins w:id="93" w:author="Chris Smith" w:date="2020-12-01T08:54:00Z"/>
          <w:rFonts w:asciiTheme="minorHAnsi" w:eastAsiaTheme="minorEastAsia" w:hAnsiTheme="minorHAnsi" w:cstheme="minorBidi"/>
          <w:noProof/>
          <w:szCs w:val="22"/>
        </w:rPr>
      </w:pPr>
      <w:ins w:id="94"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"_Toc57705323"</w:instrText>
        </w:r>
        <w:r w:rsidRPr="00522DA4">
          <w:rPr>
            <w:rStyle w:val="Hipercze"/>
            <w:noProof/>
          </w:rPr>
          <w:instrText xml:space="preserve"> </w:instrText>
        </w:r>
        <w:r w:rsidRPr="00522DA4">
          <w:rPr>
            <w:rStyle w:val="Hipercze"/>
            <w:noProof/>
          </w:rPr>
          <w:fldChar w:fldCharType="separate"/>
        </w:r>
        <w:r w:rsidRPr="00522DA4">
          <w:rPr>
            <w:rStyle w:val="Hipercze"/>
            <w:noProof/>
          </w:rPr>
          <w:t>3.3.4</w:t>
        </w:r>
        <w:r>
          <w:rPr>
            <w:rFonts w:asciiTheme="minorHAnsi" w:eastAsiaTheme="minorEastAsia" w:hAnsiTheme="minorHAnsi" w:cstheme="minorBidi"/>
            <w:noProof/>
            <w:szCs w:val="22"/>
          </w:rPr>
          <w:tab/>
        </w:r>
        <w:r w:rsidRPr="00522DA4">
          <w:rPr>
            <w:rStyle w:val="Hipercze"/>
            <w:noProof/>
          </w:rPr>
          <w:t>Strategic decision 4: Management</w:t>
        </w:r>
        <w:r>
          <w:rPr>
            <w:noProof/>
            <w:webHidden/>
          </w:rPr>
          <w:tab/>
        </w:r>
        <w:r>
          <w:rPr>
            <w:noProof/>
            <w:webHidden/>
          </w:rPr>
          <w:fldChar w:fldCharType="begin"/>
        </w:r>
        <w:r>
          <w:rPr>
            <w:noProof/>
            <w:webHidden/>
          </w:rPr>
          <w:instrText xml:space="preserve"> PAGEREF _Toc57705323 \h </w:instrText>
        </w:r>
      </w:ins>
      <w:r>
        <w:rPr>
          <w:noProof/>
          <w:webHidden/>
        </w:rPr>
      </w:r>
      <w:r>
        <w:rPr>
          <w:noProof/>
          <w:webHidden/>
        </w:rPr>
        <w:fldChar w:fldCharType="separate"/>
      </w:r>
      <w:ins w:id="95" w:author="Chris Smith" w:date="2020-12-01T08:54:00Z">
        <w:r>
          <w:rPr>
            <w:noProof/>
            <w:webHidden/>
          </w:rPr>
          <w:t>24</w:t>
        </w:r>
        <w:r>
          <w:rPr>
            <w:noProof/>
            <w:webHidden/>
          </w:rPr>
          <w:fldChar w:fldCharType="end"/>
        </w:r>
        <w:r w:rsidRPr="00522DA4">
          <w:rPr>
            <w:rStyle w:val="Hipercze"/>
            <w:noProof/>
          </w:rPr>
          <w:fldChar w:fldCharType="end"/>
        </w:r>
      </w:ins>
    </w:p>
    <w:p w14:paraId="7ACAB64B" w14:textId="32615700" w:rsidR="00E827EB" w:rsidRDefault="00E827EB">
      <w:pPr>
        <w:pStyle w:val="Spistreci3"/>
        <w:tabs>
          <w:tab w:val="left" w:pos="1320"/>
          <w:tab w:val="right" w:leader="dot" w:pos="8777"/>
        </w:tabs>
        <w:rPr>
          <w:ins w:id="96" w:author="Chris Smith" w:date="2020-12-01T08:54:00Z"/>
          <w:rFonts w:asciiTheme="minorHAnsi" w:eastAsiaTheme="minorEastAsia" w:hAnsiTheme="minorHAnsi" w:cstheme="minorBidi"/>
          <w:noProof/>
          <w:szCs w:val="22"/>
        </w:rPr>
      </w:pPr>
      <w:ins w:id="97"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"_Toc57705324"</w:instrText>
        </w:r>
        <w:r w:rsidRPr="00522DA4">
          <w:rPr>
            <w:rStyle w:val="Hipercze"/>
            <w:noProof/>
          </w:rPr>
          <w:instrText xml:space="preserve"> </w:instrText>
        </w:r>
        <w:r w:rsidRPr="00522DA4">
          <w:rPr>
            <w:rStyle w:val="Hipercze"/>
            <w:noProof/>
          </w:rPr>
          <w:fldChar w:fldCharType="separate"/>
        </w:r>
        <w:r w:rsidRPr="00522DA4">
          <w:rPr>
            <w:rStyle w:val="Hipercze"/>
            <w:noProof/>
          </w:rPr>
          <w:t>3.3.5</w:t>
        </w:r>
        <w:r>
          <w:rPr>
            <w:rFonts w:asciiTheme="minorHAnsi" w:eastAsiaTheme="minorEastAsia" w:hAnsiTheme="minorHAnsi" w:cstheme="minorBidi"/>
            <w:noProof/>
            <w:szCs w:val="22"/>
          </w:rPr>
          <w:tab/>
        </w:r>
        <w:r w:rsidRPr="00522DA4">
          <w:rPr>
            <w:rStyle w:val="Hipercze"/>
            <w:noProof/>
          </w:rPr>
          <w:t>Strategic decision 5: Acquisition</w:t>
        </w:r>
        <w:r>
          <w:rPr>
            <w:noProof/>
            <w:webHidden/>
          </w:rPr>
          <w:tab/>
        </w:r>
        <w:r>
          <w:rPr>
            <w:noProof/>
            <w:webHidden/>
          </w:rPr>
          <w:fldChar w:fldCharType="begin"/>
        </w:r>
        <w:r>
          <w:rPr>
            <w:noProof/>
            <w:webHidden/>
          </w:rPr>
          <w:instrText xml:space="preserve"> PAGEREF _Toc57705324 \h </w:instrText>
        </w:r>
      </w:ins>
      <w:r>
        <w:rPr>
          <w:noProof/>
          <w:webHidden/>
        </w:rPr>
      </w:r>
      <w:r>
        <w:rPr>
          <w:noProof/>
          <w:webHidden/>
        </w:rPr>
        <w:fldChar w:fldCharType="separate"/>
      </w:r>
      <w:ins w:id="98" w:author="Chris Smith" w:date="2020-12-01T08:54:00Z">
        <w:r>
          <w:rPr>
            <w:noProof/>
            <w:webHidden/>
          </w:rPr>
          <w:t>24</w:t>
        </w:r>
        <w:r>
          <w:rPr>
            <w:noProof/>
            <w:webHidden/>
          </w:rPr>
          <w:fldChar w:fldCharType="end"/>
        </w:r>
        <w:r w:rsidRPr="00522DA4">
          <w:rPr>
            <w:rStyle w:val="Hipercze"/>
            <w:noProof/>
          </w:rPr>
          <w:fldChar w:fldCharType="end"/>
        </w:r>
      </w:ins>
    </w:p>
    <w:p w14:paraId="4DC053E1" w14:textId="59B2B045" w:rsidR="00E827EB" w:rsidRDefault="00E827EB">
      <w:pPr>
        <w:pStyle w:val="Spistreci3"/>
        <w:tabs>
          <w:tab w:val="left" w:pos="1320"/>
          <w:tab w:val="right" w:leader="dot" w:pos="8777"/>
        </w:tabs>
        <w:rPr>
          <w:ins w:id="99" w:author="Chris Smith" w:date="2020-12-01T08:54:00Z"/>
          <w:rFonts w:asciiTheme="minorHAnsi" w:eastAsiaTheme="minorEastAsia" w:hAnsiTheme="minorHAnsi" w:cstheme="minorBidi"/>
          <w:noProof/>
          <w:szCs w:val="22"/>
        </w:rPr>
      </w:pPr>
      <w:ins w:id="100"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"_Toc57705325"</w:instrText>
        </w:r>
        <w:r w:rsidRPr="00522DA4">
          <w:rPr>
            <w:rStyle w:val="Hipercze"/>
            <w:noProof/>
          </w:rPr>
          <w:instrText xml:space="preserve"> </w:instrText>
        </w:r>
        <w:r w:rsidRPr="00522DA4">
          <w:rPr>
            <w:rStyle w:val="Hipercze"/>
            <w:noProof/>
          </w:rPr>
          <w:fldChar w:fldCharType="separate"/>
        </w:r>
        <w:r w:rsidRPr="00522DA4">
          <w:rPr>
            <w:rStyle w:val="Hipercze"/>
            <w:noProof/>
          </w:rPr>
          <w:t>3.3.6</w:t>
        </w:r>
        <w:r>
          <w:rPr>
            <w:rFonts w:asciiTheme="minorHAnsi" w:eastAsiaTheme="minorEastAsia" w:hAnsiTheme="minorHAnsi" w:cstheme="minorBidi"/>
            <w:noProof/>
            <w:szCs w:val="22"/>
          </w:rPr>
          <w:tab/>
        </w:r>
        <w:r w:rsidRPr="00522DA4">
          <w:rPr>
            <w:rStyle w:val="Hipercze"/>
            <w:noProof/>
          </w:rPr>
          <w:t>Strategic decision 6: Development</w:t>
        </w:r>
        <w:r>
          <w:rPr>
            <w:noProof/>
            <w:webHidden/>
          </w:rPr>
          <w:tab/>
        </w:r>
        <w:r>
          <w:rPr>
            <w:noProof/>
            <w:webHidden/>
          </w:rPr>
          <w:fldChar w:fldCharType="begin"/>
        </w:r>
        <w:r>
          <w:rPr>
            <w:noProof/>
            <w:webHidden/>
          </w:rPr>
          <w:instrText xml:space="preserve"> PAGEREF _Toc57705325 \h </w:instrText>
        </w:r>
      </w:ins>
      <w:r>
        <w:rPr>
          <w:noProof/>
          <w:webHidden/>
        </w:rPr>
      </w:r>
      <w:r>
        <w:rPr>
          <w:noProof/>
          <w:webHidden/>
        </w:rPr>
        <w:fldChar w:fldCharType="separate"/>
      </w:r>
      <w:ins w:id="101" w:author="Chris Smith" w:date="2020-12-01T08:54:00Z">
        <w:r>
          <w:rPr>
            <w:noProof/>
            <w:webHidden/>
          </w:rPr>
          <w:t>27</w:t>
        </w:r>
        <w:r>
          <w:rPr>
            <w:noProof/>
            <w:webHidden/>
          </w:rPr>
          <w:fldChar w:fldCharType="end"/>
        </w:r>
        <w:r w:rsidRPr="00522DA4">
          <w:rPr>
            <w:rStyle w:val="Hipercze"/>
            <w:noProof/>
          </w:rPr>
          <w:fldChar w:fldCharType="end"/>
        </w:r>
      </w:ins>
    </w:p>
    <w:p w14:paraId="665EC9A9" w14:textId="0846B536" w:rsidR="00E827EB" w:rsidRDefault="00E827EB">
      <w:pPr>
        <w:pStyle w:val="Spistreci2"/>
        <w:tabs>
          <w:tab w:val="left" w:pos="880"/>
          <w:tab w:val="right" w:leader="dot" w:pos="8777"/>
        </w:tabs>
        <w:rPr>
          <w:ins w:id="102" w:author="Chris Smith" w:date="2020-12-01T08:54:00Z"/>
          <w:rFonts w:asciiTheme="minorHAnsi" w:eastAsiaTheme="minorEastAsia" w:hAnsiTheme="minorHAnsi" w:cstheme="minorBidi"/>
          <w:noProof/>
          <w:szCs w:val="22"/>
        </w:rPr>
      </w:pPr>
      <w:ins w:id="103"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"_Toc57705326"</w:instrText>
        </w:r>
        <w:r w:rsidRPr="00522DA4">
          <w:rPr>
            <w:rStyle w:val="Hipercze"/>
            <w:noProof/>
          </w:rPr>
          <w:instrText xml:space="preserve"> </w:instrText>
        </w:r>
        <w:r w:rsidRPr="00522DA4">
          <w:rPr>
            <w:rStyle w:val="Hipercze"/>
            <w:noProof/>
          </w:rPr>
          <w:fldChar w:fldCharType="separate"/>
        </w:r>
        <w:r w:rsidRPr="00522DA4">
          <w:rPr>
            <w:rStyle w:val="Hipercze"/>
            <w:noProof/>
          </w:rPr>
          <w:t>3.4</w:t>
        </w:r>
        <w:r>
          <w:rPr>
            <w:rFonts w:asciiTheme="minorHAnsi" w:eastAsiaTheme="minorEastAsia" w:hAnsiTheme="minorHAnsi" w:cstheme="minorBidi"/>
            <w:noProof/>
            <w:szCs w:val="22"/>
          </w:rPr>
          <w:tab/>
        </w:r>
        <w:r w:rsidRPr="00522DA4">
          <w:rPr>
            <w:rStyle w:val="Hipercze"/>
            <w:noProof/>
          </w:rPr>
          <w:t>Technology reform axis</w:t>
        </w:r>
        <w:r>
          <w:rPr>
            <w:noProof/>
            <w:webHidden/>
          </w:rPr>
          <w:tab/>
        </w:r>
        <w:r>
          <w:rPr>
            <w:noProof/>
            <w:webHidden/>
          </w:rPr>
          <w:fldChar w:fldCharType="begin"/>
        </w:r>
        <w:r>
          <w:rPr>
            <w:noProof/>
            <w:webHidden/>
          </w:rPr>
          <w:instrText xml:space="preserve"> PAGEREF _Toc57705326 \h </w:instrText>
        </w:r>
      </w:ins>
      <w:r>
        <w:rPr>
          <w:noProof/>
          <w:webHidden/>
        </w:rPr>
      </w:r>
      <w:r>
        <w:rPr>
          <w:noProof/>
          <w:webHidden/>
        </w:rPr>
        <w:fldChar w:fldCharType="separate"/>
      </w:r>
      <w:ins w:id="104" w:author="Chris Smith" w:date="2020-12-01T08:54:00Z">
        <w:r>
          <w:rPr>
            <w:noProof/>
            <w:webHidden/>
          </w:rPr>
          <w:t>28</w:t>
        </w:r>
        <w:r>
          <w:rPr>
            <w:noProof/>
            <w:webHidden/>
          </w:rPr>
          <w:fldChar w:fldCharType="end"/>
        </w:r>
        <w:r w:rsidRPr="00522DA4">
          <w:rPr>
            <w:rStyle w:val="Hipercze"/>
            <w:noProof/>
          </w:rPr>
          <w:fldChar w:fldCharType="end"/>
        </w:r>
      </w:ins>
    </w:p>
    <w:p w14:paraId="5D6B39F3" w14:textId="347FA352" w:rsidR="00E827EB" w:rsidRDefault="00E827EB">
      <w:pPr>
        <w:pStyle w:val="Spistreci3"/>
        <w:tabs>
          <w:tab w:val="left" w:pos="1320"/>
          <w:tab w:val="right" w:leader="dot" w:pos="8777"/>
        </w:tabs>
        <w:rPr>
          <w:ins w:id="105" w:author="Chris Smith" w:date="2020-12-01T08:54:00Z"/>
          <w:rFonts w:asciiTheme="minorHAnsi" w:eastAsiaTheme="minorEastAsia" w:hAnsiTheme="minorHAnsi" w:cstheme="minorBidi"/>
          <w:noProof/>
          <w:szCs w:val="22"/>
        </w:rPr>
      </w:pPr>
      <w:ins w:id="106"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"_Toc57705327"</w:instrText>
        </w:r>
        <w:r w:rsidRPr="00522DA4">
          <w:rPr>
            <w:rStyle w:val="Hipercze"/>
            <w:noProof/>
          </w:rPr>
          <w:instrText xml:space="preserve"> </w:instrText>
        </w:r>
        <w:r w:rsidRPr="00522DA4">
          <w:rPr>
            <w:rStyle w:val="Hipercze"/>
            <w:noProof/>
          </w:rPr>
          <w:fldChar w:fldCharType="separate"/>
        </w:r>
        <w:r w:rsidRPr="00522DA4">
          <w:rPr>
            <w:rStyle w:val="Hipercze"/>
            <w:noProof/>
          </w:rPr>
          <w:t>3.4.1</w:t>
        </w:r>
        <w:r>
          <w:rPr>
            <w:rFonts w:asciiTheme="minorHAnsi" w:eastAsiaTheme="minorEastAsia" w:hAnsiTheme="minorHAnsi" w:cstheme="minorBidi"/>
            <w:noProof/>
            <w:szCs w:val="22"/>
          </w:rPr>
          <w:tab/>
        </w:r>
        <w:r w:rsidRPr="00522DA4">
          <w:rPr>
            <w:rStyle w:val="Hipercze"/>
            <w:noProof/>
          </w:rPr>
          <w:t>Architecture</w:t>
        </w:r>
        <w:r>
          <w:rPr>
            <w:noProof/>
            <w:webHidden/>
          </w:rPr>
          <w:tab/>
        </w:r>
        <w:r>
          <w:rPr>
            <w:noProof/>
            <w:webHidden/>
          </w:rPr>
          <w:fldChar w:fldCharType="begin"/>
        </w:r>
        <w:r>
          <w:rPr>
            <w:noProof/>
            <w:webHidden/>
          </w:rPr>
          <w:instrText xml:space="preserve"> PAGEREF _Toc57705327 \h </w:instrText>
        </w:r>
      </w:ins>
      <w:r>
        <w:rPr>
          <w:noProof/>
          <w:webHidden/>
        </w:rPr>
      </w:r>
      <w:r>
        <w:rPr>
          <w:noProof/>
          <w:webHidden/>
        </w:rPr>
        <w:fldChar w:fldCharType="separate"/>
      </w:r>
      <w:ins w:id="107" w:author="Chris Smith" w:date="2020-12-01T08:54:00Z">
        <w:r>
          <w:rPr>
            <w:noProof/>
            <w:webHidden/>
          </w:rPr>
          <w:t>30</w:t>
        </w:r>
        <w:r>
          <w:rPr>
            <w:noProof/>
            <w:webHidden/>
          </w:rPr>
          <w:fldChar w:fldCharType="end"/>
        </w:r>
        <w:r w:rsidRPr="00522DA4">
          <w:rPr>
            <w:rStyle w:val="Hipercze"/>
            <w:noProof/>
          </w:rPr>
          <w:fldChar w:fldCharType="end"/>
        </w:r>
      </w:ins>
    </w:p>
    <w:p w14:paraId="759B0C25" w14:textId="2D343E87" w:rsidR="00E827EB" w:rsidRDefault="00E827EB">
      <w:pPr>
        <w:pStyle w:val="Spistreci3"/>
        <w:tabs>
          <w:tab w:val="left" w:pos="1320"/>
          <w:tab w:val="right" w:leader="dot" w:pos="8777"/>
        </w:tabs>
        <w:rPr>
          <w:ins w:id="108" w:author="Chris Smith" w:date="2020-12-01T08:54:00Z"/>
          <w:rFonts w:asciiTheme="minorHAnsi" w:eastAsiaTheme="minorEastAsia" w:hAnsiTheme="minorHAnsi" w:cstheme="minorBidi"/>
          <w:noProof/>
          <w:szCs w:val="22"/>
        </w:rPr>
      </w:pPr>
      <w:ins w:id="109"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"_Toc57705328"</w:instrText>
        </w:r>
        <w:r w:rsidRPr="00522DA4">
          <w:rPr>
            <w:rStyle w:val="Hipercze"/>
            <w:noProof/>
          </w:rPr>
          <w:instrText xml:space="preserve"> </w:instrText>
        </w:r>
        <w:r w:rsidRPr="00522DA4">
          <w:rPr>
            <w:rStyle w:val="Hipercze"/>
            <w:noProof/>
          </w:rPr>
          <w:fldChar w:fldCharType="separate"/>
        </w:r>
        <w:r w:rsidRPr="00522DA4">
          <w:rPr>
            <w:rStyle w:val="Hipercze"/>
            <w:noProof/>
          </w:rPr>
          <w:t>3.4.2</w:t>
        </w:r>
        <w:r>
          <w:rPr>
            <w:rFonts w:asciiTheme="minorHAnsi" w:eastAsiaTheme="minorEastAsia" w:hAnsiTheme="minorHAnsi" w:cstheme="minorBidi"/>
            <w:noProof/>
            <w:szCs w:val="22"/>
          </w:rPr>
          <w:tab/>
        </w:r>
        <w:r w:rsidRPr="00522DA4">
          <w:rPr>
            <w:rStyle w:val="Hipercze"/>
            <w:noProof/>
          </w:rPr>
          <w:t>End-user technology</w:t>
        </w:r>
        <w:r>
          <w:rPr>
            <w:noProof/>
            <w:webHidden/>
          </w:rPr>
          <w:tab/>
        </w:r>
        <w:r>
          <w:rPr>
            <w:noProof/>
            <w:webHidden/>
          </w:rPr>
          <w:fldChar w:fldCharType="begin"/>
        </w:r>
        <w:r>
          <w:rPr>
            <w:noProof/>
            <w:webHidden/>
          </w:rPr>
          <w:instrText xml:space="preserve"> PAGEREF _Toc57705328 \h </w:instrText>
        </w:r>
      </w:ins>
      <w:r>
        <w:rPr>
          <w:noProof/>
          <w:webHidden/>
        </w:rPr>
      </w:r>
      <w:r>
        <w:rPr>
          <w:noProof/>
          <w:webHidden/>
        </w:rPr>
        <w:fldChar w:fldCharType="separate"/>
      </w:r>
      <w:ins w:id="110" w:author="Chris Smith" w:date="2020-12-01T08:54:00Z">
        <w:r>
          <w:rPr>
            <w:noProof/>
            <w:webHidden/>
          </w:rPr>
          <w:t>32</w:t>
        </w:r>
        <w:r>
          <w:rPr>
            <w:noProof/>
            <w:webHidden/>
          </w:rPr>
          <w:fldChar w:fldCharType="end"/>
        </w:r>
        <w:r w:rsidRPr="00522DA4">
          <w:rPr>
            <w:rStyle w:val="Hipercze"/>
            <w:noProof/>
          </w:rPr>
          <w:fldChar w:fldCharType="end"/>
        </w:r>
      </w:ins>
    </w:p>
    <w:p w14:paraId="582DE4B8" w14:textId="7BA99A06" w:rsidR="00E827EB" w:rsidRDefault="00E827EB">
      <w:pPr>
        <w:pStyle w:val="Spistreci3"/>
        <w:tabs>
          <w:tab w:val="left" w:pos="1320"/>
          <w:tab w:val="right" w:leader="dot" w:pos="8777"/>
        </w:tabs>
        <w:rPr>
          <w:ins w:id="111" w:author="Chris Smith" w:date="2020-12-01T08:54:00Z"/>
          <w:rFonts w:asciiTheme="minorHAnsi" w:eastAsiaTheme="minorEastAsia" w:hAnsiTheme="minorHAnsi" w:cstheme="minorBidi"/>
          <w:noProof/>
          <w:szCs w:val="22"/>
        </w:rPr>
      </w:pPr>
      <w:ins w:id="112"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"_Toc57705329"</w:instrText>
        </w:r>
        <w:r w:rsidRPr="00522DA4">
          <w:rPr>
            <w:rStyle w:val="Hipercze"/>
            <w:noProof/>
          </w:rPr>
          <w:instrText xml:space="preserve"> </w:instrText>
        </w:r>
        <w:r w:rsidRPr="00522DA4">
          <w:rPr>
            <w:rStyle w:val="Hipercze"/>
            <w:noProof/>
          </w:rPr>
          <w:fldChar w:fldCharType="separate"/>
        </w:r>
        <w:r w:rsidRPr="00522DA4">
          <w:rPr>
            <w:rStyle w:val="Hipercze"/>
            <w:noProof/>
          </w:rPr>
          <w:t>3.4.3</w:t>
        </w:r>
        <w:r>
          <w:rPr>
            <w:rFonts w:asciiTheme="minorHAnsi" w:eastAsiaTheme="minorEastAsia" w:hAnsiTheme="minorHAnsi" w:cstheme="minorBidi"/>
            <w:noProof/>
            <w:szCs w:val="22"/>
          </w:rPr>
          <w:tab/>
        </w:r>
        <w:r w:rsidRPr="00522DA4">
          <w:rPr>
            <w:rStyle w:val="Hipercze"/>
            <w:noProof/>
          </w:rPr>
          <w:t>Interoperability</w:t>
        </w:r>
        <w:r>
          <w:rPr>
            <w:noProof/>
            <w:webHidden/>
          </w:rPr>
          <w:tab/>
        </w:r>
        <w:r>
          <w:rPr>
            <w:noProof/>
            <w:webHidden/>
          </w:rPr>
          <w:fldChar w:fldCharType="begin"/>
        </w:r>
        <w:r>
          <w:rPr>
            <w:noProof/>
            <w:webHidden/>
          </w:rPr>
          <w:instrText xml:space="preserve"> PAGEREF _Toc57705329 \h </w:instrText>
        </w:r>
      </w:ins>
      <w:r>
        <w:rPr>
          <w:noProof/>
          <w:webHidden/>
        </w:rPr>
      </w:r>
      <w:r>
        <w:rPr>
          <w:noProof/>
          <w:webHidden/>
        </w:rPr>
        <w:fldChar w:fldCharType="separate"/>
      </w:r>
      <w:ins w:id="113" w:author="Chris Smith" w:date="2020-12-01T08:54:00Z">
        <w:r>
          <w:rPr>
            <w:noProof/>
            <w:webHidden/>
          </w:rPr>
          <w:t>32</w:t>
        </w:r>
        <w:r>
          <w:rPr>
            <w:noProof/>
            <w:webHidden/>
          </w:rPr>
          <w:fldChar w:fldCharType="end"/>
        </w:r>
        <w:r w:rsidRPr="00522DA4">
          <w:rPr>
            <w:rStyle w:val="Hipercze"/>
            <w:noProof/>
          </w:rPr>
          <w:fldChar w:fldCharType="end"/>
        </w:r>
      </w:ins>
    </w:p>
    <w:p w14:paraId="73AC5BA7" w14:textId="19DE0CEC" w:rsidR="00E827EB" w:rsidRDefault="00E827EB">
      <w:pPr>
        <w:pStyle w:val="Spistreci3"/>
        <w:tabs>
          <w:tab w:val="left" w:pos="1320"/>
          <w:tab w:val="right" w:leader="dot" w:pos="8777"/>
        </w:tabs>
        <w:rPr>
          <w:ins w:id="114" w:author="Chris Smith" w:date="2020-12-01T08:54:00Z"/>
          <w:rFonts w:asciiTheme="minorHAnsi" w:eastAsiaTheme="minorEastAsia" w:hAnsiTheme="minorHAnsi" w:cstheme="minorBidi"/>
          <w:noProof/>
          <w:szCs w:val="22"/>
        </w:rPr>
      </w:pPr>
      <w:ins w:id="115"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"_Toc57705330"</w:instrText>
        </w:r>
        <w:r w:rsidRPr="00522DA4">
          <w:rPr>
            <w:rStyle w:val="Hipercze"/>
            <w:noProof/>
          </w:rPr>
          <w:instrText xml:space="preserve"> </w:instrText>
        </w:r>
        <w:r w:rsidRPr="00522DA4">
          <w:rPr>
            <w:rStyle w:val="Hipercze"/>
            <w:noProof/>
          </w:rPr>
          <w:fldChar w:fldCharType="separate"/>
        </w:r>
        <w:r w:rsidRPr="00522DA4">
          <w:rPr>
            <w:rStyle w:val="Hipercze"/>
            <w:noProof/>
          </w:rPr>
          <w:t>3.4.4</w:t>
        </w:r>
        <w:r>
          <w:rPr>
            <w:rFonts w:asciiTheme="minorHAnsi" w:eastAsiaTheme="minorEastAsia" w:hAnsiTheme="minorHAnsi" w:cstheme="minorBidi"/>
            <w:noProof/>
            <w:szCs w:val="22"/>
          </w:rPr>
          <w:tab/>
        </w:r>
        <w:r w:rsidRPr="00522DA4">
          <w:rPr>
            <w:rStyle w:val="Hipercze"/>
            <w:noProof/>
          </w:rPr>
          <w:t>Security</w:t>
        </w:r>
        <w:r>
          <w:rPr>
            <w:noProof/>
            <w:webHidden/>
          </w:rPr>
          <w:tab/>
        </w:r>
        <w:r>
          <w:rPr>
            <w:noProof/>
            <w:webHidden/>
          </w:rPr>
          <w:fldChar w:fldCharType="begin"/>
        </w:r>
        <w:r>
          <w:rPr>
            <w:noProof/>
            <w:webHidden/>
          </w:rPr>
          <w:instrText xml:space="preserve"> PAGEREF _Toc57705330 \h </w:instrText>
        </w:r>
      </w:ins>
      <w:r>
        <w:rPr>
          <w:noProof/>
          <w:webHidden/>
        </w:rPr>
      </w:r>
      <w:r>
        <w:rPr>
          <w:noProof/>
          <w:webHidden/>
        </w:rPr>
        <w:fldChar w:fldCharType="separate"/>
      </w:r>
      <w:ins w:id="116" w:author="Chris Smith" w:date="2020-12-01T08:54:00Z">
        <w:r>
          <w:rPr>
            <w:noProof/>
            <w:webHidden/>
          </w:rPr>
          <w:t>33</w:t>
        </w:r>
        <w:r>
          <w:rPr>
            <w:noProof/>
            <w:webHidden/>
          </w:rPr>
          <w:fldChar w:fldCharType="end"/>
        </w:r>
        <w:r w:rsidRPr="00522DA4">
          <w:rPr>
            <w:rStyle w:val="Hipercze"/>
            <w:noProof/>
          </w:rPr>
          <w:fldChar w:fldCharType="end"/>
        </w:r>
      </w:ins>
    </w:p>
    <w:p w14:paraId="36451CB1" w14:textId="0DD4F8E8" w:rsidR="00E827EB" w:rsidRDefault="00E827EB">
      <w:pPr>
        <w:pStyle w:val="Spistreci3"/>
        <w:tabs>
          <w:tab w:val="left" w:pos="1320"/>
          <w:tab w:val="right" w:leader="dot" w:pos="8777"/>
        </w:tabs>
        <w:rPr>
          <w:ins w:id="117" w:author="Chris Smith" w:date="2020-12-01T08:54:00Z"/>
          <w:rFonts w:asciiTheme="minorHAnsi" w:eastAsiaTheme="minorEastAsia" w:hAnsiTheme="minorHAnsi" w:cstheme="minorBidi"/>
          <w:noProof/>
          <w:szCs w:val="22"/>
        </w:rPr>
      </w:pPr>
      <w:ins w:id="118"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"_Toc57705331"</w:instrText>
        </w:r>
        <w:r w:rsidRPr="00522DA4">
          <w:rPr>
            <w:rStyle w:val="Hipercze"/>
            <w:noProof/>
          </w:rPr>
          <w:instrText xml:space="preserve"> </w:instrText>
        </w:r>
        <w:r w:rsidRPr="00522DA4">
          <w:rPr>
            <w:rStyle w:val="Hipercze"/>
            <w:noProof/>
          </w:rPr>
          <w:fldChar w:fldCharType="separate"/>
        </w:r>
        <w:r w:rsidRPr="00522DA4">
          <w:rPr>
            <w:rStyle w:val="Hipercze"/>
            <w:noProof/>
          </w:rPr>
          <w:t>3.4.5</w:t>
        </w:r>
        <w:r>
          <w:rPr>
            <w:rFonts w:asciiTheme="minorHAnsi" w:eastAsiaTheme="minorEastAsia" w:hAnsiTheme="minorHAnsi" w:cstheme="minorBidi"/>
            <w:noProof/>
            <w:szCs w:val="22"/>
          </w:rPr>
          <w:tab/>
        </w:r>
        <w:r w:rsidRPr="00522DA4">
          <w:rPr>
            <w:rStyle w:val="Hipercze"/>
            <w:noProof/>
          </w:rPr>
          <w:t>Technology choice</w:t>
        </w:r>
        <w:r>
          <w:rPr>
            <w:noProof/>
            <w:webHidden/>
          </w:rPr>
          <w:tab/>
        </w:r>
        <w:r>
          <w:rPr>
            <w:noProof/>
            <w:webHidden/>
          </w:rPr>
          <w:fldChar w:fldCharType="begin"/>
        </w:r>
        <w:r>
          <w:rPr>
            <w:noProof/>
            <w:webHidden/>
          </w:rPr>
          <w:instrText xml:space="preserve"> PAGEREF _Toc57705331 \h </w:instrText>
        </w:r>
      </w:ins>
      <w:r>
        <w:rPr>
          <w:noProof/>
          <w:webHidden/>
        </w:rPr>
      </w:r>
      <w:r>
        <w:rPr>
          <w:noProof/>
          <w:webHidden/>
        </w:rPr>
        <w:fldChar w:fldCharType="separate"/>
      </w:r>
      <w:ins w:id="119" w:author="Chris Smith" w:date="2020-12-01T08:54:00Z">
        <w:r>
          <w:rPr>
            <w:noProof/>
            <w:webHidden/>
          </w:rPr>
          <w:t>33</w:t>
        </w:r>
        <w:r>
          <w:rPr>
            <w:noProof/>
            <w:webHidden/>
          </w:rPr>
          <w:fldChar w:fldCharType="end"/>
        </w:r>
        <w:r w:rsidRPr="00522DA4">
          <w:rPr>
            <w:rStyle w:val="Hipercze"/>
            <w:noProof/>
          </w:rPr>
          <w:fldChar w:fldCharType="end"/>
        </w:r>
      </w:ins>
    </w:p>
    <w:p w14:paraId="146A7211" w14:textId="337F44FE" w:rsidR="00E827EB" w:rsidRDefault="00E827EB">
      <w:pPr>
        <w:pStyle w:val="Spistreci3"/>
        <w:tabs>
          <w:tab w:val="left" w:pos="1320"/>
          <w:tab w:val="right" w:leader="dot" w:pos="8777"/>
        </w:tabs>
        <w:rPr>
          <w:ins w:id="120" w:author="Chris Smith" w:date="2020-12-01T08:54:00Z"/>
          <w:rFonts w:asciiTheme="minorHAnsi" w:eastAsiaTheme="minorEastAsia" w:hAnsiTheme="minorHAnsi" w:cstheme="minorBidi"/>
          <w:noProof/>
          <w:szCs w:val="22"/>
        </w:rPr>
      </w:pPr>
      <w:ins w:id="121"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"_Toc57705332"</w:instrText>
        </w:r>
        <w:r w:rsidRPr="00522DA4">
          <w:rPr>
            <w:rStyle w:val="Hipercze"/>
            <w:noProof/>
          </w:rPr>
          <w:instrText xml:space="preserve"> </w:instrText>
        </w:r>
        <w:r w:rsidRPr="00522DA4">
          <w:rPr>
            <w:rStyle w:val="Hipercze"/>
            <w:noProof/>
          </w:rPr>
          <w:fldChar w:fldCharType="separate"/>
        </w:r>
        <w:r w:rsidRPr="00522DA4">
          <w:rPr>
            <w:rStyle w:val="Hipercze"/>
            <w:noProof/>
          </w:rPr>
          <w:t>3.4.6</w:t>
        </w:r>
        <w:r>
          <w:rPr>
            <w:rFonts w:asciiTheme="minorHAnsi" w:eastAsiaTheme="minorEastAsia" w:hAnsiTheme="minorHAnsi" w:cstheme="minorBidi"/>
            <w:noProof/>
            <w:szCs w:val="22"/>
          </w:rPr>
          <w:tab/>
        </w:r>
        <w:r w:rsidRPr="00522DA4">
          <w:rPr>
            <w:rStyle w:val="Hipercze"/>
            <w:noProof/>
          </w:rPr>
          <w:t>Infrastructure</w:t>
        </w:r>
        <w:r>
          <w:rPr>
            <w:noProof/>
            <w:webHidden/>
          </w:rPr>
          <w:tab/>
        </w:r>
        <w:r>
          <w:rPr>
            <w:noProof/>
            <w:webHidden/>
          </w:rPr>
          <w:fldChar w:fldCharType="begin"/>
        </w:r>
        <w:r>
          <w:rPr>
            <w:noProof/>
            <w:webHidden/>
          </w:rPr>
          <w:instrText xml:space="preserve"> PAGEREF _Toc57705332 \h </w:instrText>
        </w:r>
      </w:ins>
      <w:r>
        <w:rPr>
          <w:noProof/>
          <w:webHidden/>
        </w:rPr>
      </w:r>
      <w:r>
        <w:rPr>
          <w:noProof/>
          <w:webHidden/>
        </w:rPr>
        <w:fldChar w:fldCharType="separate"/>
      </w:r>
      <w:ins w:id="122" w:author="Chris Smith" w:date="2020-12-01T08:54:00Z">
        <w:r>
          <w:rPr>
            <w:noProof/>
            <w:webHidden/>
          </w:rPr>
          <w:t>35</w:t>
        </w:r>
        <w:r>
          <w:rPr>
            <w:noProof/>
            <w:webHidden/>
          </w:rPr>
          <w:fldChar w:fldCharType="end"/>
        </w:r>
        <w:r w:rsidRPr="00522DA4">
          <w:rPr>
            <w:rStyle w:val="Hipercze"/>
            <w:noProof/>
          </w:rPr>
          <w:fldChar w:fldCharType="end"/>
        </w:r>
      </w:ins>
    </w:p>
    <w:p w14:paraId="52A6BFC1" w14:textId="6A8EFF12" w:rsidR="00E827EB" w:rsidRDefault="00E827EB">
      <w:pPr>
        <w:pStyle w:val="Spistreci2"/>
        <w:tabs>
          <w:tab w:val="left" w:pos="880"/>
          <w:tab w:val="right" w:leader="dot" w:pos="8777"/>
        </w:tabs>
        <w:rPr>
          <w:ins w:id="123" w:author="Chris Smith" w:date="2020-12-01T08:54:00Z"/>
          <w:rFonts w:asciiTheme="minorHAnsi" w:eastAsiaTheme="minorEastAsia" w:hAnsiTheme="minorHAnsi" w:cstheme="minorBidi"/>
          <w:noProof/>
          <w:szCs w:val="22"/>
        </w:rPr>
      </w:pPr>
      <w:ins w:id="124"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"_Toc57705333"</w:instrText>
        </w:r>
        <w:r w:rsidRPr="00522DA4">
          <w:rPr>
            <w:rStyle w:val="Hipercze"/>
            <w:noProof/>
          </w:rPr>
          <w:instrText xml:space="preserve"> </w:instrText>
        </w:r>
        <w:r w:rsidRPr="00522DA4">
          <w:rPr>
            <w:rStyle w:val="Hipercze"/>
            <w:noProof/>
          </w:rPr>
          <w:fldChar w:fldCharType="separate"/>
        </w:r>
        <w:r w:rsidRPr="00522DA4">
          <w:rPr>
            <w:rStyle w:val="Hipercze"/>
            <w:noProof/>
          </w:rPr>
          <w:t>3.5</w:t>
        </w:r>
        <w:r>
          <w:rPr>
            <w:rFonts w:asciiTheme="minorHAnsi" w:eastAsiaTheme="minorEastAsia" w:hAnsiTheme="minorHAnsi" w:cstheme="minorBidi"/>
            <w:noProof/>
            <w:szCs w:val="22"/>
          </w:rPr>
          <w:tab/>
        </w:r>
        <w:r w:rsidRPr="00522DA4">
          <w:rPr>
            <w:rStyle w:val="Hipercze"/>
            <w:noProof/>
          </w:rPr>
          <w:t>System implementation budget</w:t>
        </w:r>
        <w:r>
          <w:rPr>
            <w:noProof/>
            <w:webHidden/>
          </w:rPr>
          <w:tab/>
        </w:r>
        <w:r>
          <w:rPr>
            <w:noProof/>
            <w:webHidden/>
          </w:rPr>
          <w:fldChar w:fldCharType="begin"/>
        </w:r>
        <w:r>
          <w:rPr>
            <w:noProof/>
            <w:webHidden/>
          </w:rPr>
          <w:instrText xml:space="preserve"> PAGEREF _Toc57705333 \h </w:instrText>
        </w:r>
      </w:ins>
      <w:r>
        <w:rPr>
          <w:noProof/>
          <w:webHidden/>
        </w:rPr>
      </w:r>
      <w:r>
        <w:rPr>
          <w:noProof/>
          <w:webHidden/>
        </w:rPr>
        <w:fldChar w:fldCharType="separate"/>
      </w:r>
      <w:ins w:id="125" w:author="Chris Smith" w:date="2020-12-01T08:54:00Z">
        <w:r>
          <w:rPr>
            <w:noProof/>
            <w:webHidden/>
          </w:rPr>
          <w:t>36</w:t>
        </w:r>
        <w:r>
          <w:rPr>
            <w:noProof/>
            <w:webHidden/>
          </w:rPr>
          <w:fldChar w:fldCharType="end"/>
        </w:r>
        <w:r w:rsidRPr="00522DA4">
          <w:rPr>
            <w:rStyle w:val="Hipercze"/>
            <w:noProof/>
          </w:rPr>
          <w:fldChar w:fldCharType="end"/>
        </w:r>
      </w:ins>
    </w:p>
    <w:p w14:paraId="62173730" w14:textId="279856E1" w:rsidR="00E827EB" w:rsidRDefault="00E827EB">
      <w:pPr>
        <w:pStyle w:val="Spistreci3"/>
        <w:tabs>
          <w:tab w:val="left" w:pos="1320"/>
          <w:tab w:val="right" w:leader="dot" w:pos="8777"/>
        </w:tabs>
        <w:rPr>
          <w:ins w:id="126" w:author="Chris Smith" w:date="2020-12-01T08:54:00Z"/>
          <w:rFonts w:asciiTheme="minorHAnsi" w:eastAsiaTheme="minorEastAsia" w:hAnsiTheme="minorHAnsi" w:cstheme="minorBidi"/>
          <w:noProof/>
          <w:szCs w:val="22"/>
        </w:rPr>
      </w:pPr>
      <w:ins w:id="127"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"_Toc57705334"</w:instrText>
        </w:r>
        <w:r w:rsidRPr="00522DA4">
          <w:rPr>
            <w:rStyle w:val="Hipercze"/>
            <w:noProof/>
          </w:rPr>
          <w:instrText xml:space="preserve"> </w:instrText>
        </w:r>
        <w:r w:rsidRPr="00522DA4">
          <w:rPr>
            <w:rStyle w:val="Hipercze"/>
            <w:noProof/>
          </w:rPr>
          <w:fldChar w:fldCharType="separate"/>
        </w:r>
        <w:r w:rsidRPr="00522DA4">
          <w:rPr>
            <w:rStyle w:val="Hipercze"/>
            <w:noProof/>
          </w:rPr>
          <w:t>3.5.1</w:t>
        </w:r>
        <w:r>
          <w:rPr>
            <w:rFonts w:asciiTheme="minorHAnsi" w:eastAsiaTheme="minorEastAsia" w:hAnsiTheme="minorHAnsi" w:cstheme="minorBidi"/>
            <w:noProof/>
            <w:szCs w:val="22"/>
          </w:rPr>
          <w:tab/>
        </w:r>
        <w:r w:rsidRPr="00522DA4">
          <w:rPr>
            <w:rStyle w:val="Hipercze"/>
            <w:noProof/>
          </w:rPr>
          <w:t>Fee model</w:t>
        </w:r>
        <w:r>
          <w:rPr>
            <w:noProof/>
            <w:webHidden/>
          </w:rPr>
          <w:tab/>
        </w:r>
        <w:r>
          <w:rPr>
            <w:noProof/>
            <w:webHidden/>
          </w:rPr>
          <w:fldChar w:fldCharType="begin"/>
        </w:r>
        <w:r>
          <w:rPr>
            <w:noProof/>
            <w:webHidden/>
          </w:rPr>
          <w:instrText xml:space="preserve"> PAGEREF _Toc57705334 \h </w:instrText>
        </w:r>
      </w:ins>
      <w:r>
        <w:rPr>
          <w:noProof/>
          <w:webHidden/>
        </w:rPr>
      </w:r>
      <w:r>
        <w:rPr>
          <w:noProof/>
          <w:webHidden/>
        </w:rPr>
        <w:fldChar w:fldCharType="separate"/>
      </w:r>
      <w:ins w:id="128" w:author="Chris Smith" w:date="2020-12-01T08:54:00Z">
        <w:r>
          <w:rPr>
            <w:noProof/>
            <w:webHidden/>
          </w:rPr>
          <w:t>36</w:t>
        </w:r>
        <w:r>
          <w:rPr>
            <w:noProof/>
            <w:webHidden/>
          </w:rPr>
          <w:fldChar w:fldCharType="end"/>
        </w:r>
        <w:r w:rsidRPr="00522DA4">
          <w:rPr>
            <w:rStyle w:val="Hipercze"/>
            <w:noProof/>
          </w:rPr>
          <w:fldChar w:fldCharType="end"/>
        </w:r>
      </w:ins>
    </w:p>
    <w:p w14:paraId="2FAD11BE" w14:textId="6099B3BE" w:rsidR="00E827EB" w:rsidRDefault="00E827EB">
      <w:pPr>
        <w:pStyle w:val="Spistreci3"/>
        <w:tabs>
          <w:tab w:val="left" w:pos="1320"/>
          <w:tab w:val="right" w:leader="dot" w:pos="8777"/>
        </w:tabs>
        <w:rPr>
          <w:ins w:id="129" w:author="Chris Smith" w:date="2020-12-01T08:54:00Z"/>
          <w:rFonts w:asciiTheme="minorHAnsi" w:eastAsiaTheme="minorEastAsia" w:hAnsiTheme="minorHAnsi" w:cstheme="minorBidi"/>
          <w:noProof/>
          <w:szCs w:val="22"/>
        </w:rPr>
      </w:pPr>
      <w:ins w:id="130"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"_Toc57705335"</w:instrText>
        </w:r>
        <w:r w:rsidRPr="00522DA4">
          <w:rPr>
            <w:rStyle w:val="Hipercze"/>
            <w:noProof/>
          </w:rPr>
          <w:instrText xml:space="preserve"> </w:instrText>
        </w:r>
        <w:r w:rsidRPr="00522DA4">
          <w:rPr>
            <w:rStyle w:val="Hipercze"/>
            <w:noProof/>
          </w:rPr>
          <w:fldChar w:fldCharType="separate"/>
        </w:r>
        <w:r w:rsidRPr="00522DA4">
          <w:rPr>
            <w:rStyle w:val="Hipercze"/>
            <w:noProof/>
          </w:rPr>
          <w:t>3.5.2</w:t>
        </w:r>
        <w:r>
          <w:rPr>
            <w:rFonts w:asciiTheme="minorHAnsi" w:eastAsiaTheme="minorEastAsia" w:hAnsiTheme="minorHAnsi" w:cstheme="minorBidi"/>
            <w:noProof/>
            <w:szCs w:val="22"/>
          </w:rPr>
          <w:tab/>
        </w:r>
        <w:r w:rsidRPr="00522DA4">
          <w:rPr>
            <w:rStyle w:val="Hipercze"/>
            <w:noProof/>
          </w:rPr>
          <w:t>Setup and operational costs</w:t>
        </w:r>
        <w:r>
          <w:rPr>
            <w:noProof/>
            <w:webHidden/>
          </w:rPr>
          <w:tab/>
        </w:r>
        <w:r>
          <w:rPr>
            <w:noProof/>
            <w:webHidden/>
          </w:rPr>
          <w:fldChar w:fldCharType="begin"/>
        </w:r>
        <w:r>
          <w:rPr>
            <w:noProof/>
            <w:webHidden/>
          </w:rPr>
          <w:instrText xml:space="preserve"> PAGEREF _Toc57705335 \h </w:instrText>
        </w:r>
      </w:ins>
      <w:r>
        <w:rPr>
          <w:noProof/>
          <w:webHidden/>
        </w:rPr>
      </w:r>
      <w:r>
        <w:rPr>
          <w:noProof/>
          <w:webHidden/>
        </w:rPr>
        <w:fldChar w:fldCharType="separate"/>
      </w:r>
      <w:ins w:id="131" w:author="Chris Smith" w:date="2020-12-01T08:54:00Z">
        <w:r>
          <w:rPr>
            <w:noProof/>
            <w:webHidden/>
          </w:rPr>
          <w:t>37</w:t>
        </w:r>
        <w:r>
          <w:rPr>
            <w:noProof/>
            <w:webHidden/>
          </w:rPr>
          <w:fldChar w:fldCharType="end"/>
        </w:r>
        <w:r w:rsidRPr="00522DA4">
          <w:rPr>
            <w:rStyle w:val="Hipercze"/>
            <w:noProof/>
          </w:rPr>
          <w:fldChar w:fldCharType="end"/>
        </w:r>
      </w:ins>
    </w:p>
    <w:p w14:paraId="1D8E6FAE" w14:textId="78D20299" w:rsidR="00E827EB" w:rsidRDefault="00E827EB">
      <w:pPr>
        <w:pStyle w:val="Spistreci3"/>
        <w:tabs>
          <w:tab w:val="left" w:pos="1320"/>
          <w:tab w:val="right" w:leader="dot" w:pos="8777"/>
        </w:tabs>
        <w:rPr>
          <w:ins w:id="132" w:author="Chris Smith" w:date="2020-12-01T08:54:00Z"/>
          <w:rFonts w:asciiTheme="minorHAnsi" w:eastAsiaTheme="minorEastAsia" w:hAnsiTheme="minorHAnsi" w:cstheme="minorBidi"/>
          <w:noProof/>
          <w:szCs w:val="22"/>
        </w:rPr>
      </w:pPr>
      <w:ins w:id="133"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"_Toc57705336"</w:instrText>
        </w:r>
        <w:r w:rsidRPr="00522DA4">
          <w:rPr>
            <w:rStyle w:val="Hipercze"/>
            <w:noProof/>
          </w:rPr>
          <w:instrText xml:space="preserve"> </w:instrText>
        </w:r>
        <w:r w:rsidRPr="00522DA4">
          <w:rPr>
            <w:rStyle w:val="Hipercze"/>
            <w:noProof/>
          </w:rPr>
          <w:fldChar w:fldCharType="separate"/>
        </w:r>
        <w:r w:rsidRPr="00522DA4">
          <w:rPr>
            <w:rStyle w:val="Hipercze"/>
            <w:noProof/>
          </w:rPr>
          <w:t>3.5.3</w:t>
        </w:r>
        <w:r>
          <w:rPr>
            <w:rFonts w:asciiTheme="minorHAnsi" w:eastAsiaTheme="minorEastAsia" w:hAnsiTheme="minorHAnsi" w:cstheme="minorBidi"/>
            <w:noProof/>
            <w:szCs w:val="22"/>
          </w:rPr>
          <w:tab/>
        </w:r>
        <w:r w:rsidRPr="00522DA4">
          <w:rPr>
            <w:rStyle w:val="Hipercze"/>
            <w:noProof/>
          </w:rPr>
          <w:t>Maintenance costs</w:t>
        </w:r>
        <w:r>
          <w:rPr>
            <w:noProof/>
            <w:webHidden/>
          </w:rPr>
          <w:tab/>
        </w:r>
        <w:r>
          <w:rPr>
            <w:noProof/>
            <w:webHidden/>
          </w:rPr>
          <w:fldChar w:fldCharType="begin"/>
        </w:r>
        <w:r>
          <w:rPr>
            <w:noProof/>
            <w:webHidden/>
          </w:rPr>
          <w:instrText xml:space="preserve"> PAGEREF _Toc57705336 \h </w:instrText>
        </w:r>
      </w:ins>
      <w:r>
        <w:rPr>
          <w:noProof/>
          <w:webHidden/>
        </w:rPr>
      </w:r>
      <w:r>
        <w:rPr>
          <w:noProof/>
          <w:webHidden/>
        </w:rPr>
        <w:fldChar w:fldCharType="separate"/>
      </w:r>
      <w:ins w:id="134" w:author="Chris Smith" w:date="2020-12-01T08:54:00Z">
        <w:r>
          <w:rPr>
            <w:noProof/>
            <w:webHidden/>
          </w:rPr>
          <w:t>38</w:t>
        </w:r>
        <w:r>
          <w:rPr>
            <w:noProof/>
            <w:webHidden/>
          </w:rPr>
          <w:fldChar w:fldCharType="end"/>
        </w:r>
        <w:r w:rsidRPr="00522DA4">
          <w:rPr>
            <w:rStyle w:val="Hipercze"/>
            <w:noProof/>
          </w:rPr>
          <w:fldChar w:fldCharType="end"/>
        </w:r>
      </w:ins>
    </w:p>
    <w:p w14:paraId="7C5F2EE3" w14:textId="678C4BF5" w:rsidR="00E827EB" w:rsidRDefault="00E827EB">
      <w:pPr>
        <w:pStyle w:val="Spistreci2"/>
        <w:tabs>
          <w:tab w:val="left" w:pos="880"/>
          <w:tab w:val="right" w:leader="dot" w:pos="8777"/>
        </w:tabs>
        <w:rPr>
          <w:ins w:id="135" w:author="Chris Smith" w:date="2020-12-01T08:54:00Z"/>
          <w:rFonts w:asciiTheme="minorHAnsi" w:eastAsiaTheme="minorEastAsia" w:hAnsiTheme="minorHAnsi" w:cstheme="minorBidi"/>
          <w:noProof/>
          <w:szCs w:val="22"/>
        </w:rPr>
      </w:pPr>
      <w:ins w:id="136"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"_Toc57705337"</w:instrText>
        </w:r>
        <w:r w:rsidRPr="00522DA4">
          <w:rPr>
            <w:rStyle w:val="Hipercze"/>
            <w:noProof/>
          </w:rPr>
          <w:instrText xml:space="preserve"> </w:instrText>
        </w:r>
        <w:r w:rsidRPr="00522DA4">
          <w:rPr>
            <w:rStyle w:val="Hipercze"/>
            <w:noProof/>
          </w:rPr>
          <w:fldChar w:fldCharType="separate"/>
        </w:r>
        <w:r w:rsidRPr="00522DA4">
          <w:rPr>
            <w:rStyle w:val="Hipercze"/>
            <w:noProof/>
          </w:rPr>
          <w:t>3.6</w:t>
        </w:r>
        <w:r>
          <w:rPr>
            <w:rFonts w:asciiTheme="minorHAnsi" w:eastAsiaTheme="minorEastAsia" w:hAnsiTheme="minorHAnsi" w:cstheme="minorBidi"/>
            <w:noProof/>
            <w:szCs w:val="22"/>
          </w:rPr>
          <w:tab/>
        </w:r>
        <w:r w:rsidRPr="00522DA4">
          <w:rPr>
            <w:rStyle w:val="Hipercze"/>
            <w:noProof/>
          </w:rPr>
          <w:t>Implementation plan approach</w:t>
        </w:r>
        <w:r>
          <w:rPr>
            <w:noProof/>
            <w:webHidden/>
          </w:rPr>
          <w:tab/>
        </w:r>
        <w:r>
          <w:rPr>
            <w:noProof/>
            <w:webHidden/>
          </w:rPr>
          <w:fldChar w:fldCharType="begin"/>
        </w:r>
        <w:r>
          <w:rPr>
            <w:noProof/>
            <w:webHidden/>
          </w:rPr>
          <w:instrText xml:space="preserve"> PAGEREF _Toc57705337 \h </w:instrText>
        </w:r>
      </w:ins>
      <w:r>
        <w:rPr>
          <w:noProof/>
          <w:webHidden/>
        </w:rPr>
      </w:r>
      <w:r>
        <w:rPr>
          <w:noProof/>
          <w:webHidden/>
        </w:rPr>
        <w:fldChar w:fldCharType="separate"/>
      </w:r>
      <w:ins w:id="137" w:author="Chris Smith" w:date="2020-12-01T08:54:00Z">
        <w:r>
          <w:rPr>
            <w:noProof/>
            <w:webHidden/>
          </w:rPr>
          <w:t>38</w:t>
        </w:r>
        <w:r>
          <w:rPr>
            <w:noProof/>
            <w:webHidden/>
          </w:rPr>
          <w:fldChar w:fldCharType="end"/>
        </w:r>
        <w:r w:rsidRPr="00522DA4">
          <w:rPr>
            <w:rStyle w:val="Hipercze"/>
            <w:noProof/>
          </w:rPr>
          <w:fldChar w:fldCharType="end"/>
        </w:r>
      </w:ins>
    </w:p>
    <w:p w14:paraId="6A96C202" w14:textId="31051822" w:rsidR="00E827EB" w:rsidRDefault="00E827EB">
      <w:pPr>
        <w:pStyle w:val="Spistreci3"/>
        <w:tabs>
          <w:tab w:val="left" w:pos="1320"/>
          <w:tab w:val="right" w:leader="dot" w:pos="8777"/>
        </w:tabs>
        <w:rPr>
          <w:ins w:id="138" w:author="Chris Smith" w:date="2020-12-01T08:54:00Z"/>
          <w:rFonts w:asciiTheme="minorHAnsi" w:eastAsiaTheme="minorEastAsia" w:hAnsiTheme="minorHAnsi" w:cstheme="minorBidi"/>
          <w:noProof/>
          <w:szCs w:val="22"/>
        </w:rPr>
      </w:pPr>
      <w:ins w:id="139"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"_Toc57705338"</w:instrText>
        </w:r>
        <w:r w:rsidRPr="00522DA4">
          <w:rPr>
            <w:rStyle w:val="Hipercze"/>
            <w:noProof/>
          </w:rPr>
          <w:instrText xml:space="preserve"> </w:instrText>
        </w:r>
        <w:r w:rsidRPr="00522DA4">
          <w:rPr>
            <w:rStyle w:val="Hipercze"/>
            <w:noProof/>
          </w:rPr>
          <w:fldChar w:fldCharType="separate"/>
        </w:r>
        <w:r w:rsidRPr="00522DA4">
          <w:rPr>
            <w:rStyle w:val="Hipercze"/>
            <w:noProof/>
          </w:rPr>
          <w:t>3.6.1</w:t>
        </w:r>
        <w:r>
          <w:rPr>
            <w:rFonts w:asciiTheme="minorHAnsi" w:eastAsiaTheme="minorEastAsia" w:hAnsiTheme="minorHAnsi" w:cstheme="minorBidi"/>
            <w:noProof/>
            <w:szCs w:val="22"/>
          </w:rPr>
          <w:tab/>
        </w:r>
        <w:r w:rsidRPr="00522DA4">
          <w:rPr>
            <w:rStyle w:val="Hipercze"/>
            <w:noProof/>
          </w:rPr>
          <w:t>Implementation Phase I</w:t>
        </w:r>
        <w:r>
          <w:rPr>
            <w:noProof/>
            <w:webHidden/>
          </w:rPr>
          <w:tab/>
        </w:r>
        <w:r>
          <w:rPr>
            <w:noProof/>
            <w:webHidden/>
          </w:rPr>
          <w:fldChar w:fldCharType="begin"/>
        </w:r>
        <w:r>
          <w:rPr>
            <w:noProof/>
            <w:webHidden/>
          </w:rPr>
          <w:instrText xml:space="preserve"> PAGEREF _Toc57705338 \h </w:instrText>
        </w:r>
      </w:ins>
      <w:r>
        <w:rPr>
          <w:noProof/>
          <w:webHidden/>
        </w:rPr>
      </w:r>
      <w:r>
        <w:rPr>
          <w:noProof/>
          <w:webHidden/>
        </w:rPr>
        <w:fldChar w:fldCharType="separate"/>
      </w:r>
      <w:ins w:id="140" w:author="Chris Smith" w:date="2020-12-01T08:54:00Z">
        <w:r>
          <w:rPr>
            <w:noProof/>
            <w:webHidden/>
          </w:rPr>
          <w:t>39</w:t>
        </w:r>
        <w:r>
          <w:rPr>
            <w:noProof/>
            <w:webHidden/>
          </w:rPr>
          <w:fldChar w:fldCharType="end"/>
        </w:r>
        <w:r w:rsidRPr="00522DA4">
          <w:rPr>
            <w:rStyle w:val="Hipercze"/>
            <w:noProof/>
          </w:rPr>
          <w:fldChar w:fldCharType="end"/>
        </w:r>
      </w:ins>
    </w:p>
    <w:p w14:paraId="349DB732" w14:textId="7E65D64E" w:rsidR="00E827EB" w:rsidRDefault="00E827EB">
      <w:pPr>
        <w:pStyle w:val="Spistreci3"/>
        <w:tabs>
          <w:tab w:val="left" w:pos="1320"/>
          <w:tab w:val="right" w:leader="dot" w:pos="8777"/>
        </w:tabs>
        <w:rPr>
          <w:ins w:id="141" w:author="Chris Smith" w:date="2020-12-01T08:54:00Z"/>
          <w:rFonts w:asciiTheme="minorHAnsi" w:eastAsiaTheme="minorEastAsia" w:hAnsiTheme="minorHAnsi" w:cstheme="minorBidi"/>
          <w:noProof/>
          <w:szCs w:val="22"/>
        </w:rPr>
      </w:pPr>
      <w:ins w:id="142"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"_Toc57705339"</w:instrText>
        </w:r>
        <w:r w:rsidRPr="00522DA4">
          <w:rPr>
            <w:rStyle w:val="Hipercze"/>
            <w:noProof/>
          </w:rPr>
          <w:instrText xml:space="preserve"> </w:instrText>
        </w:r>
        <w:r w:rsidRPr="00522DA4">
          <w:rPr>
            <w:rStyle w:val="Hipercze"/>
            <w:noProof/>
          </w:rPr>
          <w:fldChar w:fldCharType="separate"/>
        </w:r>
        <w:r w:rsidRPr="00522DA4">
          <w:rPr>
            <w:rStyle w:val="Hipercze"/>
            <w:noProof/>
          </w:rPr>
          <w:t>3.6.2</w:t>
        </w:r>
        <w:r>
          <w:rPr>
            <w:rFonts w:asciiTheme="minorHAnsi" w:eastAsiaTheme="minorEastAsia" w:hAnsiTheme="minorHAnsi" w:cstheme="minorBidi"/>
            <w:noProof/>
            <w:szCs w:val="22"/>
          </w:rPr>
          <w:tab/>
        </w:r>
        <w:r w:rsidRPr="00522DA4">
          <w:rPr>
            <w:rStyle w:val="Hipercze"/>
            <w:noProof/>
          </w:rPr>
          <w:t>Implementation Phase II</w:t>
        </w:r>
        <w:r>
          <w:rPr>
            <w:noProof/>
            <w:webHidden/>
          </w:rPr>
          <w:tab/>
        </w:r>
        <w:r>
          <w:rPr>
            <w:noProof/>
            <w:webHidden/>
          </w:rPr>
          <w:fldChar w:fldCharType="begin"/>
        </w:r>
        <w:r>
          <w:rPr>
            <w:noProof/>
            <w:webHidden/>
          </w:rPr>
          <w:instrText xml:space="preserve"> PAGEREF _Toc57705339 \h </w:instrText>
        </w:r>
      </w:ins>
      <w:r>
        <w:rPr>
          <w:noProof/>
          <w:webHidden/>
        </w:rPr>
      </w:r>
      <w:r>
        <w:rPr>
          <w:noProof/>
          <w:webHidden/>
        </w:rPr>
        <w:fldChar w:fldCharType="separate"/>
      </w:r>
      <w:ins w:id="143" w:author="Chris Smith" w:date="2020-12-01T08:54:00Z">
        <w:r>
          <w:rPr>
            <w:noProof/>
            <w:webHidden/>
          </w:rPr>
          <w:t>41</w:t>
        </w:r>
        <w:r>
          <w:rPr>
            <w:noProof/>
            <w:webHidden/>
          </w:rPr>
          <w:fldChar w:fldCharType="end"/>
        </w:r>
        <w:r w:rsidRPr="00522DA4">
          <w:rPr>
            <w:rStyle w:val="Hipercze"/>
            <w:noProof/>
          </w:rPr>
          <w:fldChar w:fldCharType="end"/>
        </w:r>
      </w:ins>
    </w:p>
    <w:p w14:paraId="2189C54B" w14:textId="164B2ABC" w:rsidR="00E827EB" w:rsidRDefault="00E827EB">
      <w:pPr>
        <w:pStyle w:val="Spistreci2"/>
        <w:tabs>
          <w:tab w:val="left" w:pos="880"/>
          <w:tab w:val="right" w:leader="dot" w:pos="8777"/>
        </w:tabs>
        <w:rPr>
          <w:ins w:id="144" w:author="Chris Smith" w:date="2020-12-01T08:54:00Z"/>
          <w:rFonts w:asciiTheme="minorHAnsi" w:eastAsiaTheme="minorEastAsia" w:hAnsiTheme="minorHAnsi" w:cstheme="minorBidi"/>
          <w:noProof/>
          <w:szCs w:val="22"/>
        </w:rPr>
      </w:pPr>
      <w:ins w:id="145"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"_Toc57705340"</w:instrText>
        </w:r>
        <w:r w:rsidRPr="00522DA4">
          <w:rPr>
            <w:rStyle w:val="Hipercze"/>
            <w:noProof/>
          </w:rPr>
          <w:instrText xml:space="preserve"> </w:instrText>
        </w:r>
        <w:r w:rsidRPr="00522DA4">
          <w:rPr>
            <w:rStyle w:val="Hipercze"/>
            <w:noProof/>
          </w:rPr>
          <w:fldChar w:fldCharType="separate"/>
        </w:r>
        <w:r w:rsidRPr="00522DA4">
          <w:rPr>
            <w:rStyle w:val="Hipercze"/>
            <w:noProof/>
          </w:rPr>
          <w:t>3.7</w:t>
        </w:r>
        <w:r>
          <w:rPr>
            <w:rFonts w:asciiTheme="minorHAnsi" w:eastAsiaTheme="minorEastAsia" w:hAnsiTheme="minorHAnsi" w:cstheme="minorBidi"/>
            <w:noProof/>
            <w:szCs w:val="22"/>
          </w:rPr>
          <w:tab/>
        </w:r>
        <w:r w:rsidRPr="00522DA4">
          <w:rPr>
            <w:rStyle w:val="Hipercze"/>
            <w:noProof/>
          </w:rPr>
          <w:t>Challenges to be addressed</w:t>
        </w:r>
        <w:r>
          <w:rPr>
            <w:noProof/>
            <w:webHidden/>
          </w:rPr>
          <w:tab/>
        </w:r>
        <w:r>
          <w:rPr>
            <w:noProof/>
            <w:webHidden/>
          </w:rPr>
          <w:fldChar w:fldCharType="begin"/>
        </w:r>
        <w:r>
          <w:rPr>
            <w:noProof/>
            <w:webHidden/>
          </w:rPr>
          <w:instrText xml:space="preserve"> PAGEREF _Toc57705340 \h </w:instrText>
        </w:r>
      </w:ins>
      <w:r>
        <w:rPr>
          <w:noProof/>
          <w:webHidden/>
        </w:rPr>
      </w:r>
      <w:r>
        <w:rPr>
          <w:noProof/>
          <w:webHidden/>
        </w:rPr>
        <w:fldChar w:fldCharType="separate"/>
      </w:r>
      <w:ins w:id="146" w:author="Chris Smith" w:date="2020-12-01T08:54:00Z">
        <w:r>
          <w:rPr>
            <w:noProof/>
            <w:webHidden/>
          </w:rPr>
          <w:t>41</w:t>
        </w:r>
        <w:r>
          <w:rPr>
            <w:noProof/>
            <w:webHidden/>
          </w:rPr>
          <w:fldChar w:fldCharType="end"/>
        </w:r>
        <w:r w:rsidRPr="00522DA4">
          <w:rPr>
            <w:rStyle w:val="Hipercze"/>
            <w:noProof/>
          </w:rPr>
          <w:fldChar w:fldCharType="end"/>
        </w:r>
      </w:ins>
    </w:p>
    <w:p w14:paraId="3D6296B4" w14:textId="69B552A9" w:rsidR="00E827EB" w:rsidRDefault="00E827EB">
      <w:pPr>
        <w:pStyle w:val="Spistreci1"/>
        <w:tabs>
          <w:tab w:val="left" w:pos="440"/>
        </w:tabs>
        <w:rPr>
          <w:ins w:id="147" w:author="Chris Smith" w:date="2020-12-01T08:54:00Z"/>
          <w:rFonts w:asciiTheme="minorHAnsi" w:eastAsiaTheme="minorEastAsia" w:hAnsiTheme="minorHAnsi" w:cstheme="minorBidi"/>
          <w:noProof/>
          <w:szCs w:val="22"/>
        </w:rPr>
      </w:pPr>
      <w:ins w:id="148"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"_Toc57705341"</w:instrText>
        </w:r>
        <w:r w:rsidRPr="00522DA4">
          <w:rPr>
            <w:rStyle w:val="Hipercze"/>
            <w:noProof/>
          </w:rPr>
          <w:instrText xml:space="preserve"> </w:instrText>
        </w:r>
        <w:r w:rsidRPr="00522DA4">
          <w:rPr>
            <w:rStyle w:val="Hipercze"/>
            <w:noProof/>
          </w:rPr>
          <w:fldChar w:fldCharType="separate"/>
        </w:r>
        <w:r w:rsidRPr="00522DA4">
          <w:rPr>
            <w:rStyle w:val="Hipercze"/>
            <w:noProof/>
          </w:rPr>
          <w:t>4</w:t>
        </w:r>
        <w:r>
          <w:rPr>
            <w:rFonts w:asciiTheme="minorHAnsi" w:eastAsiaTheme="minorEastAsia" w:hAnsiTheme="minorHAnsi" w:cstheme="minorBidi"/>
            <w:noProof/>
            <w:szCs w:val="22"/>
          </w:rPr>
          <w:tab/>
        </w:r>
        <w:r w:rsidRPr="00522DA4">
          <w:rPr>
            <w:rStyle w:val="Hipercze"/>
            <w:noProof/>
          </w:rPr>
          <w:t>Next steps for eProcurement reform implementation</w:t>
        </w:r>
        <w:r>
          <w:rPr>
            <w:noProof/>
            <w:webHidden/>
          </w:rPr>
          <w:tab/>
        </w:r>
        <w:r>
          <w:rPr>
            <w:noProof/>
            <w:webHidden/>
          </w:rPr>
          <w:fldChar w:fldCharType="begin"/>
        </w:r>
        <w:r>
          <w:rPr>
            <w:noProof/>
            <w:webHidden/>
          </w:rPr>
          <w:instrText xml:space="preserve"> PAGEREF _Toc57705341 \h </w:instrText>
        </w:r>
      </w:ins>
      <w:r>
        <w:rPr>
          <w:noProof/>
          <w:webHidden/>
        </w:rPr>
      </w:r>
      <w:r>
        <w:rPr>
          <w:noProof/>
          <w:webHidden/>
        </w:rPr>
        <w:fldChar w:fldCharType="separate"/>
      </w:r>
      <w:ins w:id="149" w:author="Chris Smith" w:date="2020-12-01T08:54:00Z">
        <w:r>
          <w:rPr>
            <w:noProof/>
            <w:webHidden/>
          </w:rPr>
          <w:t>45</w:t>
        </w:r>
        <w:r>
          <w:rPr>
            <w:noProof/>
            <w:webHidden/>
          </w:rPr>
          <w:fldChar w:fldCharType="end"/>
        </w:r>
        <w:r w:rsidRPr="00522DA4">
          <w:rPr>
            <w:rStyle w:val="Hipercze"/>
            <w:noProof/>
          </w:rPr>
          <w:fldChar w:fldCharType="end"/>
        </w:r>
      </w:ins>
    </w:p>
    <w:p w14:paraId="0A3C43AC" w14:textId="20BD80B8" w:rsidR="00E827EB" w:rsidRDefault="00E827EB">
      <w:pPr>
        <w:pStyle w:val="Spistreci1"/>
        <w:tabs>
          <w:tab w:val="left" w:pos="440"/>
        </w:tabs>
        <w:rPr>
          <w:ins w:id="150" w:author="Chris Smith" w:date="2020-12-01T08:54:00Z"/>
          <w:rFonts w:asciiTheme="minorHAnsi" w:eastAsiaTheme="minorEastAsia" w:hAnsiTheme="minorHAnsi" w:cstheme="minorBidi"/>
          <w:noProof/>
          <w:szCs w:val="22"/>
        </w:rPr>
      </w:pPr>
      <w:ins w:id="151"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"_Toc57705342"</w:instrText>
        </w:r>
        <w:r w:rsidRPr="00522DA4">
          <w:rPr>
            <w:rStyle w:val="Hipercze"/>
            <w:noProof/>
          </w:rPr>
          <w:instrText xml:space="preserve"> </w:instrText>
        </w:r>
        <w:r w:rsidRPr="00522DA4">
          <w:rPr>
            <w:rStyle w:val="Hipercze"/>
            <w:noProof/>
          </w:rPr>
          <w:fldChar w:fldCharType="separate"/>
        </w:r>
        <w:r w:rsidRPr="00522DA4">
          <w:rPr>
            <w:rStyle w:val="Hipercze"/>
            <w:noProof/>
          </w:rPr>
          <w:t>5</w:t>
        </w:r>
        <w:r>
          <w:rPr>
            <w:rFonts w:asciiTheme="minorHAnsi" w:eastAsiaTheme="minorEastAsia" w:hAnsiTheme="minorHAnsi" w:cstheme="minorBidi"/>
            <w:noProof/>
            <w:szCs w:val="22"/>
          </w:rPr>
          <w:tab/>
        </w:r>
        <w:r w:rsidRPr="00522DA4">
          <w:rPr>
            <w:rStyle w:val="Hipercze"/>
            <w:noProof/>
          </w:rPr>
          <w:t>Annexes</w:t>
        </w:r>
        <w:r>
          <w:rPr>
            <w:noProof/>
            <w:webHidden/>
          </w:rPr>
          <w:tab/>
        </w:r>
        <w:r>
          <w:rPr>
            <w:noProof/>
            <w:webHidden/>
          </w:rPr>
          <w:fldChar w:fldCharType="begin"/>
        </w:r>
        <w:r>
          <w:rPr>
            <w:noProof/>
            <w:webHidden/>
          </w:rPr>
          <w:instrText xml:space="preserve"> PAGEREF _Toc57705342 \h </w:instrText>
        </w:r>
      </w:ins>
      <w:r>
        <w:rPr>
          <w:noProof/>
          <w:webHidden/>
        </w:rPr>
      </w:r>
      <w:r>
        <w:rPr>
          <w:noProof/>
          <w:webHidden/>
        </w:rPr>
        <w:fldChar w:fldCharType="separate"/>
      </w:r>
      <w:ins w:id="152" w:author="Chris Smith" w:date="2020-12-01T08:54:00Z">
        <w:r>
          <w:rPr>
            <w:noProof/>
            <w:webHidden/>
          </w:rPr>
          <w:t>46</w:t>
        </w:r>
        <w:r>
          <w:rPr>
            <w:noProof/>
            <w:webHidden/>
          </w:rPr>
          <w:fldChar w:fldCharType="end"/>
        </w:r>
        <w:r w:rsidRPr="00522DA4">
          <w:rPr>
            <w:rStyle w:val="Hipercze"/>
            <w:noProof/>
          </w:rPr>
          <w:fldChar w:fldCharType="end"/>
        </w:r>
      </w:ins>
    </w:p>
    <w:p w14:paraId="44FCCD83" w14:textId="68297AB0" w:rsidR="00E827EB" w:rsidRDefault="00E827EB">
      <w:pPr>
        <w:pStyle w:val="Spistreci2"/>
        <w:tabs>
          <w:tab w:val="left" w:pos="880"/>
          <w:tab w:val="right" w:leader="dot" w:pos="8777"/>
        </w:tabs>
        <w:rPr>
          <w:ins w:id="153" w:author="Chris Smith" w:date="2020-12-01T08:54:00Z"/>
          <w:rFonts w:asciiTheme="minorHAnsi" w:eastAsiaTheme="minorEastAsia" w:hAnsiTheme="minorHAnsi" w:cstheme="minorBidi"/>
          <w:noProof/>
          <w:szCs w:val="22"/>
        </w:rPr>
      </w:pPr>
      <w:ins w:id="154"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"_Toc57705343"</w:instrText>
        </w:r>
        <w:r w:rsidRPr="00522DA4">
          <w:rPr>
            <w:rStyle w:val="Hipercze"/>
            <w:noProof/>
          </w:rPr>
          <w:instrText xml:space="preserve"> </w:instrText>
        </w:r>
        <w:r w:rsidRPr="00522DA4">
          <w:rPr>
            <w:rStyle w:val="Hipercze"/>
            <w:noProof/>
          </w:rPr>
          <w:fldChar w:fldCharType="separate"/>
        </w:r>
        <w:r w:rsidRPr="00522DA4">
          <w:rPr>
            <w:rStyle w:val="Hipercze"/>
            <w:noProof/>
          </w:rPr>
          <w:t>5.1</w:t>
        </w:r>
        <w:r>
          <w:rPr>
            <w:rFonts w:asciiTheme="minorHAnsi" w:eastAsiaTheme="minorEastAsia" w:hAnsiTheme="minorHAnsi" w:cstheme="minorBidi"/>
            <w:noProof/>
            <w:szCs w:val="22"/>
          </w:rPr>
          <w:tab/>
        </w:r>
        <w:r w:rsidRPr="00522DA4">
          <w:rPr>
            <w:rStyle w:val="Hipercze"/>
            <w:noProof/>
          </w:rPr>
          <w:t>Annex I - Functionalities description</w:t>
        </w:r>
        <w:r>
          <w:rPr>
            <w:noProof/>
            <w:webHidden/>
          </w:rPr>
          <w:tab/>
        </w:r>
        <w:r>
          <w:rPr>
            <w:noProof/>
            <w:webHidden/>
          </w:rPr>
          <w:fldChar w:fldCharType="begin"/>
        </w:r>
        <w:r>
          <w:rPr>
            <w:noProof/>
            <w:webHidden/>
          </w:rPr>
          <w:instrText xml:space="preserve"> PAGEREF _Toc57705343 \h </w:instrText>
        </w:r>
      </w:ins>
      <w:r>
        <w:rPr>
          <w:noProof/>
          <w:webHidden/>
        </w:rPr>
      </w:r>
      <w:r>
        <w:rPr>
          <w:noProof/>
          <w:webHidden/>
        </w:rPr>
        <w:fldChar w:fldCharType="separate"/>
      </w:r>
      <w:ins w:id="155" w:author="Chris Smith" w:date="2020-12-01T08:54:00Z">
        <w:r>
          <w:rPr>
            <w:noProof/>
            <w:webHidden/>
          </w:rPr>
          <w:t>46</w:t>
        </w:r>
        <w:r>
          <w:rPr>
            <w:noProof/>
            <w:webHidden/>
          </w:rPr>
          <w:fldChar w:fldCharType="end"/>
        </w:r>
        <w:r w:rsidRPr="00522DA4">
          <w:rPr>
            <w:rStyle w:val="Hipercze"/>
            <w:noProof/>
          </w:rPr>
          <w:fldChar w:fldCharType="end"/>
        </w:r>
      </w:ins>
    </w:p>
    <w:p w14:paraId="316504FD" w14:textId="078665F0" w:rsidR="00E827EB" w:rsidRDefault="00E827EB">
      <w:pPr>
        <w:pStyle w:val="Spistreci2"/>
        <w:tabs>
          <w:tab w:val="left" w:pos="880"/>
          <w:tab w:val="right" w:leader="dot" w:pos="8777"/>
        </w:tabs>
        <w:rPr>
          <w:ins w:id="156" w:author="Chris Smith" w:date="2020-12-01T08:54:00Z"/>
          <w:rFonts w:asciiTheme="minorHAnsi" w:eastAsiaTheme="minorEastAsia" w:hAnsiTheme="minorHAnsi" w:cstheme="minorBidi"/>
          <w:noProof/>
          <w:szCs w:val="22"/>
        </w:rPr>
      </w:pPr>
      <w:ins w:id="157" w:author="Chris Smith" w:date="2020-12-01T08:54:00Z">
        <w:r w:rsidRPr="00522DA4">
          <w:rPr>
            <w:rStyle w:val="Hipercze"/>
            <w:noProof/>
          </w:rPr>
          <w:fldChar w:fldCharType="begin"/>
        </w:r>
        <w:r w:rsidRPr="00522DA4">
          <w:rPr>
            <w:rStyle w:val="Hipercze"/>
            <w:noProof/>
          </w:rPr>
          <w:instrText xml:space="preserve"> </w:instrText>
        </w:r>
        <w:r>
          <w:rPr>
            <w:noProof/>
          </w:rPr>
          <w:instrText>HYPERLINK \l "_Toc57705344"</w:instrText>
        </w:r>
        <w:r w:rsidRPr="00522DA4">
          <w:rPr>
            <w:rStyle w:val="Hipercze"/>
            <w:noProof/>
          </w:rPr>
          <w:instrText xml:space="preserve"> </w:instrText>
        </w:r>
        <w:r w:rsidRPr="00522DA4">
          <w:rPr>
            <w:rStyle w:val="Hipercze"/>
            <w:noProof/>
          </w:rPr>
          <w:fldChar w:fldCharType="separate"/>
        </w:r>
        <w:r w:rsidRPr="00522DA4">
          <w:rPr>
            <w:rStyle w:val="Hipercze"/>
            <w:noProof/>
          </w:rPr>
          <w:t>5.2</w:t>
        </w:r>
        <w:r>
          <w:rPr>
            <w:rFonts w:asciiTheme="minorHAnsi" w:eastAsiaTheme="minorEastAsia" w:hAnsiTheme="minorHAnsi" w:cstheme="minorBidi"/>
            <w:noProof/>
            <w:szCs w:val="22"/>
          </w:rPr>
          <w:tab/>
        </w:r>
        <w:r w:rsidRPr="00522DA4">
          <w:rPr>
            <w:rStyle w:val="Hipercze"/>
            <w:noProof/>
          </w:rPr>
          <w:t>Annex II - Case study: Moldova MTender implementation</w:t>
        </w:r>
        <w:r>
          <w:rPr>
            <w:noProof/>
            <w:webHidden/>
          </w:rPr>
          <w:tab/>
        </w:r>
        <w:r>
          <w:rPr>
            <w:noProof/>
            <w:webHidden/>
          </w:rPr>
          <w:fldChar w:fldCharType="begin"/>
        </w:r>
        <w:r>
          <w:rPr>
            <w:noProof/>
            <w:webHidden/>
          </w:rPr>
          <w:instrText xml:space="preserve"> PAGEREF _Toc57705344 \h </w:instrText>
        </w:r>
      </w:ins>
      <w:r>
        <w:rPr>
          <w:noProof/>
          <w:webHidden/>
        </w:rPr>
      </w:r>
      <w:r>
        <w:rPr>
          <w:noProof/>
          <w:webHidden/>
        </w:rPr>
        <w:fldChar w:fldCharType="separate"/>
      </w:r>
      <w:ins w:id="158" w:author="Chris Smith" w:date="2020-12-01T08:54:00Z">
        <w:r>
          <w:rPr>
            <w:noProof/>
            <w:webHidden/>
          </w:rPr>
          <w:t>47</w:t>
        </w:r>
        <w:r>
          <w:rPr>
            <w:noProof/>
            <w:webHidden/>
          </w:rPr>
          <w:fldChar w:fldCharType="end"/>
        </w:r>
        <w:r w:rsidRPr="00522DA4">
          <w:rPr>
            <w:rStyle w:val="Hipercze"/>
            <w:noProof/>
          </w:rPr>
          <w:fldChar w:fldCharType="end"/>
        </w:r>
      </w:ins>
    </w:p>
    <w:p w14:paraId="5356F7FF" w14:textId="0B7D350E" w:rsidR="00510C26" w:rsidRPr="00C930FC" w:rsidDel="00E827EB" w:rsidRDefault="00510C26" w:rsidP="00510C26">
      <w:pPr>
        <w:pStyle w:val="Spistreci1"/>
        <w:rPr>
          <w:del w:id="159" w:author="Chris Smith" w:date="2020-12-01T08:54:00Z"/>
          <w:rFonts w:eastAsiaTheme="minorEastAsia"/>
          <w:noProof/>
          <w:szCs w:val="22"/>
        </w:rPr>
      </w:pPr>
    </w:p>
    <w:p w14:paraId="4A74E2C7" w14:textId="32FAE55A" w:rsidR="00510C26" w:rsidRPr="00C930FC" w:rsidDel="00E827EB" w:rsidRDefault="00C67167">
      <w:pPr>
        <w:pStyle w:val="Spistreci1"/>
        <w:tabs>
          <w:tab w:val="left" w:pos="440"/>
        </w:tabs>
        <w:rPr>
          <w:del w:id="160" w:author="Chris Smith" w:date="2020-12-01T08:54:00Z"/>
          <w:rFonts w:eastAsiaTheme="minorEastAsia"/>
          <w:noProof/>
          <w:szCs w:val="22"/>
        </w:rPr>
      </w:pPr>
      <w:del w:id="161" w:author="Chris Smith" w:date="2020-12-01T08:54:00Z">
        <w:r w:rsidDel="00E827EB">
          <w:rPr>
            <w:noProof/>
          </w:rPr>
          <w:fldChar w:fldCharType="begin"/>
        </w:r>
        <w:r w:rsidDel="00E827EB">
          <w:rPr>
            <w:noProof/>
          </w:rPr>
          <w:delInstrText xml:space="preserve"> HYPERLINK \l "_Toc31289741" </w:delInstrText>
        </w:r>
        <w:r w:rsidDel="00E827EB">
          <w:rPr>
            <w:noProof/>
          </w:rPr>
          <w:fldChar w:fldCharType="separate"/>
        </w:r>
      </w:del>
      <w:ins w:id="162" w:author="Chris Smith" w:date="2020-12-01T08:54:00Z">
        <w:r w:rsidR="00E827EB">
          <w:rPr>
            <w:b/>
            <w:bCs/>
            <w:noProof/>
            <w:lang w:val="en-US"/>
          </w:rPr>
          <w:t>Error! Hyperlink reference not valid.</w:t>
        </w:r>
      </w:ins>
      <w:del w:id="163" w:author="Chris Smith" w:date="2020-12-01T08:54:00Z">
        <w:r w:rsidR="00510C26" w:rsidRPr="00C930FC" w:rsidDel="00E827EB">
          <w:rPr>
            <w:rStyle w:val="Hipercze"/>
            <w:rFonts w:ascii="Times New Roman" w:hAnsi="Times New Roman"/>
            <w:noProof/>
          </w:rPr>
          <w:delText>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Objectives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_Toc31289741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w:delText>
        </w:r>
        <w:r w:rsidR="00510C26" w:rsidRPr="00C930FC" w:rsidDel="00E827EB">
          <w:rPr>
            <w:noProof/>
            <w:webHidden/>
          </w:rPr>
          <w:fldChar w:fldCharType="end"/>
        </w:r>
        <w:r w:rsidDel="00E827EB">
          <w:rPr>
            <w:noProof/>
          </w:rPr>
          <w:fldChar w:fldCharType="end"/>
        </w:r>
      </w:del>
    </w:p>
    <w:p w14:paraId="012CD0C7" w14:textId="7685E6F8" w:rsidR="00510C26" w:rsidRPr="00C930FC" w:rsidDel="00E827EB" w:rsidRDefault="00C67167">
      <w:pPr>
        <w:pStyle w:val="Spistreci1"/>
        <w:tabs>
          <w:tab w:val="left" w:pos="440"/>
        </w:tabs>
        <w:rPr>
          <w:del w:id="164" w:author="Chris Smith" w:date="2020-12-01T08:54:00Z"/>
          <w:rFonts w:eastAsiaTheme="minorEastAsia"/>
          <w:noProof/>
          <w:szCs w:val="22"/>
        </w:rPr>
      </w:pPr>
      <w:del w:id="165" w:author="Chris Smith" w:date="2020-12-01T08:54:00Z">
        <w:r w:rsidDel="00E827EB">
          <w:rPr>
            <w:noProof/>
          </w:rPr>
          <w:fldChar w:fldCharType="begin"/>
        </w:r>
        <w:r w:rsidDel="00E827EB">
          <w:rPr>
            <w:noProof/>
          </w:rPr>
          <w:delInstrText xml:space="preserve"> HYPERLINK \l "_Toc31289742" </w:delInstrText>
        </w:r>
        <w:r w:rsidDel="00E827EB">
          <w:rPr>
            <w:noProof/>
          </w:rPr>
          <w:fldChar w:fldCharType="separate"/>
        </w:r>
      </w:del>
      <w:ins w:id="166" w:author="Chris Smith" w:date="2020-12-01T08:54:00Z">
        <w:r w:rsidR="00E827EB">
          <w:rPr>
            <w:b/>
            <w:bCs/>
            <w:noProof/>
            <w:lang w:val="en-US"/>
          </w:rPr>
          <w:t>Error! Hyperlink reference not valid.</w:t>
        </w:r>
      </w:ins>
      <w:del w:id="167" w:author="Chris Smith" w:date="2020-12-01T08:54:00Z">
        <w:r w:rsidR="00510C26" w:rsidRPr="00C930FC" w:rsidDel="00E827EB">
          <w:rPr>
            <w:rStyle w:val="Hipercze"/>
            <w:rFonts w:ascii="Times New Roman" w:hAnsi="Times New Roman"/>
            <w:noProof/>
          </w:rPr>
          <w:delText>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Background</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_Toc31289742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5</w:delText>
        </w:r>
        <w:r w:rsidR="00510C26" w:rsidRPr="00C930FC" w:rsidDel="00E827EB">
          <w:rPr>
            <w:noProof/>
            <w:webHidden/>
          </w:rPr>
          <w:fldChar w:fldCharType="end"/>
        </w:r>
        <w:r w:rsidDel="00E827EB">
          <w:rPr>
            <w:noProof/>
          </w:rPr>
          <w:fldChar w:fldCharType="end"/>
        </w:r>
      </w:del>
    </w:p>
    <w:p w14:paraId="2F5205A9" w14:textId="70974349" w:rsidR="00510C26" w:rsidRPr="00C930FC" w:rsidDel="00E827EB" w:rsidRDefault="00C67167">
      <w:pPr>
        <w:pStyle w:val="Spistreci2"/>
        <w:tabs>
          <w:tab w:val="left" w:pos="880"/>
          <w:tab w:val="right" w:leader="dot" w:pos="8777"/>
        </w:tabs>
        <w:rPr>
          <w:del w:id="168" w:author="Chris Smith" w:date="2020-12-01T08:54:00Z"/>
          <w:rFonts w:eastAsiaTheme="minorEastAsia"/>
          <w:noProof/>
          <w:szCs w:val="22"/>
        </w:rPr>
      </w:pPr>
      <w:del w:id="169" w:author="Chris Smith" w:date="2020-12-01T08:54:00Z">
        <w:r w:rsidDel="00E827EB">
          <w:rPr>
            <w:noProof/>
          </w:rPr>
          <w:fldChar w:fldCharType="begin"/>
        </w:r>
        <w:r w:rsidDel="00E827EB">
          <w:rPr>
            <w:noProof/>
          </w:rPr>
          <w:delInstrText xml:space="preserve"> HYPERLINK \l "_Toc31289743" </w:delInstrText>
        </w:r>
        <w:r w:rsidDel="00E827EB">
          <w:rPr>
            <w:noProof/>
          </w:rPr>
          <w:fldChar w:fldCharType="separate"/>
        </w:r>
      </w:del>
      <w:ins w:id="170" w:author="Chris Smith" w:date="2020-12-01T08:54:00Z">
        <w:r w:rsidR="00E827EB">
          <w:rPr>
            <w:b/>
            <w:bCs/>
            <w:noProof/>
            <w:lang w:val="en-US"/>
          </w:rPr>
          <w:t>Error! Hyperlink reference not valid.</w:t>
        </w:r>
      </w:ins>
      <w:del w:id="171" w:author="Chris Smith" w:date="2020-12-01T08:54:00Z">
        <w:r w:rsidR="00510C26" w:rsidRPr="00C930FC" w:rsidDel="00E827EB">
          <w:rPr>
            <w:rStyle w:val="Hipercze"/>
            <w:rFonts w:ascii="Times New Roman" w:hAnsi="Times New Roman"/>
            <w:noProof/>
          </w:rPr>
          <w:delText>2.1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Case study: Moldova MTender implementation</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_Toc31289743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5</w:delText>
        </w:r>
        <w:r w:rsidR="00510C26" w:rsidRPr="00C930FC" w:rsidDel="00E827EB">
          <w:rPr>
            <w:noProof/>
            <w:webHidden/>
          </w:rPr>
          <w:fldChar w:fldCharType="end"/>
        </w:r>
        <w:r w:rsidDel="00E827EB">
          <w:rPr>
            <w:noProof/>
          </w:rPr>
          <w:fldChar w:fldCharType="end"/>
        </w:r>
      </w:del>
    </w:p>
    <w:p w14:paraId="78AFF40B" w14:textId="0DDE16C0" w:rsidR="00510C26" w:rsidRPr="00C930FC" w:rsidDel="00E827EB" w:rsidRDefault="00C67167">
      <w:pPr>
        <w:pStyle w:val="Spistreci2"/>
        <w:tabs>
          <w:tab w:val="left" w:pos="880"/>
          <w:tab w:val="right" w:leader="dot" w:pos="8777"/>
        </w:tabs>
        <w:rPr>
          <w:del w:id="172" w:author="Chris Smith" w:date="2020-12-01T08:54:00Z"/>
          <w:rFonts w:eastAsiaTheme="minorEastAsia"/>
          <w:noProof/>
          <w:szCs w:val="22"/>
        </w:rPr>
      </w:pPr>
      <w:del w:id="173" w:author="Chris Smith" w:date="2020-12-01T08:54:00Z">
        <w:r w:rsidDel="00E827EB">
          <w:rPr>
            <w:noProof/>
          </w:rPr>
          <w:fldChar w:fldCharType="begin"/>
        </w:r>
        <w:r w:rsidDel="00E827EB">
          <w:rPr>
            <w:noProof/>
          </w:rPr>
          <w:delInstrText xml:space="preserve"> HYPERLINK \l "_Toc31289744" </w:delInstrText>
        </w:r>
        <w:r w:rsidDel="00E827EB">
          <w:rPr>
            <w:noProof/>
          </w:rPr>
          <w:fldChar w:fldCharType="separate"/>
        </w:r>
      </w:del>
      <w:ins w:id="174" w:author="Chris Smith" w:date="2020-12-01T08:54:00Z">
        <w:r w:rsidR="00E827EB">
          <w:rPr>
            <w:b/>
            <w:bCs/>
            <w:noProof/>
            <w:lang w:val="en-US"/>
          </w:rPr>
          <w:t>Error! Hyperlink reference not valid.</w:t>
        </w:r>
      </w:ins>
      <w:del w:id="175" w:author="Chris Smith" w:date="2020-12-01T08:54:00Z">
        <w:r w:rsidR="00510C26" w:rsidRPr="00C930FC" w:rsidDel="00E827EB">
          <w:rPr>
            <w:rStyle w:val="Hipercze"/>
            <w:rFonts w:ascii="Times New Roman" w:hAnsi="Times New Roman"/>
            <w:noProof/>
          </w:rPr>
          <w:delText>2.2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Key findings from previous experiences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_Toc31289744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10</w:delText>
        </w:r>
        <w:r w:rsidR="00510C26" w:rsidRPr="00C930FC" w:rsidDel="00E827EB">
          <w:rPr>
            <w:noProof/>
            <w:webHidden/>
          </w:rPr>
          <w:fldChar w:fldCharType="end"/>
        </w:r>
        <w:r w:rsidDel="00E827EB">
          <w:rPr>
            <w:noProof/>
          </w:rPr>
          <w:fldChar w:fldCharType="end"/>
        </w:r>
      </w:del>
    </w:p>
    <w:p w14:paraId="11323290" w14:textId="67C79A90" w:rsidR="00510C26" w:rsidRPr="00C930FC" w:rsidDel="00E827EB" w:rsidRDefault="00C67167">
      <w:pPr>
        <w:pStyle w:val="Spistreci1"/>
        <w:tabs>
          <w:tab w:val="left" w:pos="440"/>
        </w:tabs>
        <w:rPr>
          <w:del w:id="176" w:author="Chris Smith" w:date="2020-12-01T08:54:00Z"/>
          <w:rFonts w:eastAsiaTheme="minorEastAsia"/>
          <w:noProof/>
          <w:szCs w:val="22"/>
        </w:rPr>
      </w:pPr>
      <w:del w:id="177" w:author="Chris Smith" w:date="2020-12-01T08:54:00Z">
        <w:r w:rsidDel="00E827EB">
          <w:rPr>
            <w:noProof/>
          </w:rPr>
          <w:fldChar w:fldCharType="begin"/>
        </w:r>
        <w:r w:rsidDel="00E827EB">
          <w:rPr>
            <w:noProof/>
          </w:rPr>
          <w:delInstrText xml:space="preserve"> HYPERLINK \l "_Toc31289745" </w:delInstrText>
        </w:r>
        <w:r w:rsidDel="00E827EB">
          <w:rPr>
            <w:noProof/>
          </w:rPr>
          <w:fldChar w:fldCharType="separate"/>
        </w:r>
      </w:del>
      <w:ins w:id="178" w:author="Chris Smith" w:date="2020-12-01T08:54:00Z">
        <w:r w:rsidR="00E827EB">
          <w:rPr>
            <w:b/>
            <w:bCs/>
            <w:noProof/>
            <w:lang w:val="en-US"/>
          </w:rPr>
          <w:t>Error! Hyperlink reference not valid.</w:t>
        </w:r>
      </w:ins>
      <w:del w:id="179" w:author="Chris Smith" w:date="2020-12-01T08:54:00Z">
        <w:r w:rsidR="00510C26" w:rsidRPr="00C930FC" w:rsidDel="00E827EB">
          <w:rPr>
            <w:rStyle w:val="Hipercze"/>
            <w:rFonts w:ascii="Times New Roman" w:hAnsi="Times New Roman"/>
            <w:noProof/>
          </w:rPr>
          <w:delText>3</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Open Contracting Digital Procurement System concept</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_Toc31289745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10</w:delText>
        </w:r>
        <w:r w:rsidR="00510C26" w:rsidRPr="00C930FC" w:rsidDel="00E827EB">
          <w:rPr>
            <w:noProof/>
            <w:webHidden/>
          </w:rPr>
          <w:fldChar w:fldCharType="end"/>
        </w:r>
        <w:r w:rsidDel="00E827EB">
          <w:rPr>
            <w:noProof/>
          </w:rPr>
          <w:fldChar w:fldCharType="end"/>
        </w:r>
      </w:del>
    </w:p>
    <w:p w14:paraId="4DCA710A" w14:textId="55BF16E2" w:rsidR="00510C26" w:rsidRPr="00C930FC" w:rsidDel="00E827EB" w:rsidRDefault="00C67167">
      <w:pPr>
        <w:pStyle w:val="Spistreci2"/>
        <w:tabs>
          <w:tab w:val="left" w:pos="880"/>
          <w:tab w:val="right" w:leader="dot" w:pos="8777"/>
        </w:tabs>
        <w:rPr>
          <w:del w:id="180" w:author="Chris Smith" w:date="2020-12-01T08:54:00Z"/>
          <w:rFonts w:eastAsiaTheme="minorEastAsia"/>
          <w:noProof/>
          <w:szCs w:val="22"/>
        </w:rPr>
      </w:pPr>
      <w:del w:id="181" w:author="Chris Smith" w:date="2020-12-01T08:54:00Z">
        <w:r w:rsidDel="00E827EB">
          <w:rPr>
            <w:noProof/>
          </w:rPr>
          <w:fldChar w:fldCharType="begin"/>
        </w:r>
        <w:r w:rsidDel="00E827EB">
          <w:rPr>
            <w:noProof/>
          </w:rPr>
          <w:delInstrText xml:space="preserve"> HYPERLINK \l "_Toc31289746" </w:delInstrText>
        </w:r>
        <w:r w:rsidDel="00E827EB">
          <w:rPr>
            <w:noProof/>
          </w:rPr>
          <w:fldChar w:fldCharType="separate"/>
        </w:r>
      </w:del>
      <w:ins w:id="182" w:author="Chris Smith" w:date="2020-12-01T08:54:00Z">
        <w:r w:rsidR="00E827EB">
          <w:rPr>
            <w:b/>
            <w:bCs/>
            <w:noProof/>
            <w:lang w:val="en-US"/>
          </w:rPr>
          <w:t>Error! Hyperlink reference not valid.</w:t>
        </w:r>
      </w:ins>
      <w:del w:id="183" w:author="Chris Smith" w:date="2020-12-01T08:54:00Z">
        <w:r w:rsidR="00510C26" w:rsidRPr="00C930FC" w:rsidDel="00E827EB">
          <w:rPr>
            <w:rStyle w:val="Hipercze"/>
            <w:rFonts w:ascii="Times New Roman" w:hAnsi="Times New Roman"/>
            <w:noProof/>
          </w:rPr>
          <w:delText>3.1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Alignment with EU best practices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_Toc31289746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14</w:delText>
        </w:r>
        <w:r w:rsidR="00510C26" w:rsidRPr="00C930FC" w:rsidDel="00E827EB">
          <w:rPr>
            <w:noProof/>
            <w:webHidden/>
          </w:rPr>
          <w:fldChar w:fldCharType="end"/>
        </w:r>
        <w:r w:rsidDel="00E827EB">
          <w:rPr>
            <w:noProof/>
          </w:rPr>
          <w:fldChar w:fldCharType="end"/>
        </w:r>
      </w:del>
    </w:p>
    <w:p w14:paraId="6A5F6558" w14:textId="3E6B0441" w:rsidR="00510C26" w:rsidRPr="00C930FC" w:rsidDel="00E827EB" w:rsidRDefault="00C67167">
      <w:pPr>
        <w:pStyle w:val="Spistreci1"/>
        <w:tabs>
          <w:tab w:val="left" w:pos="440"/>
        </w:tabs>
        <w:rPr>
          <w:del w:id="184" w:author="Chris Smith" w:date="2020-12-01T08:54:00Z"/>
          <w:rFonts w:eastAsiaTheme="minorEastAsia"/>
          <w:noProof/>
          <w:szCs w:val="22"/>
        </w:rPr>
      </w:pPr>
      <w:del w:id="185" w:author="Chris Smith" w:date="2020-12-01T08:54:00Z">
        <w:r w:rsidDel="00E827EB">
          <w:rPr>
            <w:noProof/>
          </w:rPr>
          <w:fldChar w:fldCharType="begin"/>
        </w:r>
        <w:r w:rsidDel="00E827EB">
          <w:rPr>
            <w:noProof/>
          </w:rPr>
          <w:delInstrText xml:space="preserve"> HYPERLINK \l "_Toc31289747" </w:delInstrText>
        </w:r>
        <w:r w:rsidDel="00E827EB">
          <w:rPr>
            <w:noProof/>
          </w:rPr>
          <w:fldChar w:fldCharType="separate"/>
        </w:r>
      </w:del>
      <w:ins w:id="186" w:author="Chris Smith" w:date="2020-12-01T08:54:00Z">
        <w:r w:rsidR="00E827EB">
          <w:rPr>
            <w:b/>
            <w:bCs/>
            <w:noProof/>
            <w:lang w:val="en-US"/>
          </w:rPr>
          <w:t>Error! Hyperlink reference not valid.</w:t>
        </w:r>
      </w:ins>
      <w:del w:id="187" w:author="Chris Smith" w:date="2020-12-01T08:54:00Z">
        <w:r w:rsidR="00510C26" w:rsidRPr="00C930FC" w:rsidDel="00E827EB">
          <w:rPr>
            <w:rStyle w:val="Hipercze"/>
            <w:rFonts w:ascii="Times New Roman" w:hAnsi="Times New Roman"/>
            <w:noProof/>
          </w:rPr>
          <w:delText>4</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eProcurement reform technical concept</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_Toc31289747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15</w:delText>
        </w:r>
        <w:r w:rsidR="00510C26" w:rsidRPr="00C930FC" w:rsidDel="00E827EB">
          <w:rPr>
            <w:noProof/>
            <w:webHidden/>
          </w:rPr>
          <w:fldChar w:fldCharType="end"/>
        </w:r>
        <w:r w:rsidDel="00E827EB">
          <w:rPr>
            <w:noProof/>
          </w:rPr>
          <w:fldChar w:fldCharType="end"/>
        </w:r>
      </w:del>
    </w:p>
    <w:p w14:paraId="68BFE391" w14:textId="49A3963F" w:rsidR="00510C26" w:rsidRPr="00C930FC" w:rsidDel="00E827EB" w:rsidRDefault="00C67167">
      <w:pPr>
        <w:pStyle w:val="Spistreci2"/>
        <w:tabs>
          <w:tab w:val="left" w:pos="880"/>
          <w:tab w:val="right" w:leader="dot" w:pos="8777"/>
        </w:tabs>
        <w:rPr>
          <w:del w:id="188" w:author="Chris Smith" w:date="2020-12-01T08:54:00Z"/>
          <w:rFonts w:eastAsiaTheme="minorEastAsia"/>
          <w:noProof/>
          <w:szCs w:val="22"/>
        </w:rPr>
      </w:pPr>
      <w:del w:id="189" w:author="Chris Smith" w:date="2020-12-01T08:54:00Z">
        <w:r w:rsidDel="00E827EB">
          <w:rPr>
            <w:noProof/>
          </w:rPr>
          <w:fldChar w:fldCharType="begin"/>
        </w:r>
        <w:r w:rsidDel="00E827EB">
          <w:rPr>
            <w:noProof/>
          </w:rPr>
          <w:delInstrText xml:space="preserve"> HYPERLINK \l "_Toc31289748" </w:delInstrText>
        </w:r>
        <w:r w:rsidDel="00E827EB">
          <w:rPr>
            <w:noProof/>
          </w:rPr>
          <w:fldChar w:fldCharType="separate"/>
        </w:r>
      </w:del>
      <w:ins w:id="190" w:author="Chris Smith" w:date="2020-12-01T08:54:00Z">
        <w:r w:rsidR="00E827EB">
          <w:rPr>
            <w:b/>
            <w:bCs/>
            <w:noProof/>
            <w:lang w:val="en-US"/>
          </w:rPr>
          <w:t>Error! Hyperlink reference not valid.</w:t>
        </w:r>
      </w:ins>
      <w:del w:id="191" w:author="Chris Smith" w:date="2020-12-01T08:54:00Z">
        <w:r w:rsidR="00510C26" w:rsidRPr="00C930FC" w:rsidDel="00E827EB">
          <w:rPr>
            <w:rStyle w:val="Hipercze"/>
            <w:rFonts w:ascii="Times New Roman" w:hAnsi="Times New Roman"/>
            <w:noProof/>
          </w:rPr>
          <w:delText>4.1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General introduction</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_Toc31289748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15</w:delText>
        </w:r>
        <w:r w:rsidR="00510C26" w:rsidRPr="00C930FC" w:rsidDel="00E827EB">
          <w:rPr>
            <w:noProof/>
            <w:webHidden/>
          </w:rPr>
          <w:fldChar w:fldCharType="end"/>
        </w:r>
        <w:r w:rsidDel="00E827EB">
          <w:rPr>
            <w:noProof/>
          </w:rPr>
          <w:fldChar w:fldCharType="end"/>
        </w:r>
      </w:del>
    </w:p>
    <w:p w14:paraId="248A2285" w14:textId="44D93D4F" w:rsidR="00510C26" w:rsidRPr="00C930FC" w:rsidDel="00E827EB" w:rsidRDefault="00C67167">
      <w:pPr>
        <w:pStyle w:val="Spistreci2"/>
        <w:tabs>
          <w:tab w:val="left" w:pos="880"/>
          <w:tab w:val="right" w:leader="dot" w:pos="8777"/>
        </w:tabs>
        <w:rPr>
          <w:del w:id="192" w:author="Chris Smith" w:date="2020-12-01T08:54:00Z"/>
          <w:rFonts w:eastAsiaTheme="minorEastAsia"/>
          <w:noProof/>
          <w:szCs w:val="22"/>
        </w:rPr>
      </w:pPr>
      <w:del w:id="193" w:author="Chris Smith" w:date="2020-12-01T08:54:00Z">
        <w:r w:rsidDel="00E827EB">
          <w:rPr>
            <w:noProof/>
          </w:rPr>
          <w:fldChar w:fldCharType="begin"/>
        </w:r>
        <w:r w:rsidDel="00E827EB">
          <w:rPr>
            <w:noProof/>
          </w:rPr>
          <w:delInstrText xml:space="preserve"> HYPERLINK \l "_Toc31289749" </w:delInstrText>
        </w:r>
        <w:r w:rsidDel="00E827EB">
          <w:rPr>
            <w:noProof/>
          </w:rPr>
          <w:fldChar w:fldCharType="separate"/>
        </w:r>
      </w:del>
      <w:ins w:id="194" w:author="Chris Smith" w:date="2020-12-01T08:54:00Z">
        <w:r w:rsidR="00E827EB">
          <w:rPr>
            <w:b/>
            <w:bCs/>
            <w:noProof/>
            <w:lang w:val="en-US"/>
          </w:rPr>
          <w:t>Error! Hyperlink reference not valid.</w:t>
        </w:r>
      </w:ins>
      <w:del w:id="195" w:author="Chris Smith" w:date="2020-12-01T08:54:00Z">
        <w:r w:rsidR="00510C26" w:rsidRPr="00C930FC" w:rsidDel="00E827EB">
          <w:rPr>
            <w:rStyle w:val="Hipercze"/>
            <w:rFonts w:ascii="Times New Roman" w:hAnsi="Times New Roman"/>
            <w:noProof/>
          </w:rPr>
          <w:delText>4.2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Regulatory reform axis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_Toc31289749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16</w:delText>
        </w:r>
        <w:r w:rsidR="00510C26" w:rsidRPr="00C930FC" w:rsidDel="00E827EB">
          <w:rPr>
            <w:noProof/>
            <w:webHidden/>
          </w:rPr>
          <w:fldChar w:fldCharType="end"/>
        </w:r>
        <w:r w:rsidDel="00E827EB">
          <w:rPr>
            <w:noProof/>
          </w:rPr>
          <w:fldChar w:fldCharType="end"/>
        </w:r>
      </w:del>
    </w:p>
    <w:p w14:paraId="625B10EC" w14:textId="0F972309" w:rsidR="00510C26" w:rsidRPr="00C930FC" w:rsidDel="00E827EB" w:rsidRDefault="00C67167">
      <w:pPr>
        <w:pStyle w:val="Spistreci2"/>
        <w:tabs>
          <w:tab w:val="left" w:pos="880"/>
          <w:tab w:val="right" w:leader="dot" w:pos="8777"/>
        </w:tabs>
        <w:rPr>
          <w:del w:id="196" w:author="Chris Smith" w:date="2020-12-01T08:54:00Z"/>
          <w:rFonts w:eastAsiaTheme="minorEastAsia"/>
          <w:noProof/>
          <w:szCs w:val="22"/>
        </w:rPr>
      </w:pPr>
      <w:del w:id="197" w:author="Chris Smith" w:date="2020-12-01T08:54:00Z">
        <w:r w:rsidDel="00E827EB">
          <w:rPr>
            <w:noProof/>
          </w:rPr>
          <w:fldChar w:fldCharType="begin"/>
        </w:r>
        <w:r w:rsidDel="00E827EB">
          <w:rPr>
            <w:noProof/>
          </w:rPr>
          <w:delInstrText xml:space="preserve"> HYPERLINK \l "_Toc31289750" </w:delInstrText>
        </w:r>
        <w:r w:rsidDel="00E827EB">
          <w:rPr>
            <w:noProof/>
          </w:rPr>
          <w:fldChar w:fldCharType="separate"/>
        </w:r>
      </w:del>
      <w:ins w:id="198" w:author="Chris Smith" w:date="2020-12-01T08:54:00Z">
        <w:r w:rsidR="00E827EB">
          <w:rPr>
            <w:b/>
            <w:bCs/>
            <w:noProof/>
            <w:lang w:val="en-US"/>
          </w:rPr>
          <w:t>Error! Hyperlink reference not valid.</w:t>
        </w:r>
      </w:ins>
      <w:del w:id="199" w:author="Chris Smith" w:date="2020-12-01T08:54:00Z">
        <w:r w:rsidR="00510C26" w:rsidRPr="00C930FC" w:rsidDel="00E827EB">
          <w:rPr>
            <w:rStyle w:val="Hipercze"/>
            <w:rFonts w:ascii="Times New Roman" w:hAnsi="Times New Roman"/>
            <w:noProof/>
          </w:rPr>
          <w:delText>4.3</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Business: Key strategic decisions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_Toc31289750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19</w:delText>
        </w:r>
        <w:r w:rsidR="00510C26" w:rsidRPr="00C930FC" w:rsidDel="00E827EB">
          <w:rPr>
            <w:noProof/>
            <w:webHidden/>
          </w:rPr>
          <w:fldChar w:fldCharType="end"/>
        </w:r>
        <w:r w:rsidDel="00E827EB">
          <w:rPr>
            <w:noProof/>
          </w:rPr>
          <w:fldChar w:fldCharType="end"/>
        </w:r>
      </w:del>
    </w:p>
    <w:p w14:paraId="5AA507F2" w14:textId="736DD4FD" w:rsidR="00510C26" w:rsidRPr="00C930FC" w:rsidDel="00E827EB" w:rsidRDefault="00C67167">
      <w:pPr>
        <w:pStyle w:val="Spistreci3"/>
        <w:tabs>
          <w:tab w:val="left" w:pos="1320"/>
          <w:tab w:val="right" w:leader="dot" w:pos="8777"/>
        </w:tabs>
        <w:rPr>
          <w:del w:id="200" w:author="Chris Smith" w:date="2020-12-01T08:54:00Z"/>
          <w:rFonts w:eastAsiaTheme="minorEastAsia"/>
          <w:noProof/>
          <w:szCs w:val="22"/>
        </w:rPr>
      </w:pPr>
      <w:del w:id="201" w:author="Chris Smith" w:date="2020-12-01T08:54:00Z">
        <w:r w:rsidDel="00E827EB">
          <w:rPr>
            <w:noProof/>
          </w:rPr>
          <w:fldChar w:fldCharType="begin"/>
        </w:r>
        <w:r w:rsidDel="00E827EB">
          <w:rPr>
            <w:noProof/>
          </w:rPr>
          <w:delInstrText xml:space="preserve"> HYPERLINK \l "_Toc31289751" </w:delInstrText>
        </w:r>
        <w:r w:rsidDel="00E827EB">
          <w:rPr>
            <w:noProof/>
          </w:rPr>
          <w:fldChar w:fldCharType="separate"/>
        </w:r>
      </w:del>
      <w:ins w:id="202" w:author="Chris Smith" w:date="2020-12-01T08:54:00Z">
        <w:r w:rsidR="00E827EB">
          <w:rPr>
            <w:b/>
            <w:bCs/>
            <w:noProof/>
            <w:lang w:val="en-US"/>
          </w:rPr>
          <w:t>Error! Hyperlink reference not valid.</w:t>
        </w:r>
      </w:ins>
      <w:del w:id="203" w:author="Chris Smith" w:date="2020-12-01T08:54:00Z">
        <w:r w:rsidR="00510C26" w:rsidRPr="00C930FC" w:rsidDel="00E827EB">
          <w:rPr>
            <w:rStyle w:val="Hipercze"/>
            <w:rFonts w:ascii="Times New Roman" w:hAnsi="Times New Roman"/>
            <w:noProof/>
          </w:rPr>
          <w:delText>4.3.1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Strategic decision 1: Single vs. multiple platforms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_Toc31289751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19</w:delText>
        </w:r>
        <w:r w:rsidR="00510C26" w:rsidRPr="00C930FC" w:rsidDel="00E827EB">
          <w:rPr>
            <w:noProof/>
            <w:webHidden/>
          </w:rPr>
          <w:fldChar w:fldCharType="end"/>
        </w:r>
        <w:r w:rsidDel="00E827EB">
          <w:rPr>
            <w:noProof/>
          </w:rPr>
          <w:fldChar w:fldCharType="end"/>
        </w:r>
      </w:del>
    </w:p>
    <w:p w14:paraId="082EC36E" w14:textId="6C7EF220" w:rsidR="00510C26" w:rsidRPr="00C930FC" w:rsidDel="00E827EB" w:rsidRDefault="00C67167">
      <w:pPr>
        <w:pStyle w:val="Spistreci3"/>
        <w:tabs>
          <w:tab w:val="left" w:pos="1320"/>
          <w:tab w:val="right" w:leader="dot" w:pos="8777"/>
        </w:tabs>
        <w:rPr>
          <w:del w:id="204" w:author="Chris Smith" w:date="2020-12-01T08:54:00Z"/>
          <w:rFonts w:eastAsiaTheme="minorEastAsia"/>
          <w:noProof/>
          <w:szCs w:val="22"/>
        </w:rPr>
      </w:pPr>
      <w:del w:id="205" w:author="Chris Smith" w:date="2020-12-01T08:54:00Z">
        <w:r w:rsidDel="00E827EB">
          <w:rPr>
            <w:noProof/>
          </w:rPr>
          <w:fldChar w:fldCharType="begin"/>
        </w:r>
        <w:r w:rsidDel="00E827EB">
          <w:rPr>
            <w:noProof/>
          </w:rPr>
          <w:delInstrText xml:space="preserve"> HYPERLINK \l "_Toc31289752" </w:delInstrText>
        </w:r>
        <w:r w:rsidDel="00E827EB">
          <w:rPr>
            <w:noProof/>
          </w:rPr>
          <w:fldChar w:fldCharType="separate"/>
        </w:r>
      </w:del>
      <w:ins w:id="206" w:author="Chris Smith" w:date="2020-12-01T08:54:00Z">
        <w:r w:rsidR="00E827EB">
          <w:rPr>
            <w:b/>
            <w:bCs/>
            <w:noProof/>
            <w:lang w:val="en-US"/>
          </w:rPr>
          <w:t>Error! Hyperlink reference not valid.</w:t>
        </w:r>
      </w:ins>
      <w:del w:id="207" w:author="Chris Smith" w:date="2020-12-01T08:54:00Z">
        <w:r w:rsidR="00510C26" w:rsidRPr="00C930FC" w:rsidDel="00E827EB">
          <w:rPr>
            <w:rStyle w:val="Hipercze"/>
            <w:rFonts w:ascii="Times New Roman" w:hAnsi="Times New Roman"/>
            <w:noProof/>
          </w:rPr>
          <w:delText>4.3.2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Strategic decision 2: Coverage</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_Toc31289752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21</w:delText>
        </w:r>
        <w:r w:rsidR="00510C26" w:rsidRPr="00C930FC" w:rsidDel="00E827EB">
          <w:rPr>
            <w:noProof/>
            <w:webHidden/>
          </w:rPr>
          <w:fldChar w:fldCharType="end"/>
        </w:r>
        <w:r w:rsidDel="00E827EB">
          <w:rPr>
            <w:noProof/>
          </w:rPr>
          <w:fldChar w:fldCharType="end"/>
        </w:r>
      </w:del>
    </w:p>
    <w:p w14:paraId="050C17C0" w14:textId="0B12B814" w:rsidR="00510C26" w:rsidRPr="00C930FC" w:rsidDel="00E827EB" w:rsidRDefault="00C67167">
      <w:pPr>
        <w:pStyle w:val="Spistreci3"/>
        <w:tabs>
          <w:tab w:val="left" w:pos="1320"/>
          <w:tab w:val="right" w:leader="dot" w:pos="8777"/>
        </w:tabs>
        <w:rPr>
          <w:del w:id="208" w:author="Chris Smith" w:date="2020-12-01T08:54:00Z"/>
          <w:rFonts w:eastAsiaTheme="minorEastAsia"/>
          <w:noProof/>
          <w:szCs w:val="22"/>
        </w:rPr>
      </w:pPr>
      <w:del w:id="209" w:author="Chris Smith" w:date="2020-12-01T08:54:00Z">
        <w:r w:rsidDel="00E827EB">
          <w:rPr>
            <w:noProof/>
          </w:rPr>
          <w:fldChar w:fldCharType="begin"/>
        </w:r>
        <w:r w:rsidDel="00E827EB">
          <w:rPr>
            <w:noProof/>
          </w:rPr>
          <w:delInstrText xml:space="preserve"> HYPERLINK \l "_Toc31289753" </w:delInstrText>
        </w:r>
        <w:r w:rsidDel="00E827EB">
          <w:rPr>
            <w:noProof/>
          </w:rPr>
          <w:fldChar w:fldCharType="separate"/>
        </w:r>
      </w:del>
      <w:ins w:id="210" w:author="Chris Smith" w:date="2020-12-01T08:54:00Z">
        <w:r w:rsidR="00E827EB">
          <w:rPr>
            <w:b/>
            <w:bCs/>
            <w:noProof/>
            <w:lang w:val="en-US"/>
          </w:rPr>
          <w:t>Error! Hyperlink reference not valid.</w:t>
        </w:r>
      </w:ins>
      <w:del w:id="211" w:author="Chris Smith" w:date="2020-12-01T08:54:00Z">
        <w:r w:rsidR="00510C26" w:rsidRPr="00C930FC" w:rsidDel="00E827EB">
          <w:rPr>
            <w:rStyle w:val="Hipercze"/>
            <w:rFonts w:ascii="Times New Roman" w:hAnsi="Times New Roman"/>
            <w:noProof/>
          </w:rPr>
          <w:delText>4.3.3</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Strategic decision 3: Integration</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_Toc31289753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27</w:delText>
        </w:r>
        <w:r w:rsidR="00510C26" w:rsidRPr="00C930FC" w:rsidDel="00E827EB">
          <w:rPr>
            <w:noProof/>
            <w:webHidden/>
          </w:rPr>
          <w:fldChar w:fldCharType="end"/>
        </w:r>
        <w:r w:rsidDel="00E827EB">
          <w:rPr>
            <w:noProof/>
          </w:rPr>
          <w:fldChar w:fldCharType="end"/>
        </w:r>
      </w:del>
    </w:p>
    <w:p w14:paraId="3BF7CA7C" w14:textId="119C7823" w:rsidR="00510C26" w:rsidRPr="00C930FC" w:rsidDel="00E827EB" w:rsidRDefault="00C67167">
      <w:pPr>
        <w:pStyle w:val="Spistreci3"/>
        <w:tabs>
          <w:tab w:val="left" w:pos="1320"/>
          <w:tab w:val="right" w:leader="dot" w:pos="8777"/>
        </w:tabs>
        <w:rPr>
          <w:del w:id="212" w:author="Chris Smith" w:date="2020-12-01T08:54:00Z"/>
          <w:rFonts w:eastAsiaTheme="minorEastAsia"/>
          <w:noProof/>
          <w:szCs w:val="22"/>
        </w:rPr>
      </w:pPr>
      <w:del w:id="213" w:author="Chris Smith" w:date="2020-12-01T08:54:00Z">
        <w:r w:rsidDel="00E827EB">
          <w:rPr>
            <w:noProof/>
          </w:rPr>
          <w:fldChar w:fldCharType="begin"/>
        </w:r>
        <w:r w:rsidDel="00E827EB">
          <w:rPr>
            <w:noProof/>
          </w:rPr>
          <w:delInstrText xml:space="preserve"> HYPERLINK \l "_Toc31289754" </w:delInstrText>
        </w:r>
        <w:r w:rsidDel="00E827EB">
          <w:rPr>
            <w:noProof/>
          </w:rPr>
          <w:fldChar w:fldCharType="separate"/>
        </w:r>
      </w:del>
      <w:ins w:id="214" w:author="Chris Smith" w:date="2020-12-01T08:54:00Z">
        <w:r w:rsidR="00E827EB">
          <w:rPr>
            <w:b/>
            <w:bCs/>
            <w:noProof/>
            <w:lang w:val="en-US"/>
          </w:rPr>
          <w:t>Error! Hyperlink reference not valid.</w:t>
        </w:r>
      </w:ins>
      <w:del w:id="215" w:author="Chris Smith" w:date="2020-12-01T08:54:00Z">
        <w:r w:rsidR="00510C26" w:rsidRPr="00C930FC" w:rsidDel="00E827EB">
          <w:rPr>
            <w:rStyle w:val="Hipercze"/>
            <w:rFonts w:ascii="Times New Roman" w:hAnsi="Times New Roman"/>
            <w:noProof/>
          </w:rPr>
          <w:delText>4.3.4</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Strategic decision 4: Management</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_Toc31289754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29</w:delText>
        </w:r>
        <w:r w:rsidR="00510C26" w:rsidRPr="00C930FC" w:rsidDel="00E827EB">
          <w:rPr>
            <w:noProof/>
            <w:webHidden/>
          </w:rPr>
          <w:fldChar w:fldCharType="end"/>
        </w:r>
        <w:r w:rsidDel="00E827EB">
          <w:rPr>
            <w:noProof/>
          </w:rPr>
          <w:fldChar w:fldCharType="end"/>
        </w:r>
      </w:del>
    </w:p>
    <w:p w14:paraId="2C1FD78E" w14:textId="7A70318C" w:rsidR="00510C26" w:rsidRPr="00C930FC" w:rsidDel="00E827EB" w:rsidRDefault="00C67167">
      <w:pPr>
        <w:pStyle w:val="Spistreci3"/>
        <w:tabs>
          <w:tab w:val="left" w:pos="1320"/>
          <w:tab w:val="right" w:leader="dot" w:pos="8777"/>
        </w:tabs>
        <w:rPr>
          <w:del w:id="216" w:author="Chris Smith" w:date="2020-12-01T08:54:00Z"/>
          <w:rFonts w:eastAsiaTheme="minorEastAsia"/>
          <w:noProof/>
          <w:szCs w:val="22"/>
        </w:rPr>
      </w:pPr>
      <w:del w:id="217" w:author="Chris Smith" w:date="2020-12-01T08:54:00Z">
        <w:r w:rsidDel="00E827EB">
          <w:rPr>
            <w:noProof/>
          </w:rPr>
          <w:fldChar w:fldCharType="begin"/>
        </w:r>
        <w:r w:rsidDel="00E827EB">
          <w:rPr>
            <w:noProof/>
          </w:rPr>
          <w:delInstrText xml:space="preserve"> HYPERLINK \l "_Toc31289755" </w:delInstrText>
        </w:r>
        <w:r w:rsidDel="00E827EB">
          <w:rPr>
            <w:noProof/>
          </w:rPr>
          <w:fldChar w:fldCharType="separate"/>
        </w:r>
      </w:del>
      <w:ins w:id="218" w:author="Chris Smith" w:date="2020-12-01T08:54:00Z">
        <w:r w:rsidR="00E827EB">
          <w:rPr>
            <w:b/>
            <w:bCs/>
            <w:noProof/>
            <w:lang w:val="en-US"/>
          </w:rPr>
          <w:t>Error! Hyperlink reference not valid.</w:t>
        </w:r>
      </w:ins>
      <w:del w:id="219" w:author="Chris Smith" w:date="2020-12-01T08:54:00Z">
        <w:r w:rsidR="00510C26" w:rsidRPr="00C930FC" w:rsidDel="00E827EB">
          <w:rPr>
            <w:rStyle w:val="Hipercze"/>
            <w:rFonts w:ascii="Times New Roman" w:hAnsi="Times New Roman"/>
            <w:noProof/>
          </w:rPr>
          <w:delText>4.3.5</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Strategic decision 5: Acquisition</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_Toc31289755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29</w:delText>
        </w:r>
        <w:r w:rsidR="00510C26" w:rsidRPr="00C930FC" w:rsidDel="00E827EB">
          <w:rPr>
            <w:noProof/>
            <w:webHidden/>
          </w:rPr>
          <w:fldChar w:fldCharType="end"/>
        </w:r>
        <w:r w:rsidDel="00E827EB">
          <w:rPr>
            <w:noProof/>
          </w:rPr>
          <w:fldChar w:fldCharType="end"/>
        </w:r>
      </w:del>
    </w:p>
    <w:p w14:paraId="5C9D3AA0" w14:textId="07237D2E" w:rsidR="00510C26" w:rsidRPr="00C930FC" w:rsidDel="00E827EB" w:rsidRDefault="00C67167">
      <w:pPr>
        <w:pStyle w:val="Spistreci3"/>
        <w:tabs>
          <w:tab w:val="left" w:pos="1320"/>
          <w:tab w:val="right" w:leader="dot" w:pos="8777"/>
        </w:tabs>
        <w:rPr>
          <w:del w:id="220" w:author="Chris Smith" w:date="2020-12-01T08:54:00Z"/>
          <w:rFonts w:eastAsiaTheme="minorEastAsia"/>
          <w:noProof/>
          <w:szCs w:val="22"/>
        </w:rPr>
      </w:pPr>
      <w:del w:id="221" w:author="Chris Smith" w:date="2020-12-01T08:54:00Z">
        <w:r w:rsidDel="00E827EB">
          <w:rPr>
            <w:noProof/>
          </w:rPr>
          <w:fldChar w:fldCharType="begin"/>
        </w:r>
        <w:r w:rsidDel="00E827EB">
          <w:rPr>
            <w:noProof/>
          </w:rPr>
          <w:delInstrText xml:space="preserve"> HYPERLINK \l "_Toc31289756" </w:delInstrText>
        </w:r>
        <w:r w:rsidDel="00E827EB">
          <w:rPr>
            <w:noProof/>
          </w:rPr>
          <w:fldChar w:fldCharType="separate"/>
        </w:r>
      </w:del>
      <w:ins w:id="222" w:author="Chris Smith" w:date="2020-12-01T08:54:00Z">
        <w:r w:rsidR="00E827EB">
          <w:rPr>
            <w:b/>
            <w:bCs/>
            <w:noProof/>
            <w:lang w:val="en-US"/>
          </w:rPr>
          <w:t>Error! Hyperlink reference not valid.</w:t>
        </w:r>
      </w:ins>
      <w:del w:id="223" w:author="Chris Smith" w:date="2020-12-01T08:54:00Z">
        <w:r w:rsidR="00510C26" w:rsidRPr="00C930FC" w:rsidDel="00E827EB">
          <w:rPr>
            <w:rStyle w:val="Hipercze"/>
            <w:rFonts w:ascii="Times New Roman" w:hAnsi="Times New Roman"/>
            <w:noProof/>
          </w:rPr>
          <w:delText>4.3.6</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Strategic decision 6: Development</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_Toc31289756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32</w:delText>
        </w:r>
        <w:r w:rsidR="00510C26" w:rsidRPr="00C930FC" w:rsidDel="00E827EB">
          <w:rPr>
            <w:noProof/>
            <w:webHidden/>
          </w:rPr>
          <w:fldChar w:fldCharType="end"/>
        </w:r>
        <w:r w:rsidDel="00E827EB">
          <w:rPr>
            <w:noProof/>
          </w:rPr>
          <w:fldChar w:fldCharType="end"/>
        </w:r>
      </w:del>
    </w:p>
    <w:p w14:paraId="16DEF660" w14:textId="6CB16B8B" w:rsidR="00510C26" w:rsidRPr="00C930FC" w:rsidDel="00E827EB" w:rsidRDefault="00C67167">
      <w:pPr>
        <w:pStyle w:val="Spistreci2"/>
        <w:tabs>
          <w:tab w:val="left" w:pos="880"/>
          <w:tab w:val="right" w:leader="dot" w:pos="8777"/>
        </w:tabs>
        <w:rPr>
          <w:del w:id="224" w:author="Chris Smith" w:date="2020-12-01T08:54:00Z"/>
          <w:rFonts w:eastAsiaTheme="minorEastAsia"/>
          <w:noProof/>
          <w:szCs w:val="22"/>
        </w:rPr>
      </w:pPr>
      <w:del w:id="225" w:author="Chris Smith" w:date="2020-12-01T08:54:00Z">
        <w:r w:rsidDel="00E827EB">
          <w:rPr>
            <w:noProof/>
          </w:rPr>
          <w:fldChar w:fldCharType="begin"/>
        </w:r>
        <w:r w:rsidDel="00E827EB">
          <w:rPr>
            <w:noProof/>
          </w:rPr>
          <w:delInstrText xml:space="preserve"> HYPERLINK \l "_Toc31289757" </w:delInstrText>
        </w:r>
        <w:r w:rsidDel="00E827EB">
          <w:rPr>
            <w:noProof/>
          </w:rPr>
          <w:fldChar w:fldCharType="separate"/>
        </w:r>
      </w:del>
      <w:ins w:id="226" w:author="Chris Smith" w:date="2020-12-01T08:54:00Z">
        <w:r w:rsidR="00E827EB">
          <w:rPr>
            <w:b/>
            <w:bCs/>
            <w:noProof/>
            <w:lang w:val="en-US"/>
          </w:rPr>
          <w:t>Error! Hyperlink reference not valid.</w:t>
        </w:r>
      </w:ins>
      <w:del w:id="227" w:author="Chris Smith" w:date="2020-12-01T08:54:00Z">
        <w:r w:rsidR="00510C26" w:rsidRPr="00C930FC" w:rsidDel="00E827EB">
          <w:rPr>
            <w:rStyle w:val="Hipercze"/>
            <w:rFonts w:ascii="Times New Roman" w:hAnsi="Times New Roman"/>
            <w:noProof/>
          </w:rPr>
          <w:delText>4.4</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Technology reform axis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_Toc31289757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33</w:delText>
        </w:r>
        <w:r w:rsidR="00510C26" w:rsidRPr="00C930FC" w:rsidDel="00E827EB">
          <w:rPr>
            <w:noProof/>
            <w:webHidden/>
          </w:rPr>
          <w:fldChar w:fldCharType="end"/>
        </w:r>
        <w:r w:rsidDel="00E827EB">
          <w:rPr>
            <w:noProof/>
          </w:rPr>
          <w:fldChar w:fldCharType="end"/>
        </w:r>
      </w:del>
    </w:p>
    <w:p w14:paraId="029E8A16" w14:textId="23B171BA" w:rsidR="00510C26" w:rsidRPr="00C930FC" w:rsidDel="00E827EB" w:rsidRDefault="00C67167">
      <w:pPr>
        <w:pStyle w:val="Spistreci3"/>
        <w:tabs>
          <w:tab w:val="left" w:pos="1320"/>
          <w:tab w:val="right" w:leader="dot" w:pos="8777"/>
        </w:tabs>
        <w:rPr>
          <w:del w:id="228" w:author="Chris Smith" w:date="2020-12-01T08:54:00Z"/>
          <w:rFonts w:eastAsiaTheme="minorEastAsia"/>
          <w:noProof/>
          <w:szCs w:val="22"/>
        </w:rPr>
      </w:pPr>
      <w:del w:id="229" w:author="Chris Smith" w:date="2020-12-01T08:54:00Z">
        <w:r w:rsidDel="00E827EB">
          <w:rPr>
            <w:noProof/>
          </w:rPr>
          <w:fldChar w:fldCharType="begin"/>
        </w:r>
        <w:r w:rsidDel="00E827EB">
          <w:rPr>
            <w:noProof/>
          </w:rPr>
          <w:delInstrText xml:space="preserve"> HYPERLINK \l "_Toc31289758" </w:delInstrText>
        </w:r>
        <w:r w:rsidDel="00E827EB">
          <w:rPr>
            <w:noProof/>
          </w:rPr>
          <w:fldChar w:fldCharType="separate"/>
        </w:r>
      </w:del>
      <w:ins w:id="230" w:author="Chris Smith" w:date="2020-12-01T08:54:00Z">
        <w:r w:rsidR="00E827EB">
          <w:rPr>
            <w:b/>
            <w:bCs/>
            <w:noProof/>
            <w:lang w:val="en-US"/>
          </w:rPr>
          <w:t>Error! Hyperlink reference not valid.</w:t>
        </w:r>
      </w:ins>
      <w:del w:id="231" w:author="Chris Smith" w:date="2020-12-01T08:54:00Z">
        <w:r w:rsidR="00510C26" w:rsidRPr="00C930FC" w:rsidDel="00E827EB">
          <w:rPr>
            <w:rStyle w:val="Hipercze"/>
            <w:rFonts w:ascii="Times New Roman" w:hAnsi="Times New Roman"/>
            <w:noProof/>
          </w:rPr>
          <w:delText>4.4.1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Architecture</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_Toc31289758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35</w:delText>
        </w:r>
        <w:r w:rsidR="00510C26" w:rsidRPr="00C930FC" w:rsidDel="00E827EB">
          <w:rPr>
            <w:noProof/>
            <w:webHidden/>
          </w:rPr>
          <w:fldChar w:fldCharType="end"/>
        </w:r>
        <w:r w:rsidDel="00E827EB">
          <w:rPr>
            <w:noProof/>
          </w:rPr>
          <w:fldChar w:fldCharType="end"/>
        </w:r>
      </w:del>
    </w:p>
    <w:p w14:paraId="17240CDE" w14:textId="55037688" w:rsidR="00510C26" w:rsidRPr="00C930FC" w:rsidDel="00E827EB" w:rsidRDefault="00C67167">
      <w:pPr>
        <w:pStyle w:val="Spistreci3"/>
        <w:tabs>
          <w:tab w:val="left" w:pos="1320"/>
          <w:tab w:val="right" w:leader="dot" w:pos="8777"/>
        </w:tabs>
        <w:rPr>
          <w:del w:id="232" w:author="Chris Smith" w:date="2020-12-01T08:54:00Z"/>
          <w:rFonts w:eastAsiaTheme="minorEastAsia"/>
          <w:noProof/>
          <w:szCs w:val="22"/>
        </w:rPr>
      </w:pPr>
      <w:del w:id="233" w:author="Chris Smith" w:date="2020-12-01T08:54:00Z">
        <w:r w:rsidDel="00E827EB">
          <w:rPr>
            <w:noProof/>
          </w:rPr>
          <w:fldChar w:fldCharType="begin"/>
        </w:r>
        <w:r w:rsidDel="00E827EB">
          <w:rPr>
            <w:noProof/>
          </w:rPr>
          <w:delInstrText xml:space="preserve"> HYPERLINK \l "_Toc31289759" </w:delInstrText>
        </w:r>
        <w:r w:rsidDel="00E827EB">
          <w:rPr>
            <w:noProof/>
          </w:rPr>
          <w:fldChar w:fldCharType="separate"/>
        </w:r>
      </w:del>
      <w:ins w:id="234" w:author="Chris Smith" w:date="2020-12-01T08:54:00Z">
        <w:r w:rsidR="00E827EB">
          <w:rPr>
            <w:b/>
            <w:bCs/>
            <w:noProof/>
            <w:lang w:val="en-US"/>
          </w:rPr>
          <w:t>Error! Hyperlink reference not valid.</w:t>
        </w:r>
      </w:ins>
      <w:del w:id="235" w:author="Chris Smith" w:date="2020-12-01T08:54:00Z">
        <w:r w:rsidR="00510C26" w:rsidRPr="00C930FC" w:rsidDel="00E827EB">
          <w:rPr>
            <w:rStyle w:val="Hipercze"/>
            <w:rFonts w:ascii="Times New Roman" w:hAnsi="Times New Roman"/>
            <w:noProof/>
          </w:rPr>
          <w:delText>4.4.2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End-user technology</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_Toc31289759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37</w:delText>
        </w:r>
        <w:r w:rsidR="00510C26" w:rsidRPr="00C930FC" w:rsidDel="00E827EB">
          <w:rPr>
            <w:noProof/>
            <w:webHidden/>
          </w:rPr>
          <w:fldChar w:fldCharType="end"/>
        </w:r>
        <w:r w:rsidDel="00E827EB">
          <w:rPr>
            <w:noProof/>
          </w:rPr>
          <w:fldChar w:fldCharType="end"/>
        </w:r>
      </w:del>
    </w:p>
    <w:p w14:paraId="5D0E4DD5" w14:textId="3B5BE798" w:rsidR="00510C26" w:rsidRPr="00C930FC" w:rsidDel="00E827EB" w:rsidRDefault="00C67167">
      <w:pPr>
        <w:pStyle w:val="Spistreci3"/>
        <w:tabs>
          <w:tab w:val="left" w:pos="1320"/>
          <w:tab w:val="right" w:leader="dot" w:pos="8777"/>
        </w:tabs>
        <w:rPr>
          <w:del w:id="236" w:author="Chris Smith" w:date="2020-12-01T08:54:00Z"/>
          <w:rFonts w:eastAsiaTheme="minorEastAsia"/>
          <w:noProof/>
          <w:szCs w:val="22"/>
        </w:rPr>
      </w:pPr>
      <w:del w:id="237" w:author="Chris Smith" w:date="2020-12-01T08:54:00Z">
        <w:r w:rsidDel="00E827EB">
          <w:rPr>
            <w:noProof/>
          </w:rPr>
          <w:fldChar w:fldCharType="begin"/>
        </w:r>
        <w:r w:rsidDel="00E827EB">
          <w:rPr>
            <w:noProof/>
          </w:rPr>
          <w:delInstrText xml:space="preserve"> HYPERLINK \l "_Toc31289760" </w:delInstrText>
        </w:r>
        <w:r w:rsidDel="00E827EB">
          <w:rPr>
            <w:noProof/>
          </w:rPr>
          <w:fldChar w:fldCharType="separate"/>
        </w:r>
      </w:del>
      <w:ins w:id="238" w:author="Chris Smith" w:date="2020-12-01T08:54:00Z">
        <w:r w:rsidR="00E827EB">
          <w:rPr>
            <w:b/>
            <w:bCs/>
            <w:noProof/>
            <w:lang w:val="en-US"/>
          </w:rPr>
          <w:t>Error! Hyperlink reference not valid.</w:t>
        </w:r>
      </w:ins>
      <w:del w:id="239" w:author="Chris Smith" w:date="2020-12-01T08:54:00Z">
        <w:r w:rsidR="00510C26" w:rsidRPr="00C930FC" w:rsidDel="00E827EB">
          <w:rPr>
            <w:rStyle w:val="Hipercze"/>
            <w:rFonts w:ascii="Times New Roman" w:hAnsi="Times New Roman"/>
            <w:noProof/>
          </w:rPr>
          <w:delText>4.4.3</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Interoperability</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_Toc31289760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37</w:delText>
        </w:r>
        <w:r w:rsidR="00510C26" w:rsidRPr="00C930FC" w:rsidDel="00E827EB">
          <w:rPr>
            <w:noProof/>
            <w:webHidden/>
          </w:rPr>
          <w:fldChar w:fldCharType="end"/>
        </w:r>
        <w:r w:rsidDel="00E827EB">
          <w:rPr>
            <w:noProof/>
          </w:rPr>
          <w:fldChar w:fldCharType="end"/>
        </w:r>
      </w:del>
    </w:p>
    <w:p w14:paraId="08CCC32B" w14:textId="10602428" w:rsidR="00510C26" w:rsidRPr="00C930FC" w:rsidDel="00E827EB" w:rsidRDefault="00C67167">
      <w:pPr>
        <w:pStyle w:val="Spistreci3"/>
        <w:tabs>
          <w:tab w:val="left" w:pos="1320"/>
          <w:tab w:val="right" w:leader="dot" w:pos="8777"/>
        </w:tabs>
        <w:rPr>
          <w:del w:id="240" w:author="Chris Smith" w:date="2020-12-01T08:54:00Z"/>
          <w:rFonts w:eastAsiaTheme="minorEastAsia"/>
          <w:noProof/>
          <w:szCs w:val="22"/>
        </w:rPr>
      </w:pPr>
      <w:del w:id="241" w:author="Chris Smith" w:date="2020-12-01T08:54:00Z">
        <w:r w:rsidDel="00E827EB">
          <w:rPr>
            <w:noProof/>
          </w:rPr>
          <w:fldChar w:fldCharType="begin"/>
        </w:r>
        <w:r w:rsidDel="00E827EB">
          <w:rPr>
            <w:noProof/>
          </w:rPr>
          <w:delInstrText xml:space="preserve"> HYPERLINK \l "_Toc31289761" </w:delInstrText>
        </w:r>
        <w:r w:rsidDel="00E827EB">
          <w:rPr>
            <w:noProof/>
          </w:rPr>
          <w:fldChar w:fldCharType="separate"/>
        </w:r>
      </w:del>
      <w:ins w:id="242" w:author="Chris Smith" w:date="2020-12-01T08:54:00Z">
        <w:r w:rsidR="00E827EB">
          <w:rPr>
            <w:b/>
            <w:bCs/>
            <w:noProof/>
            <w:lang w:val="en-US"/>
          </w:rPr>
          <w:t>Error! Hyperlink reference not valid.</w:t>
        </w:r>
      </w:ins>
      <w:del w:id="243" w:author="Chris Smith" w:date="2020-12-01T08:54:00Z">
        <w:r w:rsidR="00510C26" w:rsidRPr="00C930FC" w:rsidDel="00E827EB">
          <w:rPr>
            <w:rStyle w:val="Hipercze"/>
            <w:rFonts w:ascii="Times New Roman" w:hAnsi="Times New Roman"/>
            <w:noProof/>
          </w:rPr>
          <w:delText>4.4.4</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Security</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_Toc31289761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38</w:delText>
        </w:r>
        <w:r w:rsidR="00510C26" w:rsidRPr="00C930FC" w:rsidDel="00E827EB">
          <w:rPr>
            <w:noProof/>
            <w:webHidden/>
          </w:rPr>
          <w:fldChar w:fldCharType="end"/>
        </w:r>
        <w:r w:rsidDel="00E827EB">
          <w:rPr>
            <w:noProof/>
          </w:rPr>
          <w:fldChar w:fldCharType="end"/>
        </w:r>
      </w:del>
    </w:p>
    <w:p w14:paraId="3267F37B" w14:textId="68377933" w:rsidR="00510C26" w:rsidRPr="00C930FC" w:rsidDel="00E827EB" w:rsidRDefault="00C67167">
      <w:pPr>
        <w:pStyle w:val="Spistreci3"/>
        <w:tabs>
          <w:tab w:val="left" w:pos="1320"/>
          <w:tab w:val="right" w:leader="dot" w:pos="8777"/>
        </w:tabs>
        <w:rPr>
          <w:del w:id="244" w:author="Chris Smith" w:date="2020-12-01T08:54:00Z"/>
          <w:rFonts w:eastAsiaTheme="minorEastAsia"/>
          <w:noProof/>
          <w:szCs w:val="22"/>
        </w:rPr>
      </w:pPr>
      <w:del w:id="245" w:author="Chris Smith" w:date="2020-12-01T08:54:00Z">
        <w:r w:rsidDel="00E827EB">
          <w:rPr>
            <w:noProof/>
          </w:rPr>
          <w:fldChar w:fldCharType="begin"/>
        </w:r>
        <w:r w:rsidDel="00E827EB">
          <w:rPr>
            <w:noProof/>
          </w:rPr>
          <w:delInstrText xml:space="preserve"> HYPERLINK \l "_Toc31289762" </w:delInstrText>
        </w:r>
        <w:r w:rsidDel="00E827EB">
          <w:rPr>
            <w:noProof/>
          </w:rPr>
          <w:fldChar w:fldCharType="separate"/>
        </w:r>
      </w:del>
      <w:ins w:id="246" w:author="Chris Smith" w:date="2020-12-01T08:54:00Z">
        <w:r w:rsidR="00E827EB">
          <w:rPr>
            <w:b/>
            <w:bCs/>
            <w:noProof/>
            <w:lang w:val="en-US"/>
          </w:rPr>
          <w:t>Error! Hyperlink reference not valid.</w:t>
        </w:r>
      </w:ins>
      <w:del w:id="247" w:author="Chris Smith" w:date="2020-12-01T08:54:00Z">
        <w:r w:rsidR="00510C26" w:rsidRPr="00C930FC" w:rsidDel="00E827EB">
          <w:rPr>
            <w:rStyle w:val="Hipercze"/>
            <w:rFonts w:ascii="Times New Roman" w:hAnsi="Times New Roman"/>
            <w:noProof/>
          </w:rPr>
          <w:delText>4.4.5</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Technology choice</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_Toc31289762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38</w:delText>
        </w:r>
        <w:r w:rsidR="00510C26" w:rsidRPr="00C930FC" w:rsidDel="00E827EB">
          <w:rPr>
            <w:noProof/>
            <w:webHidden/>
          </w:rPr>
          <w:fldChar w:fldCharType="end"/>
        </w:r>
        <w:r w:rsidDel="00E827EB">
          <w:rPr>
            <w:noProof/>
          </w:rPr>
          <w:fldChar w:fldCharType="end"/>
        </w:r>
      </w:del>
    </w:p>
    <w:p w14:paraId="58F48BA0" w14:textId="0EB8A592" w:rsidR="00510C26" w:rsidRPr="00C930FC" w:rsidDel="00E827EB" w:rsidRDefault="00C67167">
      <w:pPr>
        <w:pStyle w:val="Spistreci3"/>
        <w:tabs>
          <w:tab w:val="left" w:pos="1320"/>
          <w:tab w:val="right" w:leader="dot" w:pos="8777"/>
        </w:tabs>
        <w:rPr>
          <w:del w:id="248" w:author="Chris Smith" w:date="2020-12-01T08:54:00Z"/>
          <w:rFonts w:eastAsiaTheme="minorEastAsia"/>
          <w:noProof/>
          <w:szCs w:val="22"/>
        </w:rPr>
      </w:pPr>
      <w:del w:id="249" w:author="Chris Smith" w:date="2020-12-01T08:54:00Z">
        <w:r w:rsidDel="00E827EB">
          <w:rPr>
            <w:noProof/>
          </w:rPr>
          <w:fldChar w:fldCharType="begin"/>
        </w:r>
        <w:r w:rsidDel="00E827EB">
          <w:rPr>
            <w:noProof/>
          </w:rPr>
          <w:delInstrText xml:space="preserve"> HYPERLINK \l "_Toc31289763" </w:delInstrText>
        </w:r>
        <w:r w:rsidDel="00E827EB">
          <w:rPr>
            <w:noProof/>
          </w:rPr>
          <w:fldChar w:fldCharType="separate"/>
        </w:r>
      </w:del>
      <w:ins w:id="250" w:author="Chris Smith" w:date="2020-12-01T08:54:00Z">
        <w:r w:rsidR="00E827EB">
          <w:rPr>
            <w:b/>
            <w:bCs/>
            <w:noProof/>
            <w:lang w:val="en-US"/>
          </w:rPr>
          <w:t>Error! Hyperlink reference not valid.</w:t>
        </w:r>
      </w:ins>
      <w:del w:id="251" w:author="Chris Smith" w:date="2020-12-01T08:54:00Z">
        <w:r w:rsidR="00510C26" w:rsidRPr="00C930FC" w:rsidDel="00E827EB">
          <w:rPr>
            <w:rStyle w:val="Hipercze"/>
            <w:rFonts w:ascii="Times New Roman" w:hAnsi="Times New Roman"/>
            <w:noProof/>
          </w:rPr>
          <w:delText>4.4.6</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Infrastructure</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_Toc31289763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40</w:delText>
        </w:r>
        <w:r w:rsidR="00510C26" w:rsidRPr="00C930FC" w:rsidDel="00E827EB">
          <w:rPr>
            <w:noProof/>
            <w:webHidden/>
          </w:rPr>
          <w:fldChar w:fldCharType="end"/>
        </w:r>
        <w:r w:rsidDel="00E827EB">
          <w:rPr>
            <w:noProof/>
          </w:rPr>
          <w:fldChar w:fldCharType="end"/>
        </w:r>
      </w:del>
    </w:p>
    <w:p w14:paraId="389D6014" w14:textId="12D7DD1F" w:rsidR="00510C26" w:rsidRPr="00C930FC" w:rsidDel="00E827EB" w:rsidRDefault="00C67167">
      <w:pPr>
        <w:pStyle w:val="Spistreci2"/>
        <w:tabs>
          <w:tab w:val="left" w:pos="880"/>
          <w:tab w:val="right" w:leader="dot" w:pos="8777"/>
        </w:tabs>
        <w:rPr>
          <w:del w:id="252" w:author="Chris Smith" w:date="2020-12-01T08:54:00Z"/>
          <w:rFonts w:eastAsiaTheme="minorEastAsia"/>
          <w:noProof/>
          <w:szCs w:val="22"/>
        </w:rPr>
      </w:pPr>
      <w:del w:id="253" w:author="Chris Smith" w:date="2020-12-01T08:54:00Z">
        <w:r w:rsidDel="00E827EB">
          <w:rPr>
            <w:noProof/>
          </w:rPr>
          <w:fldChar w:fldCharType="begin"/>
        </w:r>
        <w:r w:rsidDel="00E827EB">
          <w:rPr>
            <w:noProof/>
          </w:rPr>
          <w:delInstrText xml:space="preserve"> HYPERLINK \l "_Toc31289764" </w:delInstrText>
        </w:r>
        <w:r w:rsidDel="00E827EB">
          <w:rPr>
            <w:noProof/>
          </w:rPr>
          <w:fldChar w:fldCharType="separate"/>
        </w:r>
      </w:del>
      <w:ins w:id="254" w:author="Chris Smith" w:date="2020-12-01T08:54:00Z">
        <w:r w:rsidR="00E827EB">
          <w:rPr>
            <w:b/>
            <w:bCs/>
            <w:noProof/>
            <w:lang w:val="en-US"/>
          </w:rPr>
          <w:t>Error! Hyperlink reference not valid.</w:t>
        </w:r>
      </w:ins>
      <w:del w:id="255" w:author="Chris Smith" w:date="2020-12-01T08:54:00Z">
        <w:r w:rsidR="00510C26" w:rsidRPr="00C930FC" w:rsidDel="00E827EB">
          <w:rPr>
            <w:rStyle w:val="Hipercze"/>
            <w:rFonts w:ascii="Times New Roman" w:hAnsi="Times New Roman"/>
            <w:noProof/>
          </w:rPr>
          <w:delText>4.5</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System implementation budget</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_Toc31289764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41</w:delText>
        </w:r>
        <w:r w:rsidR="00510C26" w:rsidRPr="00C930FC" w:rsidDel="00E827EB">
          <w:rPr>
            <w:noProof/>
            <w:webHidden/>
          </w:rPr>
          <w:fldChar w:fldCharType="end"/>
        </w:r>
        <w:r w:rsidDel="00E827EB">
          <w:rPr>
            <w:noProof/>
          </w:rPr>
          <w:fldChar w:fldCharType="end"/>
        </w:r>
      </w:del>
    </w:p>
    <w:p w14:paraId="087BA8C6" w14:textId="122E2A30" w:rsidR="00510C26" w:rsidRPr="00C930FC" w:rsidDel="00E827EB" w:rsidRDefault="00C67167">
      <w:pPr>
        <w:pStyle w:val="Spistreci3"/>
        <w:tabs>
          <w:tab w:val="left" w:pos="1320"/>
          <w:tab w:val="right" w:leader="dot" w:pos="8777"/>
        </w:tabs>
        <w:rPr>
          <w:del w:id="256" w:author="Chris Smith" w:date="2020-12-01T08:54:00Z"/>
          <w:rFonts w:eastAsiaTheme="minorEastAsia"/>
          <w:noProof/>
          <w:szCs w:val="22"/>
        </w:rPr>
      </w:pPr>
      <w:del w:id="257" w:author="Chris Smith" w:date="2020-12-01T08:54:00Z">
        <w:r w:rsidDel="00E827EB">
          <w:rPr>
            <w:noProof/>
          </w:rPr>
          <w:fldChar w:fldCharType="begin"/>
        </w:r>
        <w:r w:rsidDel="00E827EB">
          <w:rPr>
            <w:noProof/>
          </w:rPr>
          <w:delInstrText xml:space="preserve"> HYPERLINK \l "_Toc31289765" </w:delInstrText>
        </w:r>
        <w:r w:rsidDel="00E827EB">
          <w:rPr>
            <w:noProof/>
          </w:rPr>
          <w:fldChar w:fldCharType="separate"/>
        </w:r>
      </w:del>
      <w:ins w:id="258" w:author="Chris Smith" w:date="2020-12-01T08:54:00Z">
        <w:r w:rsidR="00E827EB">
          <w:rPr>
            <w:b/>
            <w:bCs/>
            <w:noProof/>
            <w:lang w:val="en-US"/>
          </w:rPr>
          <w:t>Error! Hyperlink reference not valid.</w:t>
        </w:r>
      </w:ins>
      <w:del w:id="259" w:author="Chris Smith" w:date="2020-12-01T08:54:00Z">
        <w:r w:rsidR="00510C26" w:rsidRPr="00C930FC" w:rsidDel="00E827EB">
          <w:rPr>
            <w:rStyle w:val="Hipercze"/>
            <w:rFonts w:ascii="Times New Roman" w:hAnsi="Times New Roman"/>
            <w:noProof/>
          </w:rPr>
          <w:delText>4.5.1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Fee model</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_Toc31289765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41</w:delText>
        </w:r>
        <w:r w:rsidR="00510C26" w:rsidRPr="00C930FC" w:rsidDel="00E827EB">
          <w:rPr>
            <w:noProof/>
            <w:webHidden/>
          </w:rPr>
          <w:fldChar w:fldCharType="end"/>
        </w:r>
        <w:r w:rsidDel="00E827EB">
          <w:rPr>
            <w:noProof/>
          </w:rPr>
          <w:fldChar w:fldCharType="end"/>
        </w:r>
      </w:del>
    </w:p>
    <w:p w14:paraId="0B066EAD" w14:textId="15240076" w:rsidR="00510C26" w:rsidRPr="00C930FC" w:rsidDel="00E827EB" w:rsidRDefault="00C67167">
      <w:pPr>
        <w:pStyle w:val="Spistreci3"/>
        <w:tabs>
          <w:tab w:val="left" w:pos="1320"/>
          <w:tab w:val="right" w:leader="dot" w:pos="8777"/>
        </w:tabs>
        <w:rPr>
          <w:del w:id="260" w:author="Chris Smith" w:date="2020-12-01T08:54:00Z"/>
          <w:rFonts w:eastAsiaTheme="minorEastAsia"/>
          <w:noProof/>
          <w:szCs w:val="22"/>
        </w:rPr>
      </w:pPr>
      <w:del w:id="261" w:author="Chris Smith" w:date="2020-12-01T08:54:00Z">
        <w:r w:rsidDel="00E827EB">
          <w:rPr>
            <w:noProof/>
          </w:rPr>
          <w:fldChar w:fldCharType="begin"/>
        </w:r>
        <w:r w:rsidDel="00E827EB">
          <w:rPr>
            <w:noProof/>
          </w:rPr>
          <w:delInstrText xml:space="preserve"> HYPERLINK \l "_Toc31289766" </w:delInstrText>
        </w:r>
        <w:r w:rsidDel="00E827EB">
          <w:rPr>
            <w:noProof/>
          </w:rPr>
          <w:fldChar w:fldCharType="separate"/>
        </w:r>
      </w:del>
      <w:ins w:id="262" w:author="Chris Smith" w:date="2020-12-01T08:54:00Z">
        <w:r w:rsidR="00E827EB">
          <w:rPr>
            <w:b/>
            <w:bCs/>
            <w:noProof/>
            <w:lang w:val="en-US"/>
          </w:rPr>
          <w:t>Error! Hyperlink reference not valid.</w:t>
        </w:r>
      </w:ins>
      <w:del w:id="263" w:author="Chris Smith" w:date="2020-12-01T08:54:00Z">
        <w:r w:rsidR="00510C26" w:rsidRPr="00C930FC" w:rsidDel="00E827EB">
          <w:rPr>
            <w:rStyle w:val="Hipercze"/>
            <w:rFonts w:ascii="Times New Roman" w:hAnsi="Times New Roman"/>
            <w:noProof/>
          </w:rPr>
          <w:delText>4.5.2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Setup and operational costs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_Toc31289766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42</w:delText>
        </w:r>
        <w:r w:rsidR="00510C26" w:rsidRPr="00C930FC" w:rsidDel="00E827EB">
          <w:rPr>
            <w:noProof/>
            <w:webHidden/>
          </w:rPr>
          <w:fldChar w:fldCharType="end"/>
        </w:r>
        <w:r w:rsidDel="00E827EB">
          <w:rPr>
            <w:noProof/>
          </w:rPr>
          <w:fldChar w:fldCharType="end"/>
        </w:r>
      </w:del>
    </w:p>
    <w:p w14:paraId="10D0A5E9" w14:textId="257D956F" w:rsidR="00510C26" w:rsidRPr="00C930FC" w:rsidDel="00E827EB" w:rsidRDefault="00C67167">
      <w:pPr>
        <w:pStyle w:val="Spistreci3"/>
        <w:tabs>
          <w:tab w:val="left" w:pos="1320"/>
          <w:tab w:val="right" w:leader="dot" w:pos="8777"/>
        </w:tabs>
        <w:rPr>
          <w:del w:id="264" w:author="Chris Smith" w:date="2020-12-01T08:54:00Z"/>
          <w:rFonts w:eastAsiaTheme="minorEastAsia"/>
          <w:noProof/>
          <w:szCs w:val="22"/>
        </w:rPr>
      </w:pPr>
      <w:del w:id="265" w:author="Chris Smith" w:date="2020-12-01T08:54:00Z">
        <w:r w:rsidDel="00E827EB">
          <w:rPr>
            <w:noProof/>
          </w:rPr>
          <w:fldChar w:fldCharType="begin"/>
        </w:r>
        <w:r w:rsidDel="00E827EB">
          <w:rPr>
            <w:noProof/>
          </w:rPr>
          <w:delInstrText xml:space="preserve"> HYPERLINK \l "_Toc31289767" </w:delInstrText>
        </w:r>
        <w:r w:rsidDel="00E827EB">
          <w:rPr>
            <w:noProof/>
          </w:rPr>
          <w:fldChar w:fldCharType="separate"/>
        </w:r>
      </w:del>
      <w:ins w:id="266" w:author="Chris Smith" w:date="2020-12-01T08:54:00Z">
        <w:r w:rsidR="00E827EB">
          <w:rPr>
            <w:b/>
            <w:bCs/>
            <w:noProof/>
            <w:lang w:val="en-US"/>
          </w:rPr>
          <w:t>Error! Hyperlink reference not valid.</w:t>
        </w:r>
      </w:ins>
      <w:del w:id="267" w:author="Chris Smith" w:date="2020-12-01T08:54:00Z">
        <w:r w:rsidR="00510C26" w:rsidRPr="00C930FC" w:rsidDel="00E827EB">
          <w:rPr>
            <w:rStyle w:val="Hipercze"/>
            <w:rFonts w:ascii="Times New Roman" w:hAnsi="Times New Roman"/>
            <w:noProof/>
          </w:rPr>
          <w:delText>4.5.3</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Maintenance costs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_Toc31289767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43</w:delText>
        </w:r>
        <w:r w:rsidR="00510C26" w:rsidRPr="00C930FC" w:rsidDel="00E827EB">
          <w:rPr>
            <w:noProof/>
            <w:webHidden/>
          </w:rPr>
          <w:fldChar w:fldCharType="end"/>
        </w:r>
        <w:r w:rsidDel="00E827EB">
          <w:rPr>
            <w:noProof/>
          </w:rPr>
          <w:fldChar w:fldCharType="end"/>
        </w:r>
      </w:del>
    </w:p>
    <w:p w14:paraId="2F79A4ED" w14:textId="25D4F10E" w:rsidR="00510C26" w:rsidRPr="00C930FC" w:rsidDel="00E827EB" w:rsidRDefault="00C67167">
      <w:pPr>
        <w:pStyle w:val="Spistreci2"/>
        <w:tabs>
          <w:tab w:val="left" w:pos="880"/>
          <w:tab w:val="right" w:leader="dot" w:pos="8777"/>
        </w:tabs>
        <w:rPr>
          <w:del w:id="268" w:author="Chris Smith" w:date="2020-12-01T08:54:00Z"/>
          <w:rFonts w:eastAsiaTheme="minorEastAsia"/>
          <w:noProof/>
          <w:szCs w:val="22"/>
        </w:rPr>
      </w:pPr>
      <w:del w:id="269" w:author="Chris Smith" w:date="2020-12-01T08:54:00Z">
        <w:r w:rsidDel="00E827EB">
          <w:rPr>
            <w:noProof/>
          </w:rPr>
          <w:fldChar w:fldCharType="begin"/>
        </w:r>
        <w:r w:rsidDel="00E827EB">
          <w:rPr>
            <w:noProof/>
          </w:rPr>
          <w:delInstrText xml:space="preserve"> HYPERLINK \l "_Toc31289768" </w:delInstrText>
        </w:r>
        <w:r w:rsidDel="00E827EB">
          <w:rPr>
            <w:noProof/>
          </w:rPr>
          <w:fldChar w:fldCharType="separate"/>
        </w:r>
      </w:del>
      <w:ins w:id="270" w:author="Chris Smith" w:date="2020-12-01T08:54:00Z">
        <w:r w:rsidR="00E827EB">
          <w:rPr>
            <w:b/>
            <w:bCs/>
            <w:noProof/>
            <w:lang w:val="en-US"/>
          </w:rPr>
          <w:t>Error! Hyperlink reference not valid.</w:t>
        </w:r>
      </w:ins>
      <w:del w:id="271" w:author="Chris Smith" w:date="2020-12-01T08:54:00Z">
        <w:r w:rsidR="00510C26" w:rsidRPr="00C930FC" w:rsidDel="00E827EB">
          <w:rPr>
            <w:rStyle w:val="Hipercze"/>
            <w:rFonts w:ascii="Times New Roman" w:hAnsi="Times New Roman"/>
            <w:noProof/>
          </w:rPr>
          <w:delText>4.6</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Implementation plan approach</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_Toc31289768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43</w:delText>
        </w:r>
        <w:r w:rsidR="00510C26" w:rsidRPr="00C930FC" w:rsidDel="00E827EB">
          <w:rPr>
            <w:noProof/>
            <w:webHidden/>
          </w:rPr>
          <w:fldChar w:fldCharType="end"/>
        </w:r>
        <w:r w:rsidDel="00E827EB">
          <w:rPr>
            <w:noProof/>
          </w:rPr>
          <w:fldChar w:fldCharType="end"/>
        </w:r>
      </w:del>
    </w:p>
    <w:p w14:paraId="68B8E44C" w14:textId="5C362BFB" w:rsidR="00510C26" w:rsidRPr="00C930FC" w:rsidDel="00E827EB" w:rsidRDefault="00C67167">
      <w:pPr>
        <w:pStyle w:val="Spistreci3"/>
        <w:tabs>
          <w:tab w:val="left" w:pos="1320"/>
          <w:tab w:val="right" w:leader="dot" w:pos="8777"/>
        </w:tabs>
        <w:rPr>
          <w:del w:id="272" w:author="Chris Smith" w:date="2020-12-01T08:54:00Z"/>
          <w:rFonts w:eastAsiaTheme="minorEastAsia"/>
          <w:noProof/>
          <w:szCs w:val="22"/>
        </w:rPr>
      </w:pPr>
      <w:del w:id="273" w:author="Chris Smith" w:date="2020-12-01T08:54:00Z">
        <w:r w:rsidDel="00E827EB">
          <w:rPr>
            <w:noProof/>
          </w:rPr>
          <w:fldChar w:fldCharType="begin"/>
        </w:r>
        <w:r w:rsidDel="00E827EB">
          <w:rPr>
            <w:noProof/>
          </w:rPr>
          <w:delInstrText xml:space="preserve"> HYPERLINK \l "_Toc31289769" </w:delInstrText>
        </w:r>
        <w:r w:rsidDel="00E827EB">
          <w:rPr>
            <w:noProof/>
          </w:rPr>
          <w:fldChar w:fldCharType="separate"/>
        </w:r>
      </w:del>
      <w:ins w:id="274" w:author="Chris Smith" w:date="2020-12-01T08:54:00Z">
        <w:r w:rsidR="00E827EB">
          <w:rPr>
            <w:b/>
            <w:bCs/>
            <w:noProof/>
            <w:lang w:val="en-US"/>
          </w:rPr>
          <w:t>Error! Hyperlink reference not valid.</w:t>
        </w:r>
      </w:ins>
      <w:del w:id="275" w:author="Chris Smith" w:date="2020-12-01T08:54:00Z">
        <w:r w:rsidR="00510C26" w:rsidRPr="00C930FC" w:rsidDel="00E827EB">
          <w:rPr>
            <w:rStyle w:val="Hipercze"/>
            <w:rFonts w:ascii="Times New Roman" w:hAnsi="Times New Roman"/>
            <w:noProof/>
          </w:rPr>
          <w:delText>4.6.1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Implementation Phase I</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_Toc31289769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44</w:delText>
        </w:r>
        <w:r w:rsidR="00510C26" w:rsidRPr="00C930FC" w:rsidDel="00E827EB">
          <w:rPr>
            <w:noProof/>
            <w:webHidden/>
          </w:rPr>
          <w:fldChar w:fldCharType="end"/>
        </w:r>
        <w:r w:rsidDel="00E827EB">
          <w:rPr>
            <w:noProof/>
          </w:rPr>
          <w:fldChar w:fldCharType="end"/>
        </w:r>
      </w:del>
    </w:p>
    <w:p w14:paraId="181B2D66" w14:textId="766192AC" w:rsidR="00510C26" w:rsidRPr="00C930FC" w:rsidDel="00E827EB" w:rsidRDefault="00C67167">
      <w:pPr>
        <w:pStyle w:val="Spistreci3"/>
        <w:tabs>
          <w:tab w:val="left" w:pos="1320"/>
          <w:tab w:val="right" w:leader="dot" w:pos="8777"/>
        </w:tabs>
        <w:rPr>
          <w:del w:id="276" w:author="Chris Smith" w:date="2020-12-01T08:54:00Z"/>
          <w:rFonts w:eastAsiaTheme="minorEastAsia"/>
          <w:noProof/>
          <w:szCs w:val="22"/>
        </w:rPr>
      </w:pPr>
      <w:del w:id="277" w:author="Chris Smith" w:date="2020-12-01T08:54:00Z">
        <w:r w:rsidDel="00E827EB">
          <w:rPr>
            <w:noProof/>
          </w:rPr>
          <w:fldChar w:fldCharType="begin"/>
        </w:r>
        <w:r w:rsidDel="00E827EB">
          <w:rPr>
            <w:noProof/>
          </w:rPr>
          <w:delInstrText xml:space="preserve"> HYPERLINK \l "_Toc31289770" </w:delInstrText>
        </w:r>
        <w:r w:rsidDel="00E827EB">
          <w:rPr>
            <w:noProof/>
          </w:rPr>
          <w:fldChar w:fldCharType="separate"/>
        </w:r>
      </w:del>
      <w:ins w:id="278" w:author="Chris Smith" w:date="2020-12-01T08:54:00Z">
        <w:r w:rsidR="00E827EB">
          <w:rPr>
            <w:b/>
            <w:bCs/>
            <w:noProof/>
            <w:lang w:val="en-US"/>
          </w:rPr>
          <w:t>Error! Hyperlink reference not valid.</w:t>
        </w:r>
      </w:ins>
      <w:del w:id="279" w:author="Chris Smith" w:date="2020-12-01T08:54:00Z">
        <w:r w:rsidR="00510C26" w:rsidRPr="00C930FC" w:rsidDel="00E827EB">
          <w:rPr>
            <w:rStyle w:val="Hipercze"/>
            <w:rFonts w:ascii="Times New Roman" w:hAnsi="Times New Roman"/>
            <w:noProof/>
          </w:rPr>
          <w:delText>4.6.2</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Implementation Phase II</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_Toc31289770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45</w:delText>
        </w:r>
        <w:r w:rsidR="00510C26" w:rsidRPr="00C930FC" w:rsidDel="00E827EB">
          <w:rPr>
            <w:noProof/>
            <w:webHidden/>
          </w:rPr>
          <w:fldChar w:fldCharType="end"/>
        </w:r>
        <w:r w:rsidDel="00E827EB">
          <w:rPr>
            <w:noProof/>
          </w:rPr>
          <w:fldChar w:fldCharType="end"/>
        </w:r>
      </w:del>
    </w:p>
    <w:p w14:paraId="65A96A35" w14:textId="21B390F2" w:rsidR="00510C26" w:rsidRPr="00C930FC" w:rsidDel="00E827EB" w:rsidRDefault="00C67167">
      <w:pPr>
        <w:pStyle w:val="Spistreci2"/>
        <w:tabs>
          <w:tab w:val="left" w:pos="880"/>
          <w:tab w:val="right" w:leader="dot" w:pos="8777"/>
        </w:tabs>
        <w:rPr>
          <w:del w:id="280" w:author="Chris Smith" w:date="2020-12-01T08:54:00Z"/>
          <w:rFonts w:eastAsiaTheme="minorEastAsia"/>
          <w:noProof/>
          <w:szCs w:val="22"/>
        </w:rPr>
      </w:pPr>
      <w:del w:id="281" w:author="Chris Smith" w:date="2020-12-01T08:54:00Z">
        <w:r w:rsidDel="00E827EB">
          <w:rPr>
            <w:noProof/>
          </w:rPr>
          <w:fldChar w:fldCharType="begin"/>
        </w:r>
        <w:r w:rsidDel="00E827EB">
          <w:rPr>
            <w:noProof/>
          </w:rPr>
          <w:delInstrText xml:space="preserve"> HYPERLINK \l "_Toc31289771" </w:delInstrText>
        </w:r>
        <w:r w:rsidDel="00E827EB">
          <w:rPr>
            <w:noProof/>
          </w:rPr>
          <w:fldChar w:fldCharType="separate"/>
        </w:r>
      </w:del>
      <w:ins w:id="282" w:author="Chris Smith" w:date="2020-12-01T08:54:00Z">
        <w:r w:rsidR="00E827EB">
          <w:rPr>
            <w:b/>
            <w:bCs/>
            <w:noProof/>
            <w:lang w:val="en-US"/>
          </w:rPr>
          <w:t>Error! Hyperlink reference not valid.</w:t>
        </w:r>
      </w:ins>
      <w:del w:id="283" w:author="Chris Smith" w:date="2020-12-01T08:54:00Z">
        <w:r w:rsidR="00510C26" w:rsidRPr="00C930FC" w:rsidDel="00E827EB">
          <w:rPr>
            <w:rStyle w:val="Hipercze"/>
            <w:rFonts w:ascii="Times New Roman" w:hAnsi="Times New Roman"/>
            <w:noProof/>
          </w:rPr>
          <w:delText>4.7</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Challenges to be addressed</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_Toc31289771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45</w:delText>
        </w:r>
        <w:r w:rsidR="00510C26" w:rsidRPr="00C930FC" w:rsidDel="00E827EB">
          <w:rPr>
            <w:noProof/>
            <w:webHidden/>
          </w:rPr>
          <w:fldChar w:fldCharType="end"/>
        </w:r>
        <w:r w:rsidDel="00E827EB">
          <w:rPr>
            <w:noProof/>
          </w:rPr>
          <w:fldChar w:fldCharType="end"/>
        </w:r>
      </w:del>
    </w:p>
    <w:p w14:paraId="2F5C7063" w14:textId="3CB84101" w:rsidR="00510C26" w:rsidRPr="00C930FC" w:rsidDel="00E827EB" w:rsidRDefault="00C67167">
      <w:pPr>
        <w:pStyle w:val="Spistreci1"/>
        <w:tabs>
          <w:tab w:val="left" w:pos="440"/>
        </w:tabs>
        <w:rPr>
          <w:del w:id="284" w:author="Chris Smith" w:date="2020-12-01T08:54:00Z"/>
          <w:rFonts w:eastAsiaTheme="minorEastAsia"/>
          <w:noProof/>
          <w:szCs w:val="22"/>
        </w:rPr>
      </w:pPr>
      <w:del w:id="285" w:author="Chris Smith" w:date="2020-12-01T08:54:00Z">
        <w:r w:rsidDel="00E827EB">
          <w:rPr>
            <w:noProof/>
          </w:rPr>
          <w:fldChar w:fldCharType="begin"/>
        </w:r>
        <w:r w:rsidDel="00E827EB">
          <w:rPr>
            <w:noProof/>
          </w:rPr>
          <w:delInstrText xml:space="preserve"> HYPERLINK \l "_Toc31289772" </w:delInstrText>
        </w:r>
        <w:r w:rsidDel="00E827EB">
          <w:rPr>
            <w:noProof/>
          </w:rPr>
          <w:fldChar w:fldCharType="separate"/>
        </w:r>
      </w:del>
      <w:ins w:id="286" w:author="Chris Smith" w:date="2020-12-01T08:54:00Z">
        <w:r w:rsidR="00E827EB">
          <w:rPr>
            <w:b/>
            <w:bCs/>
            <w:noProof/>
            <w:lang w:val="en-US"/>
          </w:rPr>
          <w:t>Error! Hyperlink reference not valid.</w:t>
        </w:r>
      </w:ins>
      <w:del w:id="287" w:author="Chris Smith" w:date="2020-12-01T08:54:00Z">
        <w:r w:rsidR="00510C26" w:rsidRPr="00C930FC" w:rsidDel="00E827EB">
          <w:rPr>
            <w:rStyle w:val="Hipercze"/>
            <w:rFonts w:ascii="Times New Roman" w:hAnsi="Times New Roman"/>
            <w:noProof/>
          </w:rPr>
          <w:delText>5</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Next steps for eProcurement reform implementation</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_Toc31289772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49</w:delText>
        </w:r>
        <w:r w:rsidR="00510C26" w:rsidRPr="00C930FC" w:rsidDel="00E827EB">
          <w:rPr>
            <w:noProof/>
            <w:webHidden/>
          </w:rPr>
          <w:fldChar w:fldCharType="end"/>
        </w:r>
        <w:r w:rsidDel="00E827EB">
          <w:rPr>
            <w:noProof/>
          </w:rPr>
          <w:fldChar w:fldCharType="end"/>
        </w:r>
      </w:del>
    </w:p>
    <w:p w14:paraId="0850467B" w14:textId="0D7073D2" w:rsidR="00510C26" w:rsidRPr="00C930FC" w:rsidDel="00E827EB" w:rsidRDefault="00C67167">
      <w:pPr>
        <w:pStyle w:val="Spistreci1"/>
        <w:tabs>
          <w:tab w:val="left" w:pos="440"/>
        </w:tabs>
        <w:rPr>
          <w:del w:id="288" w:author="Chris Smith" w:date="2020-12-01T08:54:00Z"/>
          <w:rFonts w:eastAsiaTheme="minorEastAsia"/>
          <w:noProof/>
          <w:szCs w:val="22"/>
        </w:rPr>
      </w:pPr>
      <w:del w:id="289" w:author="Chris Smith" w:date="2020-12-01T08:54:00Z">
        <w:r w:rsidDel="00E827EB">
          <w:rPr>
            <w:noProof/>
          </w:rPr>
          <w:fldChar w:fldCharType="begin"/>
        </w:r>
        <w:r w:rsidDel="00E827EB">
          <w:rPr>
            <w:noProof/>
          </w:rPr>
          <w:delInstrText xml:space="preserve"> HYPERLINK \l "_Toc31289773" </w:delInstrText>
        </w:r>
        <w:r w:rsidDel="00E827EB">
          <w:rPr>
            <w:noProof/>
          </w:rPr>
          <w:fldChar w:fldCharType="separate"/>
        </w:r>
      </w:del>
      <w:ins w:id="290" w:author="Chris Smith" w:date="2020-12-01T08:54:00Z">
        <w:r w:rsidR="00E827EB">
          <w:rPr>
            <w:b/>
            <w:bCs/>
            <w:noProof/>
            <w:lang w:val="en-US"/>
          </w:rPr>
          <w:t>Error! Hyperlink reference not valid.</w:t>
        </w:r>
      </w:ins>
      <w:del w:id="291" w:author="Chris Smith" w:date="2020-12-01T08:54:00Z">
        <w:r w:rsidR="00510C26" w:rsidRPr="00C930FC" w:rsidDel="00E827EB">
          <w:rPr>
            <w:rStyle w:val="Hipercze"/>
            <w:rFonts w:ascii="Times New Roman" w:hAnsi="Times New Roman"/>
            <w:noProof/>
          </w:rPr>
          <w:delText>6</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Annexes</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_Toc31289773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50</w:delText>
        </w:r>
        <w:r w:rsidR="00510C26" w:rsidRPr="00C930FC" w:rsidDel="00E827EB">
          <w:rPr>
            <w:noProof/>
            <w:webHidden/>
          </w:rPr>
          <w:fldChar w:fldCharType="end"/>
        </w:r>
        <w:r w:rsidDel="00E827EB">
          <w:rPr>
            <w:noProof/>
          </w:rPr>
          <w:fldChar w:fldCharType="end"/>
        </w:r>
      </w:del>
    </w:p>
    <w:p w14:paraId="0AAC9F39" w14:textId="65EBF057" w:rsidR="00510C26" w:rsidRPr="00C930FC" w:rsidDel="00E827EB" w:rsidRDefault="00C67167">
      <w:pPr>
        <w:pStyle w:val="Spistreci2"/>
        <w:tabs>
          <w:tab w:val="left" w:pos="880"/>
          <w:tab w:val="right" w:leader="dot" w:pos="8777"/>
        </w:tabs>
        <w:rPr>
          <w:del w:id="292" w:author="Chris Smith" w:date="2020-12-01T08:54:00Z"/>
          <w:rFonts w:eastAsiaTheme="minorEastAsia"/>
          <w:noProof/>
          <w:szCs w:val="22"/>
        </w:rPr>
      </w:pPr>
      <w:del w:id="293" w:author="Chris Smith" w:date="2020-12-01T08:54:00Z">
        <w:r w:rsidDel="00E827EB">
          <w:rPr>
            <w:noProof/>
          </w:rPr>
          <w:fldChar w:fldCharType="begin"/>
        </w:r>
        <w:r w:rsidDel="00E827EB">
          <w:rPr>
            <w:noProof/>
          </w:rPr>
          <w:delInstrText xml:space="preserve"> HYPERLINK \l "_Toc31289774" </w:delInstrText>
        </w:r>
        <w:r w:rsidDel="00E827EB">
          <w:rPr>
            <w:noProof/>
          </w:rPr>
          <w:fldChar w:fldCharType="separate"/>
        </w:r>
      </w:del>
      <w:ins w:id="294" w:author="Chris Smith" w:date="2020-12-01T08:54:00Z">
        <w:r w:rsidR="00E827EB">
          <w:rPr>
            <w:b/>
            <w:bCs/>
            <w:noProof/>
            <w:lang w:val="en-US"/>
          </w:rPr>
          <w:t>Error! Hyperlink reference not valid.</w:t>
        </w:r>
      </w:ins>
      <w:del w:id="295" w:author="Chris Smith" w:date="2020-12-01T08:54:00Z">
        <w:r w:rsidR="00510C26" w:rsidRPr="00C930FC" w:rsidDel="00E827EB">
          <w:rPr>
            <w:rStyle w:val="Hipercze"/>
            <w:rFonts w:ascii="Times New Roman" w:hAnsi="Times New Roman"/>
            <w:noProof/>
          </w:rPr>
          <w:delText>6.1</w:delText>
        </w:r>
        <w:r w:rsidR="00510C26" w:rsidRPr="00C930FC" w:rsidDel="00E827EB">
          <w:rPr>
            <w:rFonts w:eastAsiaTheme="minorEastAsia"/>
            <w:noProof/>
            <w:szCs w:val="22"/>
          </w:rPr>
          <w:tab/>
        </w:r>
        <w:r w:rsidR="00510C26" w:rsidRPr="00C930FC" w:rsidDel="00E827EB">
          <w:rPr>
            <w:rStyle w:val="Hipercze"/>
            <w:rFonts w:ascii="Times New Roman" w:hAnsi="Times New Roman"/>
            <w:noProof/>
          </w:rPr>
          <w:delText>Functionalities description</w:delText>
        </w:r>
        <w:r w:rsidR="00510C26" w:rsidRPr="00C930FC" w:rsidDel="00E827EB">
          <w:rPr>
            <w:noProof/>
            <w:webHidden/>
          </w:rPr>
          <w:tab/>
        </w:r>
        <w:r w:rsidR="00510C26" w:rsidRPr="00C930FC" w:rsidDel="00E827EB">
          <w:rPr>
            <w:noProof/>
            <w:webHidden/>
          </w:rPr>
          <w:fldChar w:fldCharType="begin"/>
        </w:r>
        <w:r w:rsidR="00510C26" w:rsidRPr="00C930FC" w:rsidDel="00E827EB">
          <w:rPr>
            <w:noProof/>
            <w:webHidden/>
          </w:rPr>
          <w:delInstrText xml:space="preserve"> PAGEREF _Toc31289774 \h </w:delInstrText>
        </w:r>
        <w:r w:rsidR="00510C26" w:rsidRPr="00C930FC" w:rsidDel="00E827EB">
          <w:rPr>
            <w:noProof/>
            <w:webHidden/>
          </w:rPr>
        </w:r>
        <w:r w:rsidR="00510C26" w:rsidRPr="00C930FC" w:rsidDel="00E827EB">
          <w:rPr>
            <w:noProof/>
            <w:webHidden/>
          </w:rPr>
          <w:fldChar w:fldCharType="separate"/>
        </w:r>
        <w:r w:rsidR="00AD3DB0" w:rsidRPr="00C930FC" w:rsidDel="00E827EB">
          <w:rPr>
            <w:noProof/>
            <w:webHidden/>
          </w:rPr>
          <w:delText>50</w:delText>
        </w:r>
        <w:r w:rsidR="00510C26" w:rsidRPr="00C930FC" w:rsidDel="00E827EB">
          <w:rPr>
            <w:noProof/>
            <w:webHidden/>
          </w:rPr>
          <w:fldChar w:fldCharType="end"/>
        </w:r>
        <w:r w:rsidDel="00E827EB">
          <w:rPr>
            <w:noProof/>
          </w:rPr>
          <w:fldChar w:fldCharType="end"/>
        </w:r>
      </w:del>
    </w:p>
    <w:p w14:paraId="537397A8" w14:textId="579B4C3B" w:rsidR="008A1CA5" w:rsidRPr="00C930FC" w:rsidRDefault="008A1CA5" w:rsidP="00FD4F20">
      <w:pPr>
        <w:pStyle w:val="Spistreci1"/>
      </w:pPr>
      <w:r w:rsidRPr="00C930FC">
        <w:fldChar w:fldCharType="end"/>
      </w:r>
    </w:p>
    <w:p w14:paraId="148DE64B" w14:textId="46B2AF68" w:rsidR="008A1CA5" w:rsidRPr="00C930FC" w:rsidRDefault="008A1CA5" w:rsidP="00DA72AC">
      <w:pPr>
        <w:pStyle w:val="Tytu"/>
        <w:rPr>
          <w:rFonts w:cs="Times New Roman"/>
        </w:rPr>
      </w:pPr>
      <w:bookmarkStart w:id="296" w:name="_Toc451512142"/>
      <w:bookmarkStart w:id="297" w:name="_Toc451517820"/>
      <w:bookmarkStart w:id="298" w:name="_Toc454968164"/>
      <w:bookmarkStart w:id="299" w:name="_Toc454968823"/>
      <w:bookmarkStart w:id="300" w:name="_Toc455574186"/>
      <w:bookmarkStart w:id="301" w:name="_Toc456018561"/>
      <w:bookmarkStart w:id="302" w:name="_Toc456082018"/>
      <w:bookmarkStart w:id="303" w:name="_Toc456957459"/>
      <w:bookmarkStart w:id="304" w:name="_Toc457460802"/>
      <w:bookmarkStart w:id="305" w:name="_Toc24386694"/>
      <w:bookmarkStart w:id="306" w:name="_Toc27672843"/>
      <w:bookmarkStart w:id="307" w:name="_Toc29820134"/>
      <w:bookmarkStart w:id="308" w:name="_Toc29820173"/>
      <w:bookmarkStart w:id="309" w:name="_Toc31029330"/>
      <w:bookmarkStart w:id="310" w:name="_Toc31033341"/>
      <w:bookmarkStart w:id="311" w:name="_Toc31127238"/>
      <w:bookmarkStart w:id="312" w:name="_Toc31289737"/>
      <w:bookmarkStart w:id="313" w:name="_Toc57705307"/>
      <w:r w:rsidRPr="00C930FC">
        <w:rPr>
          <w:rFonts w:cs="Times New Roman"/>
        </w:rPr>
        <w:t>L</w:t>
      </w:r>
      <w:bookmarkEnd w:id="296"/>
      <w:bookmarkEnd w:id="297"/>
      <w:bookmarkEnd w:id="298"/>
      <w:bookmarkEnd w:id="299"/>
      <w:bookmarkEnd w:id="300"/>
      <w:bookmarkEnd w:id="301"/>
      <w:bookmarkEnd w:id="302"/>
      <w:bookmarkEnd w:id="303"/>
      <w:bookmarkEnd w:id="304"/>
      <w:r w:rsidR="004A7E7F" w:rsidRPr="00C930FC">
        <w:rPr>
          <w:rFonts w:cs="Times New Roman"/>
        </w:rPr>
        <w:t>ist of tables</w:t>
      </w:r>
      <w:bookmarkEnd w:id="305"/>
      <w:bookmarkEnd w:id="306"/>
      <w:bookmarkEnd w:id="307"/>
      <w:bookmarkEnd w:id="308"/>
      <w:bookmarkEnd w:id="309"/>
      <w:bookmarkEnd w:id="310"/>
      <w:bookmarkEnd w:id="311"/>
      <w:bookmarkEnd w:id="312"/>
      <w:bookmarkEnd w:id="313"/>
    </w:p>
    <w:p w14:paraId="1B2E9776" w14:textId="10C32252" w:rsidR="00510C26" w:rsidRPr="00C930FC" w:rsidRDefault="008A1CA5">
      <w:pPr>
        <w:pStyle w:val="Spisilustracji"/>
        <w:tabs>
          <w:tab w:val="right" w:leader="dot" w:pos="8777"/>
        </w:tabs>
        <w:rPr>
          <w:rFonts w:eastAsiaTheme="minorEastAsia"/>
          <w:noProof/>
          <w:szCs w:val="22"/>
        </w:rPr>
      </w:pPr>
      <w:r w:rsidRPr="00C930FC">
        <w:rPr>
          <w:szCs w:val="22"/>
        </w:rPr>
        <w:fldChar w:fldCharType="begin"/>
      </w:r>
      <w:r w:rsidRPr="00C930FC">
        <w:rPr>
          <w:szCs w:val="22"/>
        </w:rPr>
        <w:instrText xml:space="preserve"> TOC \h \z \c "Table" </w:instrText>
      </w:r>
      <w:r w:rsidRPr="00C930FC">
        <w:rPr>
          <w:szCs w:val="22"/>
        </w:rPr>
        <w:fldChar w:fldCharType="separate"/>
      </w:r>
      <w:r w:rsidR="00C67167">
        <w:rPr>
          <w:noProof/>
        </w:rPr>
        <w:fldChar w:fldCharType="begin"/>
      </w:r>
      <w:r w:rsidR="00C67167">
        <w:rPr>
          <w:noProof/>
        </w:rPr>
        <w:instrText xml:space="preserve"> HYPERLINK \l "_Toc31289775" </w:instrText>
      </w:r>
      <w:r w:rsidR="00C67167">
        <w:rPr>
          <w:noProof/>
        </w:rPr>
        <w:fldChar w:fldCharType="separate"/>
      </w:r>
      <w:r w:rsidR="00510C26" w:rsidRPr="00C930FC">
        <w:rPr>
          <w:rStyle w:val="Hipercze"/>
          <w:rFonts w:ascii="Times New Roman" w:hAnsi="Times New Roman"/>
          <w:noProof/>
        </w:rPr>
        <w:t>Table 1 Review against EU best practices</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_Toc31289775 \h </w:instrText>
      </w:r>
      <w:r w:rsidR="00510C26" w:rsidRPr="00C930FC">
        <w:rPr>
          <w:noProof/>
          <w:webHidden/>
        </w:rPr>
      </w:r>
      <w:r w:rsidR="00510C26" w:rsidRPr="00C930FC">
        <w:rPr>
          <w:noProof/>
          <w:webHidden/>
        </w:rPr>
        <w:fldChar w:fldCharType="separate"/>
      </w:r>
      <w:ins w:id="314" w:author="Chris Smith" w:date="2020-12-01T08:55:00Z">
        <w:r w:rsidR="00E827EB">
          <w:rPr>
            <w:noProof/>
            <w:webHidden/>
          </w:rPr>
          <w:t>8</w:t>
        </w:r>
      </w:ins>
      <w:del w:id="315" w:author="Chris Smith" w:date="2020-12-01T08:55:00Z">
        <w:r w:rsidR="00AD3DB0" w:rsidRPr="00C930FC" w:rsidDel="00E827EB">
          <w:rPr>
            <w:noProof/>
            <w:webHidden/>
          </w:rPr>
          <w:delText>14</w:delText>
        </w:r>
      </w:del>
      <w:r w:rsidR="00510C26" w:rsidRPr="00C930FC">
        <w:rPr>
          <w:noProof/>
          <w:webHidden/>
        </w:rPr>
        <w:fldChar w:fldCharType="end"/>
      </w:r>
      <w:r w:rsidR="00C67167">
        <w:rPr>
          <w:noProof/>
        </w:rPr>
        <w:fldChar w:fldCharType="end"/>
      </w:r>
    </w:p>
    <w:p w14:paraId="65755970" w14:textId="4144CF26"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"_Toc31289776" </w:instrText>
      </w:r>
      <w:r>
        <w:rPr>
          <w:noProof/>
        </w:rPr>
        <w:fldChar w:fldCharType="separate"/>
      </w:r>
      <w:r w:rsidR="00510C26" w:rsidRPr="00C930FC">
        <w:rPr>
          <w:rStyle w:val="Hipercze"/>
          <w:rFonts w:ascii="Times New Roman" w:hAnsi="Times New Roman"/>
          <w:noProof/>
        </w:rPr>
        <w:t>Table 2 Common single users identified and their roles in the public procurement lifecycle</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_Toc31289776 \h </w:instrText>
      </w:r>
      <w:r w:rsidR="00510C26" w:rsidRPr="00C930FC">
        <w:rPr>
          <w:noProof/>
          <w:webHidden/>
        </w:rPr>
      </w:r>
      <w:r w:rsidR="00510C26" w:rsidRPr="00C930FC">
        <w:rPr>
          <w:noProof/>
          <w:webHidden/>
        </w:rPr>
        <w:fldChar w:fldCharType="separate"/>
      </w:r>
      <w:ins w:id="316" w:author="Chris Smith" w:date="2020-12-01T08:55:00Z">
        <w:r w:rsidR="00E827EB">
          <w:rPr>
            <w:noProof/>
            <w:webHidden/>
          </w:rPr>
          <w:t>22</w:t>
        </w:r>
      </w:ins>
      <w:del w:id="317" w:author="Chris Smith" w:date="2020-12-01T08:55:00Z">
        <w:r w:rsidR="00AD3DB0" w:rsidRPr="00C930FC" w:rsidDel="00E827EB">
          <w:rPr>
            <w:noProof/>
            <w:webHidden/>
          </w:rPr>
          <w:delText>27</w:delText>
        </w:r>
      </w:del>
      <w:r w:rsidR="00510C26" w:rsidRPr="00C930FC">
        <w:rPr>
          <w:noProof/>
          <w:webHidden/>
        </w:rPr>
        <w:fldChar w:fldCharType="end"/>
      </w:r>
      <w:r>
        <w:rPr>
          <w:noProof/>
        </w:rPr>
        <w:fldChar w:fldCharType="end"/>
      </w:r>
    </w:p>
    <w:p w14:paraId="61F51A24" w14:textId="2F5A863C"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"_Toc31289777" </w:instrText>
      </w:r>
      <w:r>
        <w:rPr>
          <w:noProof/>
        </w:rPr>
        <w:fldChar w:fldCharType="separate"/>
      </w:r>
      <w:r w:rsidR="00510C26" w:rsidRPr="00C930FC">
        <w:rPr>
          <w:rStyle w:val="Hipercze"/>
          <w:rFonts w:ascii="Times New Roman" w:hAnsi="Times New Roman"/>
          <w:noProof/>
        </w:rPr>
        <w:t>Table 3 Open Contracting Digital Procurement System Technology choice</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_Toc31289777 \h </w:instrText>
      </w:r>
      <w:r w:rsidR="00510C26" w:rsidRPr="00C930FC">
        <w:rPr>
          <w:noProof/>
          <w:webHidden/>
        </w:rPr>
      </w:r>
      <w:r w:rsidR="00510C26" w:rsidRPr="00C930FC">
        <w:rPr>
          <w:noProof/>
          <w:webHidden/>
        </w:rPr>
        <w:fldChar w:fldCharType="separate"/>
      </w:r>
      <w:ins w:id="318" w:author="Chris Smith" w:date="2020-12-01T08:55:00Z">
        <w:r w:rsidR="00E827EB">
          <w:rPr>
            <w:noProof/>
            <w:webHidden/>
          </w:rPr>
          <w:t>34</w:t>
        </w:r>
      </w:ins>
      <w:del w:id="319" w:author="Chris Smith" w:date="2020-12-01T08:55:00Z">
        <w:r w:rsidR="00AD3DB0" w:rsidRPr="00C930FC" w:rsidDel="00E827EB">
          <w:rPr>
            <w:noProof/>
            <w:webHidden/>
          </w:rPr>
          <w:delText>39</w:delText>
        </w:r>
      </w:del>
      <w:r w:rsidR="00510C26" w:rsidRPr="00C930FC">
        <w:rPr>
          <w:noProof/>
          <w:webHidden/>
        </w:rPr>
        <w:fldChar w:fldCharType="end"/>
      </w:r>
      <w:r>
        <w:rPr>
          <w:noProof/>
        </w:rPr>
        <w:fldChar w:fldCharType="end"/>
      </w:r>
    </w:p>
    <w:p w14:paraId="12F8CBF8" w14:textId="2A536EAB"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"_Toc31289778" </w:instrText>
      </w:r>
      <w:r>
        <w:rPr>
          <w:noProof/>
        </w:rPr>
        <w:fldChar w:fldCharType="separate"/>
      </w:r>
      <w:r w:rsidR="00510C26" w:rsidRPr="00C930FC">
        <w:rPr>
          <w:rStyle w:val="Hipercze"/>
          <w:rFonts w:ascii="Times New Roman" w:hAnsi="Times New Roman"/>
          <w:noProof/>
        </w:rPr>
        <w:t>Table 4 Fee model estimation</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_Toc31289778 \h </w:instrText>
      </w:r>
      <w:r w:rsidR="00510C26" w:rsidRPr="00C930FC">
        <w:rPr>
          <w:noProof/>
          <w:webHidden/>
        </w:rPr>
      </w:r>
      <w:r w:rsidR="00510C26" w:rsidRPr="00C930FC">
        <w:rPr>
          <w:noProof/>
          <w:webHidden/>
        </w:rPr>
        <w:fldChar w:fldCharType="separate"/>
      </w:r>
      <w:ins w:id="320" w:author="Chris Smith" w:date="2020-12-01T08:55:00Z">
        <w:r w:rsidR="00E827EB">
          <w:rPr>
            <w:noProof/>
            <w:webHidden/>
          </w:rPr>
          <w:t>37</w:t>
        </w:r>
      </w:ins>
      <w:del w:id="321" w:author="Chris Smith" w:date="2020-12-01T08:55:00Z">
        <w:r w:rsidR="00AD3DB0" w:rsidRPr="00C930FC" w:rsidDel="00E827EB">
          <w:rPr>
            <w:noProof/>
            <w:webHidden/>
          </w:rPr>
          <w:delText>42</w:delText>
        </w:r>
      </w:del>
      <w:r w:rsidR="00510C26" w:rsidRPr="00C930FC">
        <w:rPr>
          <w:noProof/>
          <w:webHidden/>
        </w:rPr>
        <w:fldChar w:fldCharType="end"/>
      </w:r>
      <w:r>
        <w:rPr>
          <w:noProof/>
        </w:rPr>
        <w:fldChar w:fldCharType="end"/>
      </w:r>
    </w:p>
    <w:p w14:paraId="6DB5AA5B" w14:textId="11499F87"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"_Toc31289779" </w:instrText>
      </w:r>
      <w:r>
        <w:rPr>
          <w:noProof/>
        </w:rPr>
        <w:fldChar w:fldCharType="separate"/>
      </w:r>
      <w:r w:rsidR="00510C26" w:rsidRPr="00C930FC">
        <w:rPr>
          <w:rStyle w:val="Hipercze"/>
          <w:rFonts w:ascii="Times New Roman" w:hAnsi="Times New Roman"/>
          <w:noProof/>
        </w:rPr>
        <w:t>Table 5 Challenges of the implementation of an eProcurement system</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_Toc31289779 \h </w:instrText>
      </w:r>
      <w:r w:rsidR="00510C26" w:rsidRPr="00C930FC">
        <w:rPr>
          <w:noProof/>
          <w:webHidden/>
        </w:rPr>
      </w:r>
      <w:r w:rsidR="00510C26" w:rsidRPr="00C930FC">
        <w:rPr>
          <w:noProof/>
          <w:webHidden/>
        </w:rPr>
        <w:fldChar w:fldCharType="separate"/>
      </w:r>
      <w:ins w:id="322" w:author="Chris Smith" w:date="2020-12-01T08:55:00Z">
        <w:r w:rsidR="00E827EB">
          <w:rPr>
            <w:noProof/>
            <w:webHidden/>
          </w:rPr>
          <w:t>42</w:t>
        </w:r>
      </w:ins>
      <w:del w:id="323" w:author="Chris Smith" w:date="2020-12-01T08:55:00Z">
        <w:r w:rsidR="00AD3DB0" w:rsidRPr="00C930FC" w:rsidDel="00E827EB">
          <w:rPr>
            <w:noProof/>
            <w:webHidden/>
          </w:rPr>
          <w:delText>46</w:delText>
        </w:r>
      </w:del>
      <w:r w:rsidR="00510C26" w:rsidRPr="00C930FC">
        <w:rPr>
          <w:noProof/>
          <w:webHidden/>
        </w:rPr>
        <w:fldChar w:fldCharType="end"/>
      </w:r>
      <w:r>
        <w:rPr>
          <w:noProof/>
        </w:rPr>
        <w:fldChar w:fldCharType="end"/>
      </w:r>
    </w:p>
    <w:p w14:paraId="6D5546EA" w14:textId="6A5F2D2C"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"_Toc31289780" </w:instrText>
      </w:r>
      <w:r>
        <w:rPr>
          <w:noProof/>
        </w:rPr>
        <w:fldChar w:fldCharType="separate"/>
      </w:r>
      <w:r w:rsidR="00510C26" w:rsidRPr="00C930FC">
        <w:rPr>
          <w:rStyle w:val="Hipercze"/>
          <w:rFonts w:ascii="Times New Roman" w:hAnsi="Times New Roman"/>
          <w:noProof/>
        </w:rPr>
        <w:t>Table 6 Functionalities description</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_Toc31289780 \h </w:instrText>
      </w:r>
      <w:r w:rsidR="00510C26" w:rsidRPr="00C930FC">
        <w:rPr>
          <w:noProof/>
          <w:webHidden/>
        </w:rPr>
      </w:r>
      <w:r w:rsidR="00510C26" w:rsidRPr="00C930FC">
        <w:rPr>
          <w:noProof/>
          <w:webHidden/>
        </w:rPr>
        <w:fldChar w:fldCharType="separate"/>
      </w:r>
      <w:ins w:id="324" w:author="Chris Smith" w:date="2020-12-01T08:55:00Z">
        <w:r w:rsidR="00E827EB">
          <w:rPr>
            <w:noProof/>
            <w:webHidden/>
          </w:rPr>
          <w:t>46</w:t>
        </w:r>
      </w:ins>
      <w:del w:id="325" w:author="Chris Smith" w:date="2020-12-01T08:55:00Z">
        <w:r w:rsidR="00AD3DB0" w:rsidRPr="00C930FC" w:rsidDel="00E827EB">
          <w:rPr>
            <w:noProof/>
            <w:webHidden/>
          </w:rPr>
          <w:delText>50</w:delText>
        </w:r>
      </w:del>
      <w:r w:rsidR="00510C26" w:rsidRPr="00C930FC">
        <w:rPr>
          <w:noProof/>
          <w:webHidden/>
        </w:rPr>
        <w:fldChar w:fldCharType="end"/>
      </w:r>
      <w:r>
        <w:rPr>
          <w:noProof/>
        </w:rPr>
        <w:fldChar w:fldCharType="end"/>
      </w:r>
    </w:p>
    <w:p w14:paraId="6AB94015" w14:textId="2AB0D7D1" w:rsidR="008A1CA5" w:rsidRPr="00C930FC" w:rsidRDefault="008A1CA5">
      <w:pPr>
        <w:spacing w:before="0" w:after="0" w:line="240" w:lineRule="auto"/>
        <w:jc w:val="left"/>
        <w:rPr>
          <w:szCs w:val="22"/>
        </w:rPr>
      </w:pPr>
      <w:r w:rsidRPr="00C930FC">
        <w:rPr>
          <w:szCs w:val="22"/>
        </w:rPr>
        <w:fldChar w:fldCharType="end"/>
      </w:r>
    </w:p>
    <w:p w14:paraId="21F133F2" w14:textId="77777777" w:rsidR="008A1CA5" w:rsidRPr="00C930FC" w:rsidRDefault="008A1CA5" w:rsidP="00DA72AC">
      <w:pPr>
        <w:pStyle w:val="Tytu"/>
        <w:rPr>
          <w:rFonts w:cs="Times New Roman"/>
        </w:rPr>
      </w:pPr>
      <w:bookmarkStart w:id="326" w:name="_Toc451512143"/>
      <w:bookmarkStart w:id="327" w:name="_Toc451517821"/>
      <w:bookmarkStart w:id="328" w:name="_Toc454968165"/>
      <w:bookmarkStart w:id="329" w:name="_Toc454968824"/>
      <w:bookmarkStart w:id="330" w:name="_Toc455574187"/>
      <w:bookmarkStart w:id="331" w:name="_Toc456018562"/>
      <w:bookmarkStart w:id="332" w:name="_Toc456082019"/>
      <w:bookmarkStart w:id="333" w:name="_Toc456957460"/>
      <w:bookmarkStart w:id="334" w:name="_Toc457460803"/>
      <w:bookmarkStart w:id="335" w:name="_Toc24386695"/>
      <w:bookmarkStart w:id="336" w:name="_Toc27672844"/>
      <w:bookmarkStart w:id="337" w:name="_Toc29820135"/>
      <w:bookmarkStart w:id="338" w:name="_Toc29820174"/>
      <w:bookmarkStart w:id="339" w:name="_Toc31029331"/>
      <w:bookmarkStart w:id="340" w:name="_Toc31033342"/>
      <w:bookmarkStart w:id="341" w:name="_Toc31127239"/>
      <w:bookmarkStart w:id="342" w:name="_Toc31289738"/>
      <w:bookmarkStart w:id="343" w:name="_Toc57705308"/>
      <w:r w:rsidRPr="00C930FC">
        <w:rPr>
          <w:rFonts w:cs="Times New Roman"/>
        </w:rPr>
        <w:t>L</w:t>
      </w:r>
      <w:bookmarkEnd w:id="326"/>
      <w:bookmarkEnd w:id="327"/>
      <w:bookmarkEnd w:id="328"/>
      <w:bookmarkEnd w:id="329"/>
      <w:bookmarkEnd w:id="330"/>
      <w:bookmarkEnd w:id="331"/>
      <w:bookmarkEnd w:id="332"/>
      <w:bookmarkEnd w:id="333"/>
      <w:bookmarkEnd w:id="334"/>
      <w:r w:rsidR="004A7E7F" w:rsidRPr="00C930FC">
        <w:rPr>
          <w:rFonts w:cs="Times New Roman"/>
        </w:rPr>
        <w:t>ist of figures</w:t>
      </w:r>
      <w:bookmarkEnd w:id="335"/>
      <w:bookmarkEnd w:id="336"/>
      <w:bookmarkEnd w:id="337"/>
      <w:bookmarkEnd w:id="338"/>
      <w:bookmarkEnd w:id="339"/>
      <w:bookmarkEnd w:id="340"/>
      <w:bookmarkEnd w:id="341"/>
      <w:bookmarkEnd w:id="342"/>
      <w:bookmarkEnd w:id="343"/>
    </w:p>
    <w:p w14:paraId="2C30934E" w14:textId="360A6A43" w:rsidR="00510C26" w:rsidRPr="00C930FC" w:rsidRDefault="008A1CA5">
      <w:pPr>
        <w:pStyle w:val="Spisilustracji"/>
        <w:tabs>
          <w:tab w:val="right" w:leader="dot" w:pos="8777"/>
        </w:tabs>
        <w:rPr>
          <w:rFonts w:eastAsiaTheme="minorEastAsia"/>
          <w:noProof/>
          <w:szCs w:val="22"/>
        </w:rPr>
      </w:pPr>
      <w:r w:rsidRPr="00C930FC">
        <w:rPr>
          <w:szCs w:val="22"/>
        </w:rPr>
        <w:fldChar w:fldCharType="begin"/>
      </w:r>
      <w:r w:rsidRPr="00C930FC">
        <w:rPr>
          <w:szCs w:val="22"/>
        </w:rPr>
        <w:instrText xml:space="preserve"> TOC \h \z \c "Figure" </w:instrText>
      </w:r>
      <w:r w:rsidRPr="00C930FC">
        <w:rPr>
          <w:szCs w:val="22"/>
        </w:rPr>
        <w:fldChar w:fldCharType="separate"/>
      </w:r>
      <w:hyperlink w:anchor="_Toc31289781" w:history="1">
        <w:r w:rsidR="00510C26" w:rsidRPr="00C930FC">
          <w:rPr>
            <w:rStyle w:val="Hipercze"/>
            <w:rFonts w:ascii="Times New Roman" w:hAnsi="Times New Roman"/>
            <w:noProof/>
          </w:rPr>
          <w:t>Figure 1. Model of MTender Networking Digital Procurement System (pilot partners as of September 2019)</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_Toc31289781 \h </w:instrText>
        </w:r>
        <w:r w:rsidR="00510C26" w:rsidRPr="00C930FC">
          <w:rPr>
            <w:noProof/>
            <w:webHidden/>
          </w:rPr>
        </w:r>
        <w:r w:rsidR="00510C26" w:rsidRPr="00C930FC">
          <w:rPr>
            <w:noProof/>
            <w:webHidden/>
          </w:rPr>
          <w:fldChar w:fldCharType="separate"/>
        </w:r>
        <w:r w:rsidR="00E827EB">
          <w:rPr>
            <w:noProof/>
            <w:webHidden/>
          </w:rPr>
          <w:t>5</w:t>
        </w:r>
        <w:r w:rsidR="00510C26" w:rsidRPr="00C930FC">
          <w:rPr>
            <w:noProof/>
            <w:webHidden/>
          </w:rPr>
          <w:fldChar w:fldCharType="end"/>
        </w:r>
      </w:hyperlink>
    </w:p>
    <w:p w14:paraId="5E8FDB5F" w14:textId="0C022C04"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"_Toc31289782" </w:instrText>
      </w:r>
      <w:r>
        <w:rPr>
          <w:noProof/>
        </w:rPr>
        <w:fldChar w:fldCharType="separate"/>
      </w:r>
      <w:r w:rsidR="00510C26" w:rsidRPr="00C930FC">
        <w:rPr>
          <w:rStyle w:val="Hipercze"/>
          <w:rFonts w:ascii="Times New Roman" w:hAnsi="Times New Roman"/>
          <w:noProof/>
        </w:rPr>
        <w:t>Figure 2. MTender coverage of the public procurement lifecycle</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_Toc31289782 \h </w:instrText>
      </w:r>
      <w:r w:rsidR="00510C26" w:rsidRPr="00C930FC">
        <w:rPr>
          <w:noProof/>
          <w:webHidden/>
        </w:rPr>
      </w:r>
      <w:r w:rsidR="00510C26" w:rsidRPr="00C930FC">
        <w:rPr>
          <w:noProof/>
          <w:webHidden/>
        </w:rPr>
        <w:fldChar w:fldCharType="separate"/>
      </w:r>
      <w:ins w:id="344" w:author="Chris Smith" w:date="2020-12-01T08:55:00Z">
        <w:r w:rsidR="00E827EB">
          <w:rPr>
            <w:noProof/>
            <w:webHidden/>
          </w:rPr>
          <w:t>5</w:t>
        </w:r>
      </w:ins>
      <w:del w:id="345" w:author="Chris Smith" w:date="2020-12-01T08:55:00Z">
        <w:r w:rsidR="00AD3DB0" w:rsidRPr="00C930FC" w:rsidDel="00E827EB">
          <w:rPr>
            <w:noProof/>
            <w:webHidden/>
          </w:rPr>
          <w:delText>6</w:delText>
        </w:r>
      </w:del>
      <w:r w:rsidR="00510C26" w:rsidRPr="00C930FC">
        <w:rPr>
          <w:noProof/>
          <w:webHidden/>
        </w:rPr>
        <w:fldChar w:fldCharType="end"/>
      </w:r>
      <w:r>
        <w:rPr>
          <w:noProof/>
        </w:rPr>
        <w:fldChar w:fldCharType="end"/>
      </w:r>
    </w:p>
    <w:p w14:paraId="4FDFA2A7" w14:textId="465DAE89"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"_Toc31289783" </w:instrText>
      </w:r>
      <w:r>
        <w:rPr>
          <w:noProof/>
        </w:rPr>
        <w:fldChar w:fldCharType="separate"/>
      </w:r>
      <w:r w:rsidR="00510C26" w:rsidRPr="00C930FC">
        <w:rPr>
          <w:rStyle w:val="Hipercze"/>
          <w:rFonts w:ascii="Times New Roman" w:hAnsi="Times New Roman"/>
          <w:noProof/>
        </w:rPr>
        <w:t>Figure 3. MTender project milestones</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_Toc31289783 \h </w:instrText>
      </w:r>
      <w:r w:rsidR="00510C26" w:rsidRPr="00C930FC">
        <w:rPr>
          <w:noProof/>
          <w:webHidden/>
        </w:rPr>
      </w:r>
      <w:r w:rsidR="00510C26" w:rsidRPr="00C930FC">
        <w:rPr>
          <w:noProof/>
          <w:webHidden/>
        </w:rPr>
        <w:fldChar w:fldCharType="separate"/>
      </w:r>
      <w:ins w:id="346" w:author="Chris Smith" w:date="2020-12-01T08:55:00Z">
        <w:r w:rsidR="00E827EB">
          <w:rPr>
            <w:noProof/>
            <w:webHidden/>
          </w:rPr>
          <w:t>5</w:t>
        </w:r>
      </w:ins>
      <w:del w:id="347" w:author="Chris Smith" w:date="2020-12-01T08:55:00Z">
        <w:r w:rsidR="00AD3DB0" w:rsidRPr="00C930FC" w:rsidDel="00E827EB">
          <w:rPr>
            <w:noProof/>
            <w:webHidden/>
          </w:rPr>
          <w:delText>7</w:delText>
        </w:r>
      </w:del>
      <w:r w:rsidR="00510C26" w:rsidRPr="00C930FC">
        <w:rPr>
          <w:noProof/>
          <w:webHidden/>
        </w:rPr>
        <w:fldChar w:fldCharType="end"/>
      </w:r>
      <w:r>
        <w:rPr>
          <w:noProof/>
        </w:rPr>
        <w:fldChar w:fldCharType="end"/>
      </w:r>
    </w:p>
    <w:p w14:paraId="516FC406" w14:textId="25F5EA1D"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"_Toc31289784" </w:instrText>
      </w:r>
      <w:r>
        <w:rPr>
          <w:noProof/>
        </w:rPr>
        <w:fldChar w:fldCharType="separate"/>
      </w:r>
      <w:r w:rsidR="00510C26" w:rsidRPr="00C930FC">
        <w:rPr>
          <w:rStyle w:val="Hipercze"/>
          <w:rFonts w:ascii="Times New Roman" w:hAnsi="Times New Roman"/>
          <w:noProof/>
        </w:rPr>
        <w:t>Figure 4. MTender project legal amendments needed</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_Toc31289784 \h </w:instrText>
      </w:r>
      <w:r w:rsidR="00510C26" w:rsidRPr="00C930FC">
        <w:rPr>
          <w:noProof/>
          <w:webHidden/>
        </w:rPr>
      </w:r>
      <w:r w:rsidR="00510C26" w:rsidRPr="00C930FC">
        <w:rPr>
          <w:noProof/>
          <w:webHidden/>
        </w:rPr>
        <w:fldChar w:fldCharType="separate"/>
      </w:r>
      <w:ins w:id="348" w:author="Chris Smith" w:date="2020-12-01T08:55:00Z">
        <w:r w:rsidR="00E827EB">
          <w:rPr>
            <w:noProof/>
            <w:webHidden/>
          </w:rPr>
          <w:t>5</w:t>
        </w:r>
      </w:ins>
      <w:del w:id="349" w:author="Chris Smith" w:date="2020-12-01T08:55:00Z">
        <w:r w:rsidR="00AD3DB0" w:rsidRPr="00C930FC" w:rsidDel="00E827EB">
          <w:rPr>
            <w:noProof/>
            <w:webHidden/>
          </w:rPr>
          <w:delText>8</w:delText>
        </w:r>
      </w:del>
      <w:r w:rsidR="00510C26" w:rsidRPr="00C930FC">
        <w:rPr>
          <w:noProof/>
          <w:webHidden/>
        </w:rPr>
        <w:fldChar w:fldCharType="end"/>
      </w:r>
      <w:r>
        <w:rPr>
          <w:noProof/>
        </w:rPr>
        <w:fldChar w:fldCharType="end"/>
      </w:r>
    </w:p>
    <w:p w14:paraId="47BFEE79" w14:textId="6B9AE6B7"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"_Toc31289785" </w:instrText>
      </w:r>
      <w:r>
        <w:rPr>
          <w:noProof/>
        </w:rPr>
        <w:fldChar w:fldCharType="separate"/>
      </w:r>
      <w:r w:rsidR="00510C26" w:rsidRPr="00C930FC">
        <w:rPr>
          <w:rStyle w:val="Hipercze"/>
          <w:rFonts w:ascii="Times New Roman" w:hAnsi="Times New Roman"/>
          <w:noProof/>
        </w:rPr>
        <w:t>Figure 5. MTender key results (September 2019)</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_Toc31289785 \h </w:instrText>
      </w:r>
      <w:r w:rsidR="00510C26" w:rsidRPr="00C930FC">
        <w:rPr>
          <w:noProof/>
          <w:webHidden/>
        </w:rPr>
      </w:r>
      <w:r w:rsidR="00510C26" w:rsidRPr="00C930FC">
        <w:rPr>
          <w:noProof/>
          <w:webHidden/>
        </w:rPr>
        <w:fldChar w:fldCharType="separate"/>
      </w:r>
      <w:ins w:id="350" w:author="Chris Smith" w:date="2020-12-01T08:55:00Z">
        <w:r w:rsidR="00E827EB">
          <w:rPr>
            <w:noProof/>
            <w:webHidden/>
          </w:rPr>
          <w:t>5</w:t>
        </w:r>
      </w:ins>
      <w:del w:id="351" w:author="Chris Smith" w:date="2020-12-01T08:55:00Z">
        <w:r w:rsidR="00AD3DB0" w:rsidRPr="00C930FC" w:rsidDel="00E827EB">
          <w:rPr>
            <w:noProof/>
            <w:webHidden/>
          </w:rPr>
          <w:delText>8</w:delText>
        </w:r>
      </w:del>
      <w:r w:rsidR="00510C26" w:rsidRPr="00C930FC">
        <w:rPr>
          <w:noProof/>
          <w:webHidden/>
        </w:rPr>
        <w:fldChar w:fldCharType="end"/>
      </w:r>
      <w:r>
        <w:rPr>
          <w:noProof/>
        </w:rPr>
        <w:fldChar w:fldCharType="end"/>
      </w:r>
    </w:p>
    <w:p w14:paraId="292C7F0F" w14:textId="677C6916"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"_Toc31289786" </w:instrText>
      </w:r>
      <w:r>
        <w:rPr>
          <w:noProof/>
        </w:rPr>
        <w:fldChar w:fldCharType="separate"/>
      </w:r>
      <w:r w:rsidR="00510C26" w:rsidRPr="00C930FC">
        <w:rPr>
          <w:rStyle w:val="Hipercze"/>
          <w:rFonts w:ascii="Times New Roman" w:hAnsi="Times New Roman"/>
          <w:noProof/>
        </w:rPr>
        <w:t>Figure 6. MTender participation figures</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_Toc31289786 \h </w:instrText>
      </w:r>
      <w:r w:rsidR="00510C26" w:rsidRPr="00C930FC">
        <w:rPr>
          <w:noProof/>
          <w:webHidden/>
        </w:rPr>
      </w:r>
      <w:r w:rsidR="00510C26" w:rsidRPr="00C930FC">
        <w:rPr>
          <w:noProof/>
          <w:webHidden/>
        </w:rPr>
        <w:fldChar w:fldCharType="separate"/>
      </w:r>
      <w:ins w:id="352" w:author="Chris Smith" w:date="2020-12-01T08:55:00Z">
        <w:r w:rsidR="00E827EB">
          <w:rPr>
            <w:noProof/>
            <w:webHidden/>
          </w:rPr>
          <w:t>5</w:t>
        </w:r>
      </w:ins>
      <w:del w:id="353" w:author="Chris Smith" w:date="2020-12-01T08:55:00Z">
        <w:r w:rsidR="00AD3DB0" w:rsidRPr="00C930FC" w:rsidDel="00E827EB">
          <w:rPr>
            <w:noProof/>
            <w:webHidden/>
          </w:rPr>
          <w:delText>9</w:delText>
        </w:r>
      </w:del>
      <w:r w:rsidR="00510C26" w:rsidRPr="00C930FC">
        <w:rPr>
          <w:noProof/>
          <w:webHidden/>
        </w:rPr>
        <w:fldChar w:fldCharType="end"/>
      </w:r>
      <w:r>
        <w:rPr>
          <w:noProof/>
        </w:rPr>
        <w:fldChar w:fldCharType="end"/>
      </w:r>
    </w:p>
    <w:p w14:paraId="2B1339E4" w14:textId="490EA448"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"_Toc31289787" </w:instrText>
      </w:r>
      <w:r>
        <w:rPr>
          <w:noProof/>
        </w:rPr>
        <w:fldChar w:fldCharType="separate"/>
      </w:r>
      <w:r w:rsidR="00510C26" w:rsidRPr="00C930FC">
        <w:rPr>
          <w:rStyle w:val="Hipercze"/>
          <w:rFonts w:ascii="Times New Roman" w:hAnsi="Times New Roman"/>
          <w:noProof/>
        </w:rPr>
        <w:t>Figure 7. MTender public procurement stage</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_Toc31289787 \h </w:instrText>
      </w:r>
      <w:r w:rsidR="00510C26" w:rsidRPr="00C930FC">
        <w:rPr>
          <w:noProof/>
          <w:webHidden/>
        </w:rPr>
      </w:r>
      <w:r w:rsidR="00510C26" w:rsidRPr="00C930FC">
        <w:rPr>
          <w:noProof/>
          <w:webHidden/>
        </w:rPr>
        <w:fldChar w:fldCharType="separate"/>
      </w:r>
      <w:ins w:id="354" w:author="Chris Smith" w:date="2020-12-01T08:55:00Z">
        <w:r w:rsidR="00E827EB">
          <w:rPr>
            <w:noProof/>
            <w:webHidden/>
          </w:rPr>
          <w:t>5</w:t>
        </w:r>
      </w:ins>
      <w:del w:id="355" w:author="Chris Smith" w:date="2020-12-01T08:55:00Z">
        <w:r w:rsidR="00AD3DB0" w:rsidRPr="00C930FC" w:rsidDel="00E827EB">
          <w:rPr>
            <w:noProof/>
            <w:webHidden/>
          </w:rPr>
          <w:delText>9</w:delText>
        </w:r>
      </w:del>
      <w:r w:rsidR="00510C26" w:rsidRPr="00C930FC">
        <w:rPr>
          <w:noProof/>
          <w:webHidden/>
        </w:rPr>
        <w:fldChar w:fldCharType="end"/>
      </w:r>
      <w:r>
        <w:rPr>
          <w:noProof/>
        </w:rPr>
        <w:fldChar w:fldCharType="end"/>
      </w:r>
    </w:p>
    <w:p w14:paraId="1BA0B8B2" w14:textId="7B20F3BB"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"_Toc31289788" </w:instrText>
      </w:r>
      <w:r>
        <w:rPr>
          <w:noProof/>
        </w:rPr>
        <w:fldChar w:fldCharType="separate"/>
      </w:r>
      <w:r w:rsidR="00510C26" w:rsidRPr="00C930FC">
        <w:rPr>
          <w:rStyle w:val="Hipercze"/>
          <w:rFonts w:ascii="Times New Roman" w:hAnsi="Times New Roman"/>
          <w:noProof/>
        </w:rPr>
        <w:t>Figure 8. Main pillars of OCDPS</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_Toc31289788 \h </w:instrText>
      </w:r>
      <w:r w:rsidR="00510C26" w:rsidRPr="00C930FC">
        <w:rPr>
          <w:noProof/>
          <w:webHidden/>
        </w:rPr>
      </w:r>
      <w:r w:rsidR="00510C26" w:rsidRPr="00C930FC">
        <w:rPr>
          <w:noProof/>
          <w:webHidden/>
        </w:rPr>
        <w:fldChar w:fldCharType="separate"/>
      </w:r>
      <w:ins w:id="356" w:author="Chris Smith" w:date="2020-12-01T08:55:00Z">
        <w:r w:rsidR="00E827EB">
          <w:rPr>
            <w:noProof/>
            <w:webHidden/>
          </w:rPr>
          <w:t>5</w:t>
        </w:r>
      </w:ins>
      <w:del w:id="357" w:author="Chris Smith" w:date="2020-12-01T08:55:00Z">
        <w:r w:rsidR="00AD3DB0" w:rsidRPr="00C930FC" w:rsidDel="00E827EB">
          <w:rPr>
            <w:noProof/>
            <w:webHidden/>
          </w:rPr>
          <w:delText>11</w:delText>
        </w:r>
      </w:del>
      <w:r w:rsidR="00510C26" w:rsidRPr="00C930FC">
        <w:rPr>
          <w:noProof/>
          <w:webHidden/>
        </w:rPr>
        <w:fldChar w:fldCharType="end"/>
      </w:r>
      <w:r>
        <w:rPr>
          <w:noProof/>
        </w:rPr>
        <w:fldChar w:fldCharType="end"/>
      </w:r>
    </w:p>
    <w:p w14:paraId="7FDA4878" w14:textId="5B03C1FA"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"_Toc31289789" </w:instrText>
      </w:r>
      <w:r>
        <w:rPr>
          <w:noProof/>
        </w:rPr>
        <w:fldChar w:fldCharType="separate"/>
      </w:r>
      <w:r w:rsidR="00510C26" w:rsidRPr="00C930FC">
        <w:rPr>
          <w:rStyle w:val="Hipercze"/>
          <w:rFonts w:ascii="Times New Roman" w:hAnsi="Times New Roman"/>
          <w:noProof/>
        </w:rPr>
        <w:t>Figure 9. Main characteristics of the system</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_Toc31289789 \h </w:instrText>
      </w:r>
      <w:r w:rsidR="00510C26" w:rsidRPr="00C930FC">
        <w:rPr>
          <w:noProof/>
          <w:webHidden/>
        </w:rPr>
      </w:r>
      <w:r w:rsidR="00510C26" w:rsidRPr="00C930FC">
        <w:rPr>
          <w:noProof/>
          <w:webHidden/>
        </w:rPr>
        <w:fldChar w:fldCharType="separate"/>
      </w:r>
      <w:ins w:id="358" w:author="Chris Smith" w:date="2020-12-01T08:55:00Z">
        <w:r w:rsidR="00E827EB">
          <w:rPr>
            <w:noProof/>
            <w:webHidden/>
          </w:rPr>
          <w:t>7</w:t>
        </w:r>
      </w:ins>
      <w:del w:id="359" w:author="Chris Smith" w:date="2020-12-01T08:55:00Z">
        <w:r w:rsidR="00AD3DB0" w:rsidRPr="00C930FC" w:rsidDel="00E827EB">
          <w:rPr>
            <w:noProof/>
            <w:webHidden/>
          </w:rPr>
          <w:delText>13</w:delText>
        </w:r>
      </w:del>
      <w:r w:rsidR="00510C26" w:rsidRPr="00C930FC">
        <w:rPr>
          <w:noProof/>
          <w:webHidden/>
        </w:rPr>
        <w:fldChar w:fldCharType="end"/>
      </w:r>
      <w:r>
        <w:rPr>
          <w:noProof/>
        </w:rPr>
        <w:fldChar w:fldCharType="end"/>
      </w:r>
    </w:p>
    <w:p w14:paraId="741B328E" w14:textId="327FB2BE"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"_Toc31289790" </w:instrText>
      </w:r>
      <w:r>
        <w:rPr>
          <w:noProof/>
        </w:rPr>
        <w:fldChar w:fldCharType="separate"/>
      </w:r>
      <w:r w:rsidR="00510C26" w:rsidRPr="00C930FC">
        <w:rPr>
          <w:rStyle w:val="Hipercze"/>
          <w:rFonts w:ascii="Times New Roman" w:hAnsi="Times New Roman"/>
          <w:noProof/>
        </w:rPr>
        <w:t>Figure 10. Public procurement regulation schema</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_Toc31289790 \h </w:instrText>
      </w:r>
      <w:r w:rsidR="00510C26" w:rsidRPr="00C930FC">
        <w:rPr>
          <w:noProof/>
          <w:webHidden/>
        </w:rPr>
      </w:r>
      <w:r w:rsidR="00510C26" w:rsidRPr="00C930FC">
        <w:rPr>
          <w:noProof/>
          <w:webHidden/>
        </w:rPr>
        <w:fldChar w:fldCharType="separate"/>
      </w:r>
      <w:ins w:id="360" w:author="Chris Smith" w:date="2020-12-01T08:55:00Z">
        <w:r w:rsidR="00E827EB">
          <w:rPr>
            <w:noProof/>
            <w:webHidden/>
          </w:rPr>
          <w:t>14</w:t>
        </w:r>
      </w:ins>
      <w:del w:id="361" w:author="Chris Smith" w:date="2020-12-01T08:55:00Z">
        <w:r w:rsidR="00AD3DB0" w:rsidRPr="00C930FC" w:rsidDel="00E827EB">
          <w:rPr>
            <w:noProof/>
            <w:webHidden/>
          </w:rPr>
          <w:delText>19</w:delText>
        </w:r>
      </w:del>
      <w:r w:rsidR="00510C26" w:rsidRPr="00C930FC">
        <w:rPr>
          <w:noProof/>
          <w:webHidden/>
        </w:rPr>
        <w:fldChar w:fldCharType="end"/>
      </w:r>
      <w:r>
        <w:rPr>
          <w:noProof/>
        </w:rPr>
        <w:fldChar w:fldCharType="end"/>
      </w:r>
    </w:p>
    <w:p w14:paraId="526F614E" w14:textId="560C5BD4"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"_Toc31289791" </w:instrText>
      </w:r>
      <w:r>
        <w:rPr>
          <w:noProof/>
        </w:rPr>
        <w:fldChar w:fldCharType="separate"/>
      </w:r>
      <w:r w:rsidR="00510C26" w:rsidRPr="00C930FC">
        <w:rPr>
          <w:rStyle w:val="Hipercze"/>
          <w:rFonts w:ascii="Times New Roman" w:hAnsi="Times New Roman"/>
          <w:noProof/>
        </w:rPr>
        <w:t>Figure 11. Comparison of single platform model vs. open networking model</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_Toc31289791 \h </w:instrText>
      </w:r>
      <w:r w:rsidR="00510C26" w:rsidRPr="00C930FC">
        <w:rPr>
          <w:noProof/>
          <w:webHidden/>
        </w:rPr>
      </w:r>
      <w:r w:rsidR="00510C26" w:rsidRPr="00C930FC">
        <w:rPr>
          <w:noProof/>
          <w:webHidden/>
        </w:rPr>
        <w:fldChar w:fldCharType="separate"/>
      </w:r>
      <w:ins w:id="362" w:author="Chris Smith" w:date="2020-12-01T08:55:00Z">
        <w:r w:rsidR="00E827EB">
          <w:rPr>
            <w:noProof/>
            <w:webHidden/>
          </w:rPr>
          <w:t>15</w:t>
        </w:r>
      </w:ins>
      <w:del w:id="363" w:author="Chris Smith" w:date="2020-12-01T08:55:00Z">
        <w:r w:rsidR="00AD3DB0" w:rsidRPr="00C930FC" w:rsidDel="00E827EB">
          <w:rPr>
            <w:noProof/>
            <w:webHidden/>
          </w:rPr>
          <w:delText>20</w:delText>
        </w:r>
      </w:del>
      <w:r w:rsidR="00510C26" w:rsidRPr="00C930FC">
        <w:rPr>
          <w:noProof/>
          <w:webHidden/>
        </w:rPr>
        <w:fldChar w:fldCharType="end"/>
      </w:r>
      <w:r>
        <w:rPr>
          <w:noProof/>
        </w:rPr>
        <w:fldChar w:fldCharType="end"/>
      </w:r>
    </w:p>
    <w:p w14:paraId="15F4C096" w14:textId="2D0A241F"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"_Toc31289792" </w:instrText>
      </w:r>
      <w:r>
        <w:rPr>
          <w:noProof/>
        </w:rPr>
        <w:fldChar w:fldCharType="separate"/>
      </w:r>
      <w:r w:rsidR="00510C26" w:rsidRPr="00C930FC">
        <w:rPr>
          <w:rStyle w:val="Hipercze"/>
          <w:rFonts w:ascii="Times New Roman" w:hAnsi="Times New Roman"/>
          <w:noProof/>
        </w:rPr>
        <w:t>Figure 12. Public procurement lifecycle</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_Toc31289792 \h </w:instrText>
      </w:r>
      <w:r w:rsidR="00510C26" w:rsidRPr="00C930FC">
        <w:rPr>
          <w:noProof/>
          <w:webHidden/>
        </w:rPr>
      </w:r>
      <w:r w:rsidR="00510C26" w:rsidRPr="00C930FC">
        <w:rPr>
          <w:noProof/>
          <w:webHidden/>
        </w:rPr>
        <w:fldChar w:fldCharType="separate"/>
      </w:r>
      <w:ins w:id="364" w:author="Chris Smith" w:date="2020-12-01T08:55:00Z">
        <w:r w:rsidR="00E827EB">
          <w:rPr>
            <w:noProof/>
            <w:webHidden/>
          </w:rPr>
          <w:t>17</w:t>
        </w:r>
      </w:ins>
      <w:del w:id="365" w:author="Chris Smith" w:date="2020-12-01T08:55:00Z">
        <w:r w:rsidR="00AD3DB0" w:rsidRPr="00C930FC" w:rsidDel="00E827EB">
          <w:rPr>
            <w:noProof/>
            <w:webHidden/>
          </w:rPr>
          <w:delText>22</w:delText>
        </w:r>
      </w:del>
      <w:r w:rsidR="00510C26" w:rsidRPr="00C930FC">
        <w:rPr>
          <w:noProof/>
          <w:webHidden/>
        </w:rPr>
        <w:fldChar w:fldCharType="end"/>
      </w:r>
      <w:r>
        <w:rPr>
          <w:noProof/>
        </w:rPr>
        <w:fldChar w:fldCharType="end"/>
      </w:r>
    </w:p>
    <w:p w14:paraId="698CE666" w14:textId="3C2C9C82"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"_Toc31289793" </w:instrText>
      </w:r>
      <w:r>
        <w:rPr>
          <w:noProof/>
        </w:rPr>
        <w:fldChar w:fldCharType="separate"/>
      </w:r>
      <w:r w:rsidR="00510C26" w:rsidRPr="00C930FC">
        <w:rPr>
          <w:rStyle w:val="Hipercze"/>
          <w:rFonts w:ascii="Times New Roman" w:hAnsi="Times New Roman"/>
          <w:noProof/>
        </w:rPr>
        <w:t>Figure 13. TO-BE functionalities map of the eProcurement system</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_Toc31289793 \h </w:instrText>
      </w:r>
      <w:r w:rsidR="00510C26" w:rsidRPr="00C930FC">
        <w:rPr>
          <w:noProof/>
          <w:webHidden/>
        </w:rPr>
      </w:r>
      <w:r w:rsidR="00510C26" w:rsidRPr="00C930FC">
        <w:rPr>
          <w:noProof/>
          <w:webHidden/>
        </w:rPr>
        <w:fldChar w:fldCharType="separate"/>
      </w:r>
      <w:ins w:id="366" w:author="Chris Smith" w:date="2020-12-01T08:55:00Z">
        <w:r w:rsidR="00E827EB">
          <w:rPr>
            <w:noProof/>
            <w:webHidden/>
          </w:rPr>
          <w:t>21</w:t>
        </w:r>
      </w:ins>
      <w:del w:id="367" w:author="Chris Smith" w:date="2020-12-01T08:55:00Z">
        <w:r w:rsidR="00AD3DB0" w:rsidRPr="00C930FC" w:rsidDel="00E827EB">
          <w:rPr>
            <w:noProof/>
            <w:webHidden/>
          </w:rPr>
          <w:delText>26</w:delText>
        </w:r>
      </w:del>
      <w:r w:rsidR="00510C26" w:rsidRPr="00C930FC">
        <w:rPr>
          <w:noProof/>
          <w:webHidden/>
        </w:rPr>
        <w:fldChar w:fldCharType="end"/>
      </w:r>
      <w:r>
        <w:rPr>
          <w:noProof/>
        </w:rPr>
        <w:fldChar w:fldCharType="end"/>
      </w:r>
    </w:p>
    <w:p w14:paraId="5D6FC1D3" w14:textId="55F7AB54"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"_Toc31289794" </w:instrText>
      </w:r>
      <w:r>
        <w:rPr>
          <w:noProof/>
        </w:rPr>
        <w:fldChar w:fldCharType="separate"/>
      </w:r>
      <w:r w:rsidR="00510C26" w:rsidRPr="00C930FC">
        <w:rPr>
          <w:rStyle w:val="Hipercze"/>
          <w:rFonts w:ascii="Times New Roman" w:hAnsi="Times New Roman"/>
          <w:noProof/>
        </w:rPr>
        <w:t>Figure 14. Acquisition process for an eProcurement Central Unit</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_Toc31289794 \h </w:instrText>
      </w:r>
      <w:r w:rsidR="00510C26" w:rsidRPr="00C930FC">
        <w:rPr>
          <w:noProof/>
          <w:webHidden/>
        </w:rPr>
      </w:r>
      <w:r w:rsidR="00510C26" w:rsidRPr="00C930FC">
        <w:rPr>
          <w:noProof/>
          <w:webHidden/>
        </w:rPr>
        <w:fldChar w:fldCharType="separate"/>
      </w:r>
      <w:ins w:id="368" w:author="Chris Smith" w:date="2020-12-01T08:55:00Z">
        <w:r w:rsidR="00E827EB">
          <w:rPr>
            <w:noProof/>
            <w:webHidden/>
          </w:rPr>
          <w:t>25</w:t>
        </w:r>
      </w:ins>
      <w:del w:id="369" w:author="Chris Smith" w:date="2020-12-01T08:55:00Z">
        <w:r w:rsidR="00AD3DB0" w:rsidRPr="00C930FC" w:rsidDel="00E827EB">
          <w:rPr>
            <w:noProof/>
            <w:webHidden/>
          </w:rPr>
          <w:delText>30</w:delText>
        </w:r>
      </w:del>
      <w:r w:rsidR="00510C26" w:rsidRPr="00C930FC">
        <w:rPr>
          <w:noProof/>
          <w:webHidden/>
        </w:rPr>
        <w:fldChar w:fldCharType="end"/>
      </w:r>
      <w:r>
        <w:rPr>
          <w:noProof/>
        </w:rPr>
        <w:fldChar w:fldCharType="end"/>
      </w:r>
    </w:p>
    <w:p w14:paraId="236BB5A3" w14:textId="283C2144"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"_Toc31289795" </w:instrText>
      </w:r>
      <w:r>
        <w:rPr>
          <w:noProof/>
        </w:rPr>
        <w:fldChar w:fldCharType="separate"/>
      </w:r>
      <w:r w:rsidR="00510C26" w:rsidRPr="00C930FC">
        <w:rPr>
          <w:rStyle w:val="Hipercze"/>
          <w:rFonts w:ascii="Times New Roman" w:hAnsi="Times New Roman"/>
          <w:noProof/>
        </w:rPr>
        <w:t>Figure 15. Accreditation process for NEPPs</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_Toc31289795 \h </w:instrText>
      </w:r>
      <w:r w:rsidR="00510C26" w:rsidRPr="00C930FC">
        <w:rPr>
          <w:noProof/>
          <w:webHidden/>
        </w:rPr>
      </w:r>
      <w:r w:rsidR="00510C26" w:rsidRPr="00C930FC">
        <w:rPr>
          <w:noProof/>
          <w:webHidden/>
        </w:rPr>
        <w:fldChar w:fldCharType="separate"/>
      </w:r>
      <w:ins w:id="370" w:author="Chris Smith" w:date="2020-12-01T08:55:00Z">
        <w:r w:rsidR="00E827EB">
          <w:rPr>
            <w:noProof/>
            <w:webHidden/>
          </w:rPr>
          <w:t>27</w:t>
        </w:r>
      </w:ins>
      <w:del w:id="371" w:author="Chris Smith" w:date="2020-12-01T08:55:00Z">
        <w:r w:rsidR="00AD3DB0" w:rsidRPr="00C930FC" w:rsidDel="00E827EB">
          <w:rPr>
            <w:noProof/>
            <w:webHidden/>
          </w:rPr>
          <w:delText>31</w:delText>
        </w:r>
      </w:del>
      <w:r w:rsidR="00510C26" w:rsidRPr="00C930FC">
        <w:rPr>
          <w:noProof/>
          <w:webHidden/>
        </w:rPr>
        <w:fldChar w:fldCharType="end"/>
      </w:r>
      <w:r>
        <w:rPr>
          <w:noProof/>
        </w:rPr>
        <w:fldChar w:fldCharType="end"/>
      </w:r>
    </w:p>
    <w:p w14:paraId="7623FCF6" w14:textId="765BCA83"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"_Toc31289796" </w:instrText>
      </w:r>
      <w:r>
        <w:rPr>
          <w:noProof/>
        </w:rPr>
        <w:fldChar w:fldCharType="separate"/>
      </w:r>
      <w:r w:rsidR="00510C26" w:rsidRPr="00C930FC">
        <w:rPr>
          <w:rStyle w:val="Hipercze"/>
          <w:rFonts w:ascii="Times New Roman" w:hAnsi="Times New Roman"/>
          <w:noProof/>
        </w:rPr>
        <w:t>Figure 16. Goals of proposed data tools</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_Toc31289796 \h </w:instrText>
      </w:r>
      <w:r w:rsidR="00510C26" w:rsidRPr="00C930FC">
        <w:rPr>
          <w:noProof/>
          <w:webHidden/>
        </w:rPr>
      </w:r>
      <w:r w:rsidR="00510C26" w:rsidRPr="00C930FC">
        <w:rPr>
          <w:noProof/>
          <w:webHidden/>
        </w:rPr>
        <w:fldChar w:fldCharType="separate"/>
      </w:r>
      <w:ins w:id="372" w:author="Chris Smith" w:date="2020-12-01T08:55:00Z">
        <w:r w:rsidR="00E827EB">
          <w:rPr>
            <w:noProof/>
            <w:webHidden/>
          </w:rPr>
          <w:t>30</w:t>
        </w:r>
      </w:ins>
      <w:del w:id="373" w:author="Chris Smith" w:date="2020-12-01T08:55:00Z">
        <w:r w:rsidR="00AD3DB0" w:rsidRPr="00C930FC" w:rsidDel="00E827EB">
          <w:rPr>
            <w:noProof/>
            <w:webHidden/>
          </w:rPr>
          <w:delText>35</w:delText>
        </w:r>
      </w:del>
      <w:r w:rsidR="00510C26" w:rsidRPr="00C930FC">
        <w:rPr>
          <w:noProof/>
          <w:webHidden/>
        </w:rPr>
        <w:fldChar w:fldCharType="end"/>
      </w:r>
      <w:r>
        <w:rPr>
          <w:noProof/>
        </w:rPr>
        <w:fldChar w:fldCharType="end"/>
      </w:r>
    </w:p>
    <w:p w14:paraId="5DAC65E6" w14:textId="365E91A6"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"_Toc31289797" </w:instrText>
      </w:r>
      <w:r>
        <w:rPr>
          <w:noProof/>
        </w:rPr>
        <w:fldChar w:fldCharType="separate"/>
      </w:r>
      <w:r w:rsidR="00510C26" w:rsidRPr="00C930FC">
        <w:rPr>
          <w:rStyle w:val="Hipercze"/>
          <w:rFonts w:ascii="Times New Roman" w:hAnsi="Times New Roman"/>
          <w:noProof/>
        </w:rPr>
        <w:t>Figure 17. High-level architecture</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_Toc31289797 \h </w:instrText>
      </w:r>
      <w:r w:rsidR="00510C26" w:rsidRPr="00C930FC">
        <w:rPr>
          <w:noProof/>
          <w:webHidden/>
        </w:rPr>
      </w:r>
      <w:r w:rsidR="00510C26" w:rsidRPr="00C930FC">
        <w:rPr>
          <w:noProof/>
          <w:webHidden/>
        </w:rPr>
        <w:fldChar w:fldCharType="separate"/>
      </w:r>
      <w:ins w:id="374" w:author="Chris Smith" w:date="2020-12-01T08:55:00Z">
        <w:r w:rsidR="00E827EB">
          <w:rPr>
            <w:noProof/>
            <w:webHidden/>
          </w:rPr>
          <w:t>31</w:t>
        </w:r>
      </w:ins>
      <w:del w:id="375" w:author="Chris Smith" w:date="2020-12-01T08:55:00Z">
        <w:r w:rsidR="00AD3DB0" w:rsidRPr="00C930FC" w:rsidDel="00E827EB">
          <w:rPr>
            <w:noProof/>
            <w:webHidden/>
          </w:rPr>
          <w:delText>36</w:delText>
        </w:r>
      </w:del>
      <w:r w:rsidR="00510C26" w:rsidRPr="00C930FC">
        <w:rPr>
          <w:noProof/>
          <w:webHidden/>
        </w:rPr>
        <w:fldChar w:fldCharType="end"/>
      </w:r>
      <w:r>
        <w:rPr>
          <w:noProof/>
        </w:rPr>
        <w:fldChar w:fldCharType="end"/>
      </w:r>
    </w:p>
    <w:p w14:paraId="39CDFE33" w14:textId="409334EB" w:rsidR="00510C26" w:rsidRPr="00C930FC" w:rsidRDefault="00C67167">
      <w:pPr>
        <w:pStyle w:val="Spisilustracji"/>
        <w:tabs>
          <w:tab w:val="right" w:leader="dot" w:pos="8777"/>
        </w:tabs>
        <w:rPr>
          <w:rFonts w:eastAsiaTheme="minorEastAsia"/>
          <w:noProof/>
          <w:szCs w:val="22"/>
        </w:rPr>
      </w:pPr>
      <w:r>
        <w:rPr>
          <w:noProof/>
        </w:rPr>
        <w:fldChar w:fldCharType="begin"/>
      </w:r>
      <w:r>
        <w:rPr>
          <w:noProof/>
        </w:rPr>
        <w:instrText xml:space="preserve"> HYPERLINK \l "_Toc31289798" </w:instrText>
      </w:r>
      <w:r>
        <w:rPr>
          <w:noProof/>
        </w:rPr>
        <w:fldChar w:fldCharType="separate"/>
      </w:r>
      <w:r w:rsidR="00510C26" w:rsidRPr="00C930FC">
        <w:rPr>
          <w:rStyle w:val="Hipercze"/>
          <w:rFonts w:ascii="Times New Roman" w:hAnsi="Times New Roman"/>
          <w:noProof/>
        </w:rPr>
        <w:t>Figure 18. Implementation plan Phase I</w:t>
      </w:r>
      <w:r w:rsidR="00510C26" w:rsidRPr="00C930FC">
        <w:rPr>
          <w:noProof/>
          <w:webHidden/>
        </w:rPr>
        <w:tab/>
      </w:r>
      <w:r w:rsidR="00510C26" w:rsidRPr="00C930FC">
        <w:rPr>
          <w:noProof/>
          <w:webHidden/>
        </w:rPr>
        <w:fldChar w:fldCharType="begin"/>
      </w:r>
      <w:r w:rsidR="00510C26" w:rsidRPr="00C930FC">
        <w:rPr>
          <w:noProof/>
          <w:webHidden/>
        </w:rPr>
        <w:instrText xml:space="preserve"> PAGEREF _Toc31289798 \h </w:instrText>
      </w:r>
      <w:r w:rsidR="00510C26" w:rsidRPr="00C930FC">
        <w:rPr>
          <w:noProof/>
          <w:webHidden/>
        </w:rPr>
      </w:r>
      <w:r w:rsidR="00510C26" w:rsidRPr="00C930FC">
        <w:rPr>
          <w:noProof/>
          <w:webHidden/>
        </w:rPr>
        <w:fldChar w:fldCharType="separate"/>
      </w:r>
      <w:ins w:id="376" w:author="Chris Smith" w:date="2020-12-01T08:55:00Z">
        <w:r w:rsidR="00E827EB">
          <w:rPr>
            <w:noProof/>
            <w:webHidden/>
          </w:rPr>
          <w:t>41</w:t>
        </w:r>
      </w:ins>
      <w:del w:id="377" w:author="Chris Smith" w:date="2020-12-01T08:55:00Z">
        <w:r w:rsidR="00AD3DB0" w:rsidRPr="00C930FC" w:rsidDel="00E827EB">
          <w:rPr>
            <w:noProof/>
            <w:webHidden/>
          </w:rPr>
          <w:delText>45</w:delText>
        </w:r>
      </w:del>
      <w:r w:rsidR="00510C26" w:rsidRPr="00C930FC">
        <w:rPr>
          <w:noProof/>
          <w:webHidden/>
        </w:rPr>
        <w:fldChar w:fldCharType="end"/>
      </w:r>
      <w:r>
        <w:rPr>
          <w:noProof/>
        </w:rPr>
        <w:fldChar w:fldCharType="end"/>
      </w:r>
    </w:p>
    <w:p w14:paraId="50BC2514" w14:textId="5C6F161C" w:rsidR="001354E1" w:rsidRPr="00C930FC" w:rsidRDefault="008A1CA5" w:rsidP="0051727D">
      <w:pPr>
        <w:rPr>
          <w:b/>
          <w:bCs/>
          <w:caps/>
          <w:color w:val="00539B"/>
          <w:kern w:val="28"/>
          <w:sz w:val="32"/>
          <w:szCs w:val="32"/>
          <w:lang w:eastAsia="fr-FR"/>
        </w:rPr>
      </w:pPr>
      <w:r w:rsidRPr="00C930FC">
        <w:rPr>
          <w:szCs w:val="22"/>
        </w:rPr>
        <w:fldChar w:fldCharType="end"/>
      </w:r>
      <w:bookmarkStart w:id="378" w:name="_Toc451511073"/>
      <w:bookmarkStart w:id="379" w:name="_Toc451512144"/>
      <w:bookmarkStart w:id="380" w:name="_Toc451517822"/>
      <w:bookmarkStart w:id="381" w:name="_Toc454968166"/>
      <w:bookmarkStart w:id="382" w:name="_Toc454968825"/>
      <w:bookmarkStart w:id="383" w:name="_Toc455574188"/>
      <w:bookmarkStart w:id="384" w:name="_Toc456018563"/>
      <w:bookmarkStart w:id="385" w:name="_Toc456082020"/>
      <w:bookmarkStart w:id="386" w:name="_Toc456957461"/>
      <w:bookmarkStart w:id="387" w:name="_Toc457460804"/>
      <w:bookmarkStart w:id="388" w:name="_Toc24386696"/>
      <w:bookmarkStart w:id="389" w:name="_Toc27672845"/>
      <w:bookmarkStart w:id="390" w:name="_Toc29820136"/>
      <w:bookmarkStart w:id="391" w:name="_Toc29820175"/>
    </w:p>
    <w:p w14:paraId="2A6C8617" w14:textId="7AB101EC" w:rsidR="008A1CA5" w:rsidRPr="00C930FC" w:rsidRDefault="008A1CA5" w:rsidP="008A1CA5">
      <w:pPr>
        <w:pStyle w:val="Tytu"/>
        <w:rPr>
          <w:rFonts w:cs="Times New Roman"/>
        </w:rPr>
      </w:pPr>
      <w:bookmarkStart w:id="392" w:name="_Toc31029332"/>
      <w:bookmarkStart w:id="393" w:name="_Toc31033343"/>
      <w:bookmarkStart w:id="394" w:name="_Toc31127240"/>
      <w:bookmarkStart w:id="395" w:name="_Toc31289739"/>
      <w:bookmarkStart w:id="396" w:name="_Toc57705309"/>
      <w:r w:rsidRPr="00C930FC">
        <w:rPr>
          <w:rFonts w:cs="Times New Roman"/>
        </w:rPr>
        <w:t>List of abbreviations</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tbl>
      <w:tblPr>
        <w:tblStyle w:val="Tabela-Siatka"/>
        <w:tblW w:w="8920" w:type="dxa"/>
        <w:tblLook w:val="04A0" w:firstRow="1" w:lastRow="0" w:firstColumn="1" w:lastColumn="0" w:noHBand="0" w:noVBand="1"/>
      </w:tblPr>
      <w:tblGrid>
        <w:gridCol w:w="1996"/>
        <w:gridCol w:w="6924"/>
      </w:tblGrid>
      <w:tr w:rsidR="008A1CA5" w:rsidRPr="00C930FC" w14:paraId="11B77E3E" w14:textId="77777777" w:rsidTr="00EF059D">
        <w:trPr>
          <w:trHeight w:val="311"/>
        </w:trPr>
        <w:tc>
          <w:tcPr>
            <w:tcW w:w="1996" w:type="dxa"/>
            <w:noWrap/>
            <w:vAlign w:val="center"/>
            <w:hideMark/>
          </w:tcPr>
          <w:p w14:paraId="2060FA1F" w14:textId="77777777" w:rsidR="008A1CA5" w:rsidRPr="00C930FC" w:rsidRDefault="008A1CA5" w:rsidP="000C1CA2">
            <w:pPr>
              <w:spacing w:before="0" w:after="0"/>
              <w:rPr>
                <w:color w:val="000000"/>
                <w:sz w:val="18"/>
                <w:szCs w:val="18"/>
              </w:rPr>
            </w:pPr>
            <w:r w:rsidRPr="00C930FC">
              <w:rPr>
                <w:color w:val="000000"/>
                <w:sz w:val="18"/>
                <w:szCs w:val="18"/>
              </w:rPr>
              <w:t>AA</w:t>
            </w:r>
          </w:p>
        </w:tc>
        <w:tc>
          <w:tcPr>
            <w:tcW w:w="6924" w:type="dxa"/>
            <w:noWrap/>
            <w:vAlign w:val="center"/>
            <w:hideMark/>
          </w:tcPr>
          <w:p w14:paraId="436841F7" w14:textId="77777777" w:rsidR="008A1CA5" w:rsidRPr="00C930FC" w:rsidRDefault="008A1CA5" w:rsidP="000C1CA2">
            <w:pPr>
              <w:spacing w:before="0" w:after="0"/>
              <w:rPr>
                <w:color w:val="000000"/>
                <w:sz w:val="18"/>
                <w:szCs w:val="18"/>
              </w:rPr>
            </w:pPr>
            <w:r w:rsidRPr="00C930FC">
              <w:rPr>
                <w:color w:val="000000"/>
                <w:sz w:val="18"/>
                <w:szCs w:val="18"/>
              </w:rPr>
              <w:t>Association Agreement</w:t>
            </w:r>
          </w:p>
        </w:tc>
      </w:tr>
      <w:tr w:rsidR="00B82F87" w:rsidRPr="00C930FC" w14:paraId="7252F7BE" w14:textId="77777777" w:rsidTr="00EF059D">
        <w:trPr>
          <w:trHeight w:val="311"/>
        </w:trPr>
        <w:tc>
          <w:tcPr>
            <w:tcW w:w="1996" w:type="dxa"/>
            <w:noWrap/>
            <w:vAlign w:val="center"/>
          </w:tcPr>
          <w:p w14:paraId="5897788E" w14:textId="67DFB082" w:rsidR="00B82F87" w:rsidRPr="00C930FC" w:rsidRDefault="00B82F87" w:rsidP="000C1CA2">
            <w:pPr>
              <w:spacing w:before="0" w:after="0"/>
              <w:rPr>
                <w:color w:val="000000"/>
                <w:sz w:val="18"/>
                <w:szCs w:val="18"/>
              </w:rPr>
            </w:pPr>
            <w:r w:rsidRPr="00C930FC">
              <w:rPr>
                <w:color w:val="000000"/>
                <w:sz w:val="18"/>
                <w:szCs w:val="18"/>
              </w:rPr>
              <w:t>BPMN</w:t>
            </w:r>
          </w:p>
        </w:tc>
        <w:tc>
          <w:tcPr>
            <w:tcW w:w="6924" w:type="dxa"/>
            <w:noWrap/>
            <w:vAlign w:val="center"/>
          </w:tcPr>
          <w:p w14:paraId="45F8BC0C" w14:textId="401F2D4E" w:rsidR="00B82F87" w:rsidRPr="00C930FC" w:rsidRDefault="00B82F87" w:rsidP="000C1CA2">
            <w:pPr>
              <w:spacing w:before="0" w:after="0"/>
              <w:rPr>
                <w:color w:val="000000"/>
                <w:sz w:val="18"/>
                <w:szCs w:val="18"/>
              </w:rPr>
            </w:pPr>
            <w:bookmarkStart w:id="397" w:name="_Hlk53520150"/>
            <w:r w:rsidRPr="00C930FC">
              <w:rPr>
                <w:color w:val="000000"/>
                <w:sz w:val="18"/>
                <w:szCs w:val="18"/>
              </w:rPr>
              <w:t>Business Process M</w:t>
            </w:r>
            <w:r w:rsidR="0005090C" w:rsidRPr="00C930FC">
              <w:rPr>
                <w:color w:val="000000"/>
                <w:sz w:val="18"/>
                <w:szCs w:val="18"/>
              </w:rPr>
              <w:t>odel and Notation</w:t>
            </w:r>
            <w:bookmarkEnd w:id="397"/>
          </w:p>
        </w:tc>
      </w:tr>
      <w:tr w:rsidR="008A1CA5" w:rsidRPr="00C930FC" w14:paraId="0F276826" w14:textId="77777777" w:rsidTr="00EF059D">
        <w:trPr>
          <w:trHeight w:val="311"/>
        </w:trPr>
        <w:tc>
          <w:tcPr>
            <w:tcW w:w="1996" w:type="dxa"/>
            <w:noWrap/>
            <w:vAlign w:val="center"/>
            <w:hideMark/>
          </w:tcPr>
          <w:p w14:paraId="797956F9" w14:textId="77777777" w:rsidR="008A1CA5" w:rsidRPr="00C930FC" w:rsidRDefault="008A1CA5" w:rsidP="000C1CA2">
            <w:pPr>
              <w:spacing w:before="0" w:after="0"/>
              <w:rPr>
                <w:color w:val="000000"/>
                <w:sz w:val="18"/>
                <w:szCs w:val="18"/>
              </w:rPr>
            </w:pPr>
            <w:r w:rsidRPr="00C930FC">
              <w:rPr>
                <w:color w:val="000000"/>
                <w:sz w:val="18"/>
                <w:szCs w:val="18"/>
              </w:rPr>
              <w:t>CA</w:t>
            </w:r>
          </w:p>
        </w:tc>
        <w:tc>
          <w:tcPr>
            <w:tcW w:w="6924" w:type="dxa"/>
            <w:noWrap/>
            <w:vAlign w:val="center"/>
            <w:hideMark/>
          </w:tcPr>
          <w:p w14:paraId="3F0A7496" w14:textId="77777777" w:rsidR="008A1CA5" w:rsidRPr="00C930FC" w:rsidRDefault="002F7A6E" w:rsidP="004C1413">
            <w:pPr>
              <w:spacing w:before="0" w:after="0"/>
              <w:rPr>
                <w:color w:val="000000"/>
                <w:sz w:val="18"/>
                <w:szCs w:val="18"/>
              </w:rPr>
            </w:pPr>
            <w:r w:rsidRPr="00C930FC">
              <w:rPr>
                <w:color w:val="000000"/>
                <w:sz w:val="18"/>
                <w:szCs w:val="18"/>
              </w:rPr>
              <w:t xml:space="preserve">Contracting </w:t>
            </w:r>
            <w:r w:rsidR="005072B9" w:rsidRPr="00C930FC">
              <w:rPr>
                <w:color w:val="000000"/>
                <w:sz w:val="18"/>
                <w:szCs w:val="18"/>
              </w:rPr>
              <w:t>A</w:t>
            </w:r>
            <w:r w:rsidRPr="00C930FC">
              <w:rPr>
                <w:color w:val="000000"/>
                <w:sz w:val="18"/>
                <w:szCs w:val="18"/>
              </w:rPr>
              <w:t>uthority</w:t>
            </w:r>
          </w:p>
        </w:tc>
      </w:tr>
      <w:tr w:rsidR="008A1CA5" w:rsidRPr="00C930FC" w14:paraId="59A05189" w14:textId="77777777" w:rsidTr="00EF059D">
        <w:trPr>
          <w:trHeight w:val="311"/>
        </w:trPr>
        <w:tc>
          <w:tcPr>
            <w:tcW w:w="1996" w:type="dxa"/>
            <w:noWrap/>
            <w:vAlign w:val="center"/>
            <w:hideMark/>
          </w:tcPr>
          <w:p w14:paraId="75D3427B" w14:textId="77777777" w:rsidR="008A1CA5" w:rsidRPr="00C930FC" w:rsidRDefault="008A1CA5" w:rsidP="000C1CA2">
            <w:pPr>
              <w:spacing w:before="0" w:after="0"/>
              <w:rPr>
                <w:color w:val="000000"/>
                <w:sz w:val="18"/>
                <w:szCs w:val="18"/>
              </w:rPr>
            </w:pPr>
            <w:r w:rsidRPr="00C930FC">
              <w:rPr>
                <w:color w:val="000000"/>
                <w:sz w:val="18"/>
                <w:szCs w:val="18"/>
              </w:rPr>
              <w:t xml:space="preserve">CPV </w:t>
            </w:r>
          </w:p>
        </w:tc>
        <w:tc>
          <w:tcPr>
            <w:tcW w:w="6924" w:type="dxa"/>
            <w:noWrap/>
            <w:vAlign w:val="center"/>
            <w:hideMark/>
          </w:tcPr>
          <w:p w14:paraId="44AA703B" w14:textId="77777777" w:rsidR="008A1CA5" w:rsidRPr="00C930FC" w:rsidRDefault="008A1CA5" w:rsidP="000C1CA2">
            <w:pPr>
              <w:spacing w:before="0" w:after="0"/>
              <w:rPr>
                <w:color w:val="000000"/>
                <w:sz w:val="18"/>
                <w:szCs w:val="18"/>
              </w:rPr>
            </w:pPr>
            <w:r w:rsidRPr="00C930FC">
              <w:rPr>
                <w:color w:val="000000"/>
                <w:sz w:val="18"/>
                <w:szCs w:val="18"/>
              </w:rPr>
              <w:t xml:space="preserve">Common Procurement Vocabulary </w:t>
            </w:r>
          </w:p>
        </w:tc>
      </w:tr>
      <w:tr w:rsidR="008A1CA5" w:rsidRPr="00C930FC" w14:paraId="22660777" w14:textId="77777777" w:rsidTr="00EF059D">
        <w:trPr>
          <w:trHeight w:val="311"/>
        </w:trPr>
        <w:tc>
          <w:tcPr>
            <w:tcW w:w="1996" w:type="dxa"/>
            <w:noWrap/>
            <w:vAlign w:val="center"/>
            <w:hideMark/>
          </w:tcPr>
          <w:p w14:paraId="7664E742" w14:textId="77777777" w:rsidR="008A1CA5" w:rsidRPr="00C930FC" w:rsidRDefault="008A1CA5" w:rsidP="000C1CA2">
            <w:pPr>
              <w:spacing w:before="0" w:after="0"/>
              <w:rPr>
                <w:color w:val="000000"/>
                <w:sz w:val="18"/>
                <w:szCs w:val="18"/>
              </w:rPr>
            </w:pPr>
            <w:r w:rsidRPr="00C930FC">
              <w:rPr>
                <w:color w:val="000000"/>
                <w:sz w:val="18"/>
                <w:szCs w:val="18"/>
              </w:rPr>
              <w:t xml:space="preserve">EBRD </w:t>
            </w:r>
          </w:p>
        </w:tc>
        <w:tc>
          <w:tcPr>
            <w:tcW w:w="6924" w:type="dxa"/>
            <w:noWrap/>
            <w:vAlign w:val="center"/>
            <w:hideMark/>
          </w:tcPr>
          <w:p w14:paraId="1808BDCC" w14:textId="77777777" w:rsidR="008A1CA5" w:rsidRPr="00C930FC" w:rsidRDefault="008A1CA5" w:rsidP="000C1CA2">
            <w:pPr>
              <w:spacing w:before="0" w:after="0"/>
              <w:rPr>
                <w:color w:val="000000"/>
                <w:sz w:val="18"/>
                <w:szCs w:val="18"/>
              </w:rPr>
            </w:pPr>
            <w:r w:rsidRPr="00C930FC">
              <w:rPr>
                <w:color w:val="000000"/>
                <w:sz w:val="18"/>
                <w:szCs w:val="18"/>
              </w:rPr>
              <w:t>European Bank for Reconstruction and Development</w:t>
            </w:r>
          </w:p>
        </w:tc>
      </w:tr>
      <w:tr w:rsidR="001C1EAA" w:rsidRPr="00C930FC" w14:paraId="192A17DA" w14:textId="77777777" w:rsidTr="00EF059D">
        <w:trPr>
          <w:trHeight w:val="311"/>
        </w:trPr>
        <w:tc>
          <w:tcPr>
            <w:tcW w:w="1996" w:type="dxa"/>
            <w:noWrap/>
            <w:vAlign w:val="center"/>
          </w:tcPr>
          <w:p w14:paraId="3F39173A" w14:textId="77777777" w:rsidR="001C1EAA" w:rsidRPr="00C930FC" w:rsidRDefault="001C1EAA" w:rsidP="000C1CA2">
            <w:pPr>
              <w:spacing w:before="0" w:after="0"/>
              <w:rPr>
                <w:color w:val="000000"/>
                <w:sz w:val="18"/>
                <w:szCs w:val="18"/>
              </w:rPr>
            </w:pPr>
            <w:r w:rsidRPr="00C930FC">
              <w:rPr>
                <w:color w:val="000000"/>
                <w:sz w:val="18"/>
                <w:szCs w:val="18"/>
              </w:rPr>
              <w:t>ECAS</w:t>
            </w:r>
          </w:p>
        </w:tc>
        <w:tc>
          <w:tcPr>
            <w:tcW w:w="6924" w:type="dxa"/>
            <w:noWrap/>
            <w:vAlign w:val="center"/>
          </w:tcPr>
          <w:p w14:paraId="0C3CF25A" w14:textId="77777777" w:rsidR="001C1EAA" w:rsidRPr="00C930FC" w:rsidRDefault="001C1EAA" w:rsidP="000C1CA2">
            <w:pPr>
              <w:spacing w:before="0" w:after="0"/>
              <w:rPr>
                <w:color w:val="000000"/>
                <w:sz w:val="18"/>
                <w:szCs w:val="18"/>
              </w:rPr>
            </w:pPr>
            <w:r w:rsidRPr="00C930FC">
              <w:rPr>
                <w:color w:val="000000"/>
                <w:sz w:val="18"/>
                <w:szCs w:val="18"/>
              </w:rPr>
              <w:t>European Commission Authentication Service</w:t>
            </w:r>
          </w:p>
        </w:tc>
      </w:tr>
      <w:tr w:rsidR="008A1CA5" w:rsidRPr="00C930FC" w14:paraId="74786852" w14:textId="77777777" w:rsidTr="00EF059D">
        <w:trPr>
          <w:trHeight w:val="311"/>
        </w:trPr>
        <w:tc>
          <w:tcPr>
            <w:tcW w:w="1996" w:type="dxa"/>
            <w:noWrap/>
            <w:vAlign w:val="center"/>
            <w:hideMark/>
          </w:tcPr>
          <w:p w14:paraId="7EE1BFA9" w14:textId="77777777" w:rsidR="008A1CA5" w:rsidRPr="00C930FC" w:rsidRDefault="008A1CA5" w:rsidP="000C1CA2">
            <w:pPr>
              <w:spacing w:before="0" w:after="0"/>
              <w:rPr>
                <w:color w:val="000000"/>
                <w:sz w:val="18"/>
                <w:szCs w:val="18"/>
              </w:rPr>
            </w:pPr>
            <w:r w:rsidRPr="00C930FC">
              <w:rPr>
                <w:color w:val="000000"/>
                <w:sz w:val="18"/>
                <w:szCs w:val="18"/>
              </w:rPr>
              <w:t xml:space="preserve">EO </w:t>
            </w:r>
          </w:p>
        </w:tc>
        <w:tc>
          <w:tcPr>
            <w:tcW w:w="6924" w:type="dxa"/>
            <w:noWrap/>
            <w:vAlign w:val="center"/>
            <w:hideMark/>
          </w:tcPr>
          <w:p w14:paraId="3582C2D0" w14:textId="77777777" w:rsidR="008A1CA5" w:rsidRPr="00C930FC" w:rsidRDefault="002F7A6E" w:rsidP="000C1CA2">
            <w:pPr>
              <w:spacing w:before="0" w:after="0"/>
              <w:rPr>
                <w:color w:val="000000"/>
                <w:sz w:val="18"/>
                <w:szCs w:val="18"/>
              </w:rPr>
            </w:pPr>
            <w:r w:rsidRPr="00C930FC">
              <w:rPr>
                <w:color w:val="000000"/>
                <w:sz w:val="18"/>
                <w:szCs w:val="18"/>
              </w:rPr>
              <w:t xml:space="preserve">Economic </w:t>
            </w:r>
            <w:r w:rsidR="005072B9" w:rsidRPr="00C930FC">
              <w:rPr>
                <w:color w:val="000000"/>
                <w:sz w:val="18"/>
                <w:szCs w:val="18"/>
              </w:rPr>
              <w:t>O</w:t>
            </w:r>
            <w:r w:rsidRPr="00C930FC">
              <w:rPr>
                <w:color w:val="000000"/>
                <w:sz w:val="18"/>
                <w:szCs w:val="18"/>
              </w:rPr>
              <w:t>perator</w:t>
            </w:r>
          </w:p>
        </w:tc>
      </w:tr>
      <w:tr w:rsidR="008A1CA5" w:rsidRPr="00C930FC" w14:paraId="1E2A71E7" w14:textId="77777777" w:rsidTr="00EF059D">
        <w:trPr>
          <w:trHeight w:val="311"/>
        </w:trPr>
        <w:tc>
          <w:tcPr>
            <w:tcW w:w="1996" w:type="dxa"/>
            <w:noWrap/>
            <w:vAlign w:val="center"/>
          </w:tcPr>
          <w:p w14:paraId="4A470BEC" w14:textId="77777777" w:rsidR="008A1CA5" w:rsidRPr="00C930FC" w:rsidRDefault="008A1CA5" w:rsidP="000C1CA2">
            <w:pPr>
              <w:spacing w:before="0" w:after="0"/>
              <w:rPr>
                <w:color w:val="000000"/>
                <w:sz w:val="18"/>
                <w:szCs w:val="18"/>
              </w:rPr>
            </w:pPr>
            <w:r w:rsidRPr="00C930FC">
              <w:rPr>
                <w:color w:val="000000"/>
                <w:sz w:val="18"/>
                <w:szCs w:val="18"/>
              </w:rPr>
              <w:t>eProcurement</w:t>
            </w:r>
          </w:p>
        </w:tc>
        <w:tc>
          <w:tcPr>
            <w:tcW w:w="6924" w:type="dxa"/>
            <w:noWrap/>
            <w:vAlign w:val="center"/>
          </w:tcPr>
          <w:p w14:paraId="22A13993" w14:textId="77777777" w:rsidR="008A1CA5" w:rsidRPr="00C930FC" w:rsidRDefault="008A1CA5" w:rsidP="000C1CA2">
            <w:pPr>
              <w:spacing w:before="0" w:after="0"/>
              <w:rPr>
                <w:color w:val="000000"/>
                <w:sz w:val="18"/>
                <w:szCs w:val="18"/>
              </w:rPr>
            </w:pPr>
            <w:r w:rsidRPr="00C930FC">
              <w:rPr>
                <w:color w:val="000000"/>
                <w:sz w:val="18"/>
                <w:szCs w:val="18"/>
              </w:rPr>
              <w:t>Electronic Procurement</w:t>
            </w:r>
          </w:p>
        </w:tc>
      </w:tr>
      <w:tr w:rsidR="008A1CA5" w:rsidRPr="00C930FC" w14:paraId="7FF40963" w14:textId="77777777" w:rsidTr="00EF059D">
        <w:trPr>
          <w:trHeight w:val="311"/>
        </w:trPr>
        <w:tc>
          <w:tcPr>
            <w:tcW w:w="1996" w:type="dxa"/>
            <w:noWrap/>
            <w:vAlign w:val="center"/>
            <w:hideMark/>
          </w:tcPr>
          <w:p w14:paraId="0B93E35B" w14:textId="77777777" w:rsidR="008A1CA5" w:rsidRPr="00C930FC" w:rsidRDefault="008A1CA5" w:rsidP="000C1CA2">
            <w:pPr>
              <w:spacing w:before="0" w:after="0"/>
              <w:rPr>
                <w:color w:val="000000"/>
                <w:sz w:val="18"/>
                <w:szCs w:val="18"/>
              </w:rPr>
            </w:pPr>
            <w:r w:rsidRPr="00C930FC">
              <w:rPr>
                <w:color w:val="000000"/>
                <w:sz w:val="18"/>
                <w:szCs w:val="18"/>
              </w:rPr>
              <w:t xml:space="preserve">e-PS </w:t>
            </w:r>
          </w:p>
        </w:tc>
        <w:tc>
          <w:tcPr>
            <w:tcW w:w="6924" w:type="dxa"/>
            <w:noWrap/>
            <w:vAlign w:val="center"/>
            <w:hideMark/>
          </w:tcPr>
          <w:p w14:paraId="4385D2C8" w14:textId="77777777" w:rsidR="008A1CA5" w:rsidRPr="00C930FC" w:rsidRDefault="008A1CA5" w:rsidP="000C1CA2">
            <w:pPr>
              <w:spacing w:before="0" w:after="0"/>
              <w:rPr>
                <w:color w:val="000000"/>
                <w:sz w:val="18"/>
                <w:szCs w:val="18"/>
              </w:rPr>
            </w:pPr>
            <w:r w:rsidRPr="00C930FC">
              <w:rPr>
                <w:color w:val="000000"/>
                <w:sz w:val="18"/>
                <w:szCs w:val="18"/>
              </w:rPr>
              <w:t xml:space="preserve">Electronic Procurement System </w:t>
            </w:r>
          </w:p>
        </w:tc>
      </w:tr>
      <w:tr w:rsidR="008A1CA5" w:rsidRPr="00C930FC" w14:paraId="33E0FE3F" w14:textId="77777777" w:rsidTr="00EF059D">
        <w:trPr>
          <w:trHeight w:val="311"/>
        </w:trPr>
        <w:tc>
          <w:tcPr>
            <w:tcW w:w="1996" w:type="dxa"/>
            <w:noWrap/>
            <w:vAlign w:val="center"/>
            <w:hideMark/>
          </w:tcPr>
          <w:p w14:paraId="501906C9" w14:textId="77777777" w:rsidR="008A1CA5" w:rsidRPr="00C930FC" w:rsidRDefault="008A1CA5" w:rsidP="000C1CA2">
            <w:pPr>
              <w:spacing w:before="0" w:after="0"/>
              <w:rPr>
                <w:color w:val="000000"/>
                <w:sz w:val="18"/>
                <w:szCs w:val="18"/>
              </w:rPr>
            </w:pPr>
            <w:r w:rsidRPr="00C930FC">
              <w:rPr>
                <w:color w:val="000000"/>
                <w:sz w:val="18"/>
                <w:szCs w:val="18"/>
              </w:rPr>
              <w:t>ESPD</w:t>
            </w:r>
          </w:p>
        </w:tc>
        <w:tc>
          <w:tcPr>
            <w:tcW w:w="6924" w:type="dxa"/>
            <w:noWrap/>
            <w:vAlign w:val="center"/>
            <w:hideMark/>
          </w:tcPr>
          <w:p w14:paraId="6B26358B" w14:textId="77777777" w:rsidR="008A1CA5" w:rsidRPr="00C930FC" w:rsidRDefault="008A1CA5" w:rsidP="000C1CA2">
            <w:pPr>
              <w:spacing w:before="0" w:after="0"/>
              <w:rPr>
                <w:color w:val="000000"/>
                <w:sz w:val="18"/>
                <w:szCs w:val="18"/>
              </w:rPr>
            </w:pPr>
            <w:r w:rsidRPr="00C930FC">
              <w:rPr>
                <w:color w:val="000000"/>
                <w:sz w:val="18"/>
                <w:szCs w:val="18"/>
              </w:rPr>
              <w:t>European Single Procurement Document</w:t>
            </w:r>
          </w:p>
        </w:tc>
      </w:tr>
      <w:tr w:rsidR="008A1CA5" w:rsidRPr="00C930FC" w14:paraId="4D4E4469" w14:textId="77777777" w:rsidTr="00EF059D">
        <w:trPr>
          <w:trHeight w:val="311"/>
        </w:trPr>
        <w:tc>
          <w:tcPr>
            <w:tcW w:w="1996" w:type="dxa"/>
            <w:noWrap/>
            <w:vAlign w:val="center"/>
            <w:hideMark/>
          </w:tcPr>
          <w:p w14:paraId="59868E54" w14:textId="77777777" w:rsidR="008A1CA5" w:rsidRPr="00C930FC" w:rsidRDefault="008A1CA5" w:rsidP="000C1CA2">
            <w:pPr>
              <w:spacing w:before="0" w:after="0"/>
              <w:rPr>
                <w:color w:val="000000"/>
                <w:sz w:val="18"/>
                <w:szCs w:val="18"/>
              </w:rPr>
            </w:pPr>
            <w:r w:rsidRPr="00C930FC">
              <w:rPr>
                <w:color w:val="000000"/>
                <w:sz w:val="18"/>
                <w:szCs w:val="18"/>
              </w:rPr>
              <w:t>EU</w:t>
            </w:r>
          </w:p>
        </w:tc>
        <w:tc>
          <w:tcPr>
            <w:tcW w:w="6924" w:type="dxa"/>
            <w:noWrap/>
            <w:vAlign w:val="center"/>
            <w:hideMark/>
          </w:tcPr>
          <w:p w14:paraId="1A0F0562" w14:textId="77777777" w:rsidR="008A1CA5" w:rsidRPr="00C930FC" w:rsidRDefault="008A1CA5" w:rsidP="000C1CA2">
            <w:pPr>
              <w:spacing w:before="0" w:after="0"/>
              <w:rPr>
                <w:color w:val="000000"/>
                <w:sz w:val="18"/>
                <w:szCs w:val="18"/>
              </w:rPr>
            </w:pPr>
            <w:r w:rsidRPr="00C930FC">
              <w:rPr>
                <w:color w:val="000000"/>
                <w:sz w:val="18"/>
                <w:szCs w:val="18"/>
              </w:rPr>
              <w:t>European Union</w:t>
            </w:r>
          </w:p>
        </w:tc>
      </w:tr>
      <w:tr w:rsidR="008A1CA5" w:rsidRPr="00C930FC" w14:paraId="1CDC2C32" w14:textId="77777777" w:rsidTr="00EF059D">
        <w:trPr>
          <w:trHeight w:val="311"/>
        </w:trPr>
        <w:tc>
          <w:tcPr>
            <w:tcW w:w="1996" w:type="dxa"/>
            <w:noWrap/>
            <w:vAlign w:val="center"/>
          </w:tcPr>
          <w:p w14:paraId="4EA358BE" w14:textId="77777777" w:rsidR="008A1CA5" w:rsidRPr="00C930FC" w:rsidRDefault="008A1CA5" w:rsidP="000C1CA2">
            <w:pPr>
              <w:spacing w:before="0" w:after="0"/>
              <w:rPr>
                <w:color w:val="000000"/>
                <w:sz w:val="18"/>
                <w:szCs w:val="18"/>
              </w:rPr>
            </w:pPr>
            <w:r w:rsidRPr="00C930FC">
              <w:rPr>
                <w:color w:val="000000"/>
                <w:sz w:val="18"/>
                <w:szCs w:val="18"/>
              </w:rPr>
              <w:t>EUPD</w:t>
            </w:r>
          </w:p>
        </w:tc>
        <w:tc>
          <w:tcPr>
            <w:tcW w:w="6924" w:type="dxa"/>
            <w:noWrap/>
            <w:vAlign w:val="center"/>
          </w:tcPr>
          <w:p w14:paraId="6B9060BD" w14:textId="77777777" w:rsidR="008A1CA5" w:rsidRPr="00C930FC" w:rsidRDefault="008A1CA5" w:rsidP="000C1CA2">
            <w:pPr>
              <w:spacing w:before="0" w:after="0"/>
              <w:rPr>
                <w:color w:val="000000"/>
                <w:sz w:val="18"/>
                <w:szCs w:val="18"/>
              </w:rPr>
            </w:pPr>
            <w:r w:rsidRPr="00C930FC">
              <w:rPr>
                <w:color w:val="000000"/>
                <w:sz w:val="18"/>
                <w:szCs w:val="18"/>
              </w:rPr>
              <w:t>European Union Procurement Directives</w:t>
            </w:r>
          </w:p>
        </w:tc>
      </w:tr>
      <w:tr w:rsidR="008A1CA5" w:rsidRPr="00C930FC" w14:paraId="245791A8" w14:textId="77777777" w:rsidTr="00EF059D">
        <w:trPr>
          <w:trHeight w:val="311"/>
        </w:trPr>
        <w:tc>
          <w:tcPr>
            <w:tcW w:w="1996" w:type="dxa"/>
            <w:noWrap/>
            <w:vAlign w:val="center"/>
            <w:hideMark/>
          </w:tcPr>
          <w:p w14:paraId="035E80C4" w14:textId="77777777" w:rsidR="008A1CA5" w:rsidRPr="00C930FC" w:rsidRDefault="008A1CA5" w:rsidP="000C1CA2">
            <w:pPr>
              <w:spacing w:before="0" w:after="0"/>
              <w:rPr>
                <w:color w:val="000000"/>
                <w:sz w:val="18"/>
                <w:szCs w:val="18"/>
              </w:rPr>
            </w:pPr>
            <w:r w:rsidRPr="00C930FC">
              <w:rPr>
                <w:color w:val="000000"/>
                <w:sz w:val="18"/>
                <w:szCs w:val="18"/>
              </w:rPr>
              <w:t>GPA</w:t>
            </w:r>
          </w:p>
        </w:tc>
        <w:tc>
          <w:tcPr>
            <w:tcW w:w="6924" w:type="dxa"/>
            <w:noWrap/>
            <w:vAlign w:val="center"/>
            <w:hideMark/>
          </w:tcPr>
          <w:p w14:paraId="5B7EA39C" w14:textId="77777777" w:rsidR="008A1CA5" w:rsidRPr="00C930FC" w:rsidRDefault="008A1CA5" w:rsidP="000C1CA2">
            <w:pPr>
              <w:spacing w:before="0" w:after="0"/>
              <w:rPr>
                <w:color w:val="000000"/>
                <w:sz w:val="18"/>
                <w:szCs w:val="18"/>
              </w:rPr>
            </w:pPr>
            <w:r w:rsidRPr="00C930FC">
              <w:rPr>
                <w:color w:val="000000"/>
                <w:sz w:val="18"/>
                <w:szCs w:val="18"/>
              </w:rPr>
              <w:t>Government Procurement Agreement</w:t>
            </w:r>
          </w:p>
        </w:tc>
      </w:tr>
      <w:tr w:rsidR="007633CF" w:rsidRPr="00C930FC" w14:paraId="397EE856" w14:textId="77777777" w:rsidTr="00EF059D">
        <w:trPr>
          <w:trHeight w:val="311"/>
        </w:trPr>
        <w:tc>
          <w:tcPr>
            <w:tcW w:w="1996" w:type="dxa"/>
            <w:noWrap/>
            <w:vAlign w:val="center"/>
          </w:tcPr>
          <w:p w14:paraId="69DFD1F8" w14:textId="629594F9" w:rsidR="007633CF" w:rsidRPr="00C930FC" w:rsidRDefault="007633CF" w:rsidP="000C1CA2">
            <w:pPr>
              <w:spacing w:before="0" w:after="0"/>
              <w:rPr>
                <w:color w:val="000000"/>
                <w:sz w:val="18"/>
                <w:szCs w:val="18"/>
              </w:rPr>
            </w:pPr>
            <w:r w:rsidRPr="00C930FC">
              <w:rPr>
                <w:color w:val="000000"/>
                <w:sz w:val="18"/>
                <w:szCs w:val="18"/>
              </w:rPr>
              <w:t>NEPPs</w:t>
            </w:r>
          </w:p>
        </w:tc>
        <w:tc>
          <w:tcPr>
            <w:tcW w:w="6924" w:type="dxa"/>
            <w:noWrap/>
            <w:vAlign w:val="center"/>
          </w:tcPr>
          <w:p w14:paraId="4A87095C" w14:textId="2300FA5D" w:rsidR="007633CF" w:rsidRPr="00C930FC" w:rsidRDefault="007633CF" w:rsidP="000C1CA2">
            <w:pPr>
              <w:spacing w:before="0" w:after="0"/>
              <w:rPr>
                <w:color w:val="000000"/>
                <w:sz w:val="18"/>
                <w:szCs w:val="18"/>
              </w:rPr>
            </w:pPr>
            <w:r w:rsidRPr="00C930FC">
              <w:rPr>
                <w:color w:val="000000"/>
                <w:sz w:val="18"/>
                <w:szCs w:val="18"/>
              </w:rPr>
              <w:t>Networking Electronic Procurement Platforms</w:t>
            </w:r>
          </w:p>
        </w:tc>
      </w:tr>
      <w:tr w:rsidR="008A1CA5" w:rsidRPr="00C930FC" w14:paraId="66309567" w14:textId="77777777" w:rsidTr="00EF059D">
        <w:trPr>
          <w:trHeight w:val="311"/>
        </w:trPr>
        <w:tc>
          <w:tcPr>
            <w:tcW w:w="1996" w:type="dxa"/>
            <w:noWrap/>
            <w:vAlign w:val="center"/>
            <w:hideMark/>
          </w:tcPr>
          <w:p w14:paraId="7F756A8E" w14:textId="77777777" w:rsidR="008A1CA5" w:rsidRPr="00C930FC" w:rsidRDefault="008A1CA5" w:rsidP="000C1CA2">
            <w:pPr>
              <w:spacing w:before="0" w:after="0"/>
              <w:rPr>
                <w:color w:val="000000"/>
                <w:sz w:val="18"/>
                <w:szCs w:val="18"/>
              </w:rPr>
            </w:pPr>
            <w:r w:rsidRPr="00C930FC">
              <w:rPr>
                <w:color w:val="000000"/>
                <w:sz w:val="18"/>
                <w:szCs w:val="18"/>
              </w:rPr>
              <w:t>NGO</w:t>
            </w:r>
          </w:p>
        </w:tc>
        <w:tc>
          <w:tcPr>
            <w:tcW w:w="6924" w:type="dxa"/>
            <w:noWrap/>
            <w:vAlign w:val="center"/>
            <w:hideMark/>
          </w:tcPr>
          <w:p w14:paraId="5685CDAF" w14:textId="77777777" w:rsidR="008A1CA5" w:rsidRPr="00C930FC" w:rsidRDefault="008A1CA5" w:rsidP="000C1CA2">
            <w:pPr>
              <w:spacing w:before="0" w:after="0"/>
              <w:rPr>
                <w:color w:val="000000"/>
                <w:sz w:val="18"/>
                <w:szCs w:val="18"/>
              </w:rPr>
            </w:pPr>
            <w:r w:rsidRPr="00C930FC">
              <w:rPr>
                <w:color w:val="000000"/>
                <w:sz w:val="18"/>
                <w:szCs w:val="18"/>
              </w:rPr>
              <w:t>Non-Governmental Organi</w:t>
            </w:r>
            <w:r w:rsidR="005072B9" w:rsidRPr="00C930FC">
              <w:rPr>
                <w:color w:val="000000"/>
                <w:sz w:val="18"/>
                <w:szCs w:val="18"/>
              </w:rPr>
              <w:t>s</w:t>
            </w:r>
            <w:r w:rsidRPr="00C930FC">
              <w:rPr>
                <w:color w:val="000000"/>
                <w:sz w:val="18"/>
                <w:szCs w:val="18"/>
              </w:rPr>
              <w:t>ation</w:t>
            </w:r>
          </w:p>
        </w:tc>
      </w:tr>
      <w:tr w:rsidR="003D4EF9" w:rsidRPr="00C930FC" w14:paraId="01F66215" w14:textId="77777777" w:rsidTr="00EF059D">
        <w:trPr>
          <w:trHeight w:val="311"/>
        </w:trPr>
        <w:tc>
          <w:tcPr>
            <w:tcW w:w="1996" w:type="dxa"/>
            <w:noWrap/>
            <w:vAlign w:val="center"/>
          </w:tcPr>
          <w:p w14:paraId="70E080A8" w14:textId="77777777" w:rsidR="003D4EF9" w:rsidRPr="00C930FC" w:rsidRDefault="003D4EF9" w:rsidP="000C1CA2">
            <w:pPr>
              <w:spacing w:before="0" w:after="0"/>
              <w:rPr>
                <w:color w:val="000000"/>
                <w:sz w:val="18"/>
                <w:szCs w:val="18"/>
              </w:rPr>
            </w:pPr>
            <w:r w:rsidRPr="00C930FC">
              <w:rPr>
                <w:color w:val="000000"/>
                <w:sz w:val="18"/>
                <w:szCs w:val="18"/>
              </w:rPr>
              <w:t>OCDS</w:t>
            </w:r>
          </w:p>
        </w:tc>
        <w:tc>
          <w:tcPr>
            <w:tcW w:w="6924" w:type="dxa"/>
            <w:noWrap/>
            <w:vAlign w:val="center"/>
          </w:tcPr>
          <w:p w14:paraId="6FB4B0FA" w14:textId="77777777" w:rsidR="003D4EF9" w:rsidRPr="00C930FC" w:rsidRDefault="003D4EF9" w:rsidP="000C1CA2">
            <w:pPr>
              <w:spacing w:before="0" w:after="0"/>
              <w:rPr>
                <w:color w:val="000000"/>
                <w:sz w:val="18"/>
                <w:szCs w:val="18"/>
              </w:rPr>
            </w:pPr>
            <w:r w:rsidRPr="00C930FC">
              <w:rPr>
                <w:color w:val="000000"/>
                <w:sz w:val="18"/>
                <w:szCs w:val="18"/>
              </w:rPr>
              <w:t>Open Contracting Data Standard</w:t>
            </w:r>
          </w:p>
        </w:tc>
      </w:tr>
      <w:tr w:rsidR="007633CF" w:rsidRPr="00C930FC" w14:paraId="4E604151" w14:textId="77777777" w:rsidTr="00EF059D">
        <w:trPr>
          <w:trHeight w:val="311"/>
        </w:trPr>
        <w:tc>
          <w:tcPr>
            <w:tcW w:w="1996" w:type="dxa"/>
            <w:noWrap/>
            <w:vAlign w:val="center"/>
          </w:tcPr>
          <w:p w14:paraId="7992DDFD" w14:textId="64ACC5D4" w:rsidR="007633CF" w:rsidRPr="00C930FC" w:rsidRDefault="007633CF" w:rsidP="000C1CA2">
            <w:pPr>
              <w:spacing w:before="0" w:after="0"/>
              <w:rPr>
                <w:color w:val="000000"/>
                <w:sz w:val="18"/>
                <w:szCs w:val="18"/>
              </w:rPr>
            </w:pPr>
            <w:r w:rsidRPr="00C930FC">
              <w:rPr>
                <w:color w:val="000000"/>
                <w:sz w:val="18"/>
                <w:szCs w:val="18"/>
              </w:rPr>
              <w:t>OCDPS</w:t>
            </w:r>
          </w:p>
        </w:tc>
        <w:tc>
          <w:tcPr>
            <w:tcW w:w="6924" w:type="dxa"/>
            <w:noWrap/>
            <w:vAlign w:val="center"/>
          </w:tcPr>
          <w:p w14:paraId="125B29D3" w14:textId="4F1E67D7" w:rsidR="007633CF" w:rsidRPr="00C930FC" w:rsidRDefault="007633CF" w:rsidP="000C1CA2">
            <w:pPr>
              <w:spacing w:before="0" w:after="0"/>
              <w:rPr>
                <w:color w:val="000000"/>
                <w:sz w:val="18"/>
                <w:szCs w:val="18"/>
              </w:rPr>
            </w:pPr>
            <w:r w:rsidRPr="00C930FC">
              <w:rPr>
                <w:color w:val="000000"/>
                <w:sz w:val="18"/>
                <w:szCs w:val="18"/>
              </w:rPr>
              <w:t>Open Contracting Digital Procurement System</w:t>
            </w:r>
          </w:p>
        </w:tc>
      </w:tr>
      <w:tr w:rsidR="008A1CA5" w:rsidRPr="00C930FC" w14:paraId="2705C23B" w14:textId="77777777" w:rsidTr="00EF059D">
        <w:trPr>
          <w:trHeight w:val="311"/>
        </w:trPr>
        <w:tc>
          <w:tcPr>
            <w:tcW w:w="1996" w:type="dxa"/>
            <w:noWrap/>
            <w:vAlign w:val="center"/>
            <w:hideMark/>
          </w:tcPr>
          <w:p w14:paraId="641D6B76" w14:textId="77777777" w:rsidR="008A1CA5" w:rsidRPr="00C930FC" w:rsidRDefault="008A1CA5" w:rsidP="000C1CA2">
            <w:pPr>
              <w:spacing w:before="0" w:after="0"/>
              <w:rPr>
                <w:color w:val="000000"/>
                <w:sz w:val="18"/>
                <w:szCs w:val="18"/>
              </w:rPr>
            </w:pPr>
            <w:r w:rsidRPr="00C930FC">
              <w:rPr>
                <w:color w:val="000000"/>
                <w:sz w:val="18"/>
                <w:szCs w:val="18"/>
              </w:rPr>
              <w:t>OJEU</w:t>
            </w:r>
          </w:p>
        </w:tc>
        <w:tc>
          <w:tcPr>
            <w:tcW w:w="6924" w:type="dxa"/>
            <w:noWrap/>
            <w:vAlign w:val="center"/>
            <w:hideMark/>
          </w:tcPr>
          <w:p w14:paraId="57B071AC" w14:textId="77777777" w:rsidR="008A1CA5" w:rsidRPr="00C930FC" w:rsidRDefault="008A1CA5" w:rsidP="000C1CA2">
            <w:pPr>
              <w:spacing w:before="0" w:after="0"/>
              <w:rPr>
                <w:color w:val="000000"/>
                <w:sz w:val="18"/>
                <w:szCs w:val="18"/>
              </w:rPr>
            </w:pPr>
            <w:r w:rsidRPr="00C930FC">
              <w:rPr>
                <w:color w:val="000000"/>
                <w:sz w:val="18"/>
                <w:szCs w:val="18"/>
              </w:rPr>
              <w:t>Official Journal of the European Union</w:t>
            </w:r>
          </w:p>
        </w:tc>
      </w:tr>
      <w:tr w:rsidR="008A1CA5" w:rsidRPr="00C930FC" w14:paraId="6046DECB" w14:textId="77777777" w:rsidTr="00EF059D">
        <w:trPr>
          <w:trHeight w:val="311"/>
        </w:trPr>
        <w:tc>
          <w:tcPr>
            <w:tcW w:w="1996" w:type="dxa"/>
            <w:noWrap/>
            <w:vAlign w:val="center"/>
            <w:hideMark/>
          </w:tcPr>
          <w:p w14:paraId="22F916BF" w14:textId="77777777" w:rsidR="008A1CA5" w:rsidRPr="00C930FC" w:rsidRDefault="008A1CA5" w:rsidP="000C1CA2">
            <w:pPr>
              <w:spacing w:before="0" w:after="0"/>
              <w:rPr>
                <w:color w:val="000000"/>
                <w:sz w:val="18"/>
                <w:szCs w:val="18"/>
              </w:rPr>
            </w:pPr>
            <w:r w:rsidRPr="00C930FC">
              <w:rPr>
                <w:color w:val="000000"/>
                <w:sz w:val="18"/>
                <w:szCs w:val="18"/>
              </w:rPr>
              <w:t>PP</w:t>
            </w:r>
          </w:p>
        </w:tc>
        <w:tc>
          <w:tcPr>
            <w:tcW w:w="6924" w:type="dxa"/>
            <w:noWrap/>
            <w:vAlign w:val="center"/>
            <w:hideMark/>
          </w:tcPr>
          <w:p w14:paraId="48EA5189" w14:textId="77777777" w:rsidR="008A1CA5" w:rsidRPr="00C930FC" w:rsidRDefault="008A1CA5" w:rsidP="000C1CA2">
            <w:pPr>
              <w:spacing w:before="0" w:after="0"/>
              <w:rPr>
                <w:color w:val="000000"/>
                <w:sz w:val="18"/>
                <w:szCs w:val="18"/>
              </w:rPr>
            </w:pPr>
            <w:r w:rsidRPr="00C930FC">
              <w:rPr>
                <w:color w:val="000000"/>
                <w:sz w:val="18"/>
                <w:szCs w:val="18"/>
              </w:rPr>
              <w:t>Public Procurement</w:t>
            </w:r>
          </w:p>
        </w:tc>
      </w:tr>
      <w:tr w:rsidR="008A1CA5" w:rsidRPr="00C930FC" w14:paraId="1B2CF6B7" w14:textId="77777777" w:rsidTr="00EF059D">
        <w:trPr>
          <w:trHeight w:val="311"/>
        </w:trPr>
        <w:tc>
          <w:tcPr>
            <w:tcW w:w="1996" w:type="dxa"/>
            <w:noWrap/>
            <w:vAlign w:val="center"/>
            <w:hideMark/>
          </w:tcPr>
          <w:p w14:paraId="107977C3" w14:textId="77777777" w:rsidR="008A1CA5" w:rsidRPr="00C930FC" w:rsidRDefault="008A1CA5" w:rsidP="000C1CA2">
            <w:pPr>
              <w:spacing w:before="0" w:after="0"/>
              <w:rPr>
                <w:color w:val="000000"/>
                <w:sz w:val="18"/>
                <w:szCs w:val="18"/>
              </w:rPr>
            </w:pPr>
            <w:r w:rsidRPr="00C930FC">
              <w:rPr>
                <w:color w:val="000000"/>
                <w:sz w:val="18"/>
                <w:szCs w:val="18"/>
              </w:rPr>
              <w:t>PPL</w:t>
            </w:r>
          </w:p>
        </w:tc>
        <w:tc>
          <w:tcPr>
            <w:tcW w:w="6924" w:type="dxa"/>
            <w:noWrap/>
            <w:vAlign w:val="center"/>
            <w:hideMark/>
          </w:tcPr>
          <w:p w14:paraId="1EF43F4C" w14:textId="77777777" w:rsidR="008A1CA5" w:rsidRPr="00C930FC" w:rsidRDefault="008A1CA5" w:rsidP="000C1CA2">
            <w:pPr>
              <w:spacing w:before="0" w:after="0"/>
              <w:rPr>
                <w:color w:val="000000"/>
                <w:sz w:val="18"/>
                <w:szCs w:val="18"/>
              </w:rPr>
            </w:pPr>
            <w:r w:rsidRPr="00C930FC">
              <w:rPr>
                <w:color w:val="000000"/>
                <w:sz w:val="18"/>
                <w:szCs w:val="18"/>
              </w:rPr>
              <w:t>Public Procurement Law</w:t>
            </w:r>
          </w:p>
        </w:tc>
      </w:tr>
      <w:tr w:rsidR="008A1CA5" w:rsidRPr="00C930FC" w14:paraId="152734E9" w14:textId="77777777" w:rsidTr="00EF059D">
        <w:trPr>
          <w:trHeight w:val="311"/>
        </w:trPr>
        <w:tc>
          <w:tcPr>
            <w:tcW w:w="1996" w:type="dxa"/>
            <w:noWrap/>
            <w:vAlign w:val="center"/>
            <w:hideMark/>
          </w:tcPr>
          <w:p w14:paraId="2701957C" w14:textId="77777777" w:rsidR="008A1CA5" w:rsidRPr="00C930FC" w:rsidRDefault="008A1CA5" w:rsidP="000C1CA2">
            <w:pPr>
              <w:spacing w:before="0" w:after="0"/>
              <w:rPr>
                <w:color w:val="000000"/>
                <w:sz w:val="18"/>
                <w:szCs w:val="18"/>
              </w:rPr>
            </w:pPr>
            <w:r w:rsidRPr="00C930FC">
              <w:rPr>
                <w:color w:val="000000"/>
                <w:sz w:val="18"/>
                <w:szCs w:val="18"/>
              </w:rPr>
              <w:t>RM</w:t>
            </w:r>
          </w:p>
        </w:tc>
        <w:tc>
          <w:tcPr>
            <w:tcW w:w="6924" w:type="dxa"/>
            <w:noWrap/>
            <w:vAlign w:val="center"/>
            <w:hideMark/>
          </w:tcPr>
          <w:p w14:paraId="02D08912" w14:textId="77777777" w:rsidR="008A1CA5" w:rsidRPr="00C930FC" w:rsidRDefault="008A1CA5" w:rsidP="000C1CA2">
            <w:pPr>
              <w:spacing w:before="0" w:after="0"/>
              <w:rPr>
                <w:color w:val="000000"/>
                <w:sz w:val="18"/>
                <w:szCs w:val="18"/>
              </w:rPr>
            </w:pPr>
            <w:r w:rsidRPr="00C930FC">
              <w:rPr>
                <w:color w:val="000000"/>
                <w:sz w:val="18"/>
                <w:szCs w:val="18"/>
              </w:rPr>
              <w:t>Republic of Moldova</w:t>
            </w:r>
          </w:p>
        </w:tc>
      </w:tr>
      <w:tr w:rsidR="00FD1E77" w:rsidRPr="00C930FC" w14:paraId="665D3782" w14:textId="77777777" w:rsidTr="00EF059D">
        <w:trPr>
          <w:trHeight w:val="311"/>
          <w:ins w:id="398" w:author="Chris Smith" w:date="2020-10-14T17:46:00Z"/>
        </w:trPr>
        <w:tc>
          <w:tcPr>
            <w:tcW w:w="1996" w:type="dxa"/>
            <w:noWrap/>
            <w:vAlign w:val="center"/>
          </w:tcPr>
          <w:p w14:paraId="50E6DE41" w14:textId="4CBBDCAB" w:rsidR="00FD1E77" w:rsidRPr="00C930FC" w:rsidRDefault="00FD1E77" w:rsidP="000C1CA2">
            <w:pPr>
              <w:spacing w:before="0" w:after="0"/>
              <w:rPr>
                <w:ins w:id="399" w:author="Chris Smith" w:date="2020-10-14T17:46:00Z"/>
                <w:color w:val="000000"/>
                <w:sz w:val="18"/>
                <w:szCs w:val="18"/>
              </w:rPr>
            </w:pPr>
            <w:ins w:id="400" w:author="Chris Smith" w:date="2020-10-14T17:47:00Z">
              <w:r w:rsidRPr="00C930FC">
                <w:rPr>
                  <w:color w:val="000000"/>
                  <w:sz w:val="18"/>
                  <w:szCs w:val="18"/>
                </w:rPr>
                <w:t>SLA</w:t>
              </w:r>
            </w:ins>
          </w:p>
        </w:tc>
        <w:tc>
          <w:tcPr>
            <w:tcW w:w="6924" w:type="dxa"/>
            <w:noWrap/>
            <w:vAlign w:val="center"/>
          </w:tcPr>
          <w:p w14:paraId="43E94086" w14:textId="05285BE2" w:rsidR="00FD1E77" w:rsidRPr="00C930FC" w:rsidRDefault="00FD1E77" w:rsidP="000C1CA2">
            <w:pPr>
              <w:spacing w:before="0" w:after="0"/>
              <w:rPr>
                <w:ins w:id="401" w:author="Chris Smith" w:date="2020-10-14T17:46:00Z"/>
                <w:color w:val="000000"/>
                <w:sz w:val="18"/>
                <w:szCs w:val="18"/>
              </w:rPr>
            </w:pPr>
            <w:ins w:id="402" w:author="Chris Smith" w:date="2020-10-14T17:47:00Z">
              <w:r w:rsidRPr="00C930FC">
                <w:rPr>
                  <w:color w:val="000000"/>
                  <w:sz w:val="18"/>
                  <w:szCs w:val="18"/>
                </w:rPr>
                <w:t>Service Level Agreement</w:t>
              </w:r>
            </w:ins>
          </w:p>
        </w:tc>
      </w:tr>
      <w:tr w:rsidR="008A1CA5" w:rsidRPr="00C930FC" w14:paraId="34A405BE" w14:textId="77777777" w:rsidTr="00EF059D">
        <w:trPr>
          <w:trHeight w:val="311"/>
        </w:trPr>
        <w:tc>
          <w:tcPr>
            <w:tcW w:w="1996" w:type="dxa"/>
            <w:noWrap/>
            <w:vAlign w:val="center"/>
            <w:hideMark/>
          </w:tcPr>
          <w:p w14:paraId="1C25790F" w14:textId="77777777" w:rsidR="008A1CA5" w:rsidRPr="00C930FC" w:rsidRDefault="008A1CA5" w:rsidP="000C1CA2">
            <w:pPr>
              <w:spacing w:before="0" w:after="0"/>
              <w:rPr>
                <w:color w:val="000000"/>
                <w:sz w:val="18"/>
                <w:szCs w:val="18"/>
              </w:rPr>
            </w:pPr>
            <w:r w:rsidRPr="00C930FC">
              <w:rPr>
                <w:color w:val="000000"/>
                <w:sz w:val="18"/>
                <w:szCs w:val="18"/>
              </w:rPr>
              <w:t>TED</w:t>
            </w:r>
          </w:p>
        </w:tc>
        <w:tc>
          <w:tcPr>
            <w:tcW w:w="6924" w:type="dxa"/>
            <w:noWrap/>
            <w:vAlign w:val="center"/>
            <w:hideMark/>
          </w:tcPr>
          <w:p w14:paraId="64A1F795" w14:textId="77777777" w:rsidR="008A1CA5" w:rsidRPr="00C930FC" w:rsidRDefault="008A1CA5" w:rsidP="000C1CA2">
            <w:pPr>
              <w:spacing w:before="0" w:after="0"/>
              <w:rPr>
                <w:color w:val="000000"/>
                <w:sz w:val="18"/>
                <w:szCs w:val="18"/>
              </w:rPr>
            </w:pPr>
            <w:r w:rsidRPr="00C930FC">
              <w:rPr>
                <w:color w:val="000000"/>
                <w:sz w:val="18"/>
                <w:szCs w:val="18"/>
              </w:rPr>
              <w:t>Tenders Electronic Daily</w:t>
            </w:r>
          </w:p>
        </w:tc>
      </w:tr>
      <w:tr w:rsidR="008A1CA5" w:rsidRPr="00C930FC" w14:paraId="0242D64F" w14:textId="77777777" w:rsidTr="00EF059D">
        <w:trPr>
          <w:trHeight w:val="311"/>
        </w:trPr>
        <w:tc>
          <w:tcPr>
            <w:tcW w:w="1996" w:type="dxa"/>
            <w:noWrap/>
            <w:vAlign w:val="center"/>
            <w:hideMark/>
          </w:tcPr>
          <w:p w14:paraId="137D121C" w14:textId="77777777" w:rsidR="008A1CA5" w:rsidRPr="00C930FC" w:rsidRDefault="008A1CA5" w:rsidP="000C1CA2">
            <w:pPr>
              <w:spacing w:before="0" w:after="0"/>
              <w:rPr>
                <w:color w:val="000000"/>
                <w:sz w:val="18"/>
                <w:szCs w:val="18"/>
              </w:rPr>
            </w:pPr>
            <w:r w:rsidRPr="00C930FC">
              <w:rPr>
                <w:color w:val="000000"/>
                <w:sz w:val="18"/>
                <w:szCs w:val="18"/>
              </w:rPr>
              <w:t>UAH</w:t>
            </w:r>
          </w:p>
        </w:tc>
        <w:tc>
          <w:tcPr>
            <w:tcW w:w="6924" w:type="dxa"/>
            <w:noWrap/>
            <w:vAlign w:val="center"/>
            <w:hideMark/>
          </w:tcPr>
          <w:p w14:paraId="402C659C" w14:textId="77777777" w:rsidR="008A1CA5" w:rsidRPr="00C930FC" w:rsidRDefault="008A1CA5" w:rsidP="000C1CA2">
            <w:pPr>
              <w:spacing w:before="0" w:after="0"/>
              <w:rPr>
                <w:color w:val="000000"/>
                <w:sz w:val="18"/>
                <w:szCs w:val="18"/>
              </w:rPr>
            </w:pPr>
            <w:r w:rsidRPr="00C930FC">
              <w:rPr>
                <w:color w:val="000000"/>
                <w:sz w:val="18"/>
                <w:szCs w:val="18"/>
              </w:rPr>
              <w:t>Ukrainian Hryvnia</w:t>
            </w:r>
          </w:p>
        </w:tc>
      </w:tr>
      <w:tr w:rsidR="008A1CA5" w:rsidRPr="00C930FC" w14:paraId="45169AC7" w14:textId="77777777" w:rsidTr="00EF059D">
        <w:trPr>
          <w:trHeight w:val="311"/>
        </w:trPr>
        <w:tc>
          <w:tcPr>
            <w:tcW w:w="1996" w:type="dxa"/>
            <w:noWrap/>
            <w:vAlign w:val="center"/>
            <w:hideMark/>
          </w:tcPr>
          <w:p w14:paraId="592456DC" w14:textId="77777777" w:rsidR="008A1CA5" w:rsidRPr="00C930FC" w:rsidRDefault="008A1CA5" w:rsidP="000C1CA2">
            <w:pPr>
              <w:spacing w:before="0" w:after="0"/>
              <w:rPr>
                <w:color w:val="000000"/>
                <w:sz w:val="18"/>
                <w:szCs w:val="18"/>
              </w:rPr>
            </w:pPr>
            <w:r w:rsidRPr="00C930FC">
              <w:rPr>
                <w:color w:val="000000"/>
                <w:sz w:val="18"/>
                <w:szCs w:val="18"/>
              </w:rPr>
              <w:t>WTO</w:t>
            </w:r>
          </w:p>
        </w:tc>
        <w:tc>
          <w:tcPr>
            <w:tcW w:w="6924" w:type="dxa"/>
            <w:noWrap/>
            <w:vAlign w:val="center"/>
            <w:hideMark/>
          </w:tcPr>
          <w:p w14:paraId="62251EAC" w14:textId="77777777" w:rsidR="008A1CA5" w:rsidRPr="00C930FC" w:rsidRDefault="008A1CA5" w:rsidP="000C1CA2">
            <w:pPr>
              <w:spacing w:before="0" w:after="0"/>
              <w:rPr>
                <w:color w:val="000000"/>
                <w:sz w:val="18"/>
                <w:szCs w:val="18"/>
              </w:rPr>
            </w:pPr>
            <w:r w:rsidRPr="00C930FC">
              <w:rPr>
                <w:color w:val="000000"/>
                <w:sz w:val="18"/>
                <w:szCs w:val="18"/>
              </w:rPr>
              <w:t>World Trade Organization</w:t>
            </w:r>
          </w:p>
        </w:tc>
      </w:tr>
    </w:tbl>
    <w:p w14:paraId="0F3CAC86" w14:textId="77777777" w:rsidR="009B0ACB" w:rsidRPr="00C930FC" w:rsidRDefault="009B0ACB" w:rsidP="00EF059D">
      <w:pPr>
        <w:tabs>
          <w:tab w:val="left" w:pos="3800"/>
        </w:tabs>
      </w:pPr>
    </w:p>
    <w:p w14:paraId="25B33732" w14:textId="77777777" w:rsidR="00D37AE8" w:rsidRPr="00C930FC" w:rsidRDefault="009B0ACB" w:rsidP="00EF059D">
      <w:pPr>
        <w:spacing w:before="0" w:after="0" w:line="240" w:lineRule="auto"/>
        <w:jc w:val="left"/>
        <w:sectPr w:rsidR="00D37AE8" w:rsidRPr="00C930FC" w:rsidSect="0051727D">
          <w:headerReference w:type="default" r:id="rId13"/>
          <w:footerReference w:type="default" r:id="rId14"/>
          <w:headerReference w:type="first" r:id="rId15"/>
          <w:pgSz w:w="11906" w:h="16838" w:code="9"/>
          <w:pgMar w:top="39" w:right="1418" w:bottom="1134" w:left="1701" w:header="567" w:footer="431" w:gutter="0"/>
          <w:cols w:space="708"/>
          <w:titlePg/>
          <w:docGrid w:linePitch="360"/>
        </w:sectPr>
      </w:pPr>
      <w:r w:rsidRPr="00C930FC">
        <w:br w:type="page"/>
      </w:r>
    </w:p>
    <w:p w14:paraId="67593A93" w14:textId="77777777" w:rsidR="002F4A39" w:rsidRPr="00C930FC" w:rsidRDefault="00592DAF" w:rsidP="00B76C95">
      <w:pPr>
        <w:pStyle w:val="Nagwek1"/>
        <w:numPr>
          <w:ilvl w:val="0"/>
          <w:numId w:val="0"/>
        </w:numPr>
        <w:ind w:left="432"/>
      </w:pPr>
      <w:bookmarkStart w:id="403" w:name="_Toc31033344"/>
      <w:bookmarkStart w:id="404" w:name="_Toc31289740"/>
      <w:bookmarkStart w:id="405" w:name="_Toc57705310"/>
      <w:r w:rsidRPr="00C930FC">
        <w:t>Executive Summary</w:t>
      </w:r>
      <w:bookmarkEnd w:id="403"/>
      <w:bookmarkEnd w:id="404"/>
      <w:bookmarkEnd w:id="405"/>
    </w:p>
    <w:p w14:paraId="65290932" w14:textId="4B115C5C" w:rsidR="00CE6054" w:rsidRPr="00C930FC" w:rsidRDefault="78FBC939" w:rsidP="00EF059D">
      <w:pPr>
        <w:pStyle w:val="List1"/>
        <w:ind w:left="286"/>
      </w:pPr>
      <w:r w:rsidRPr="00C930FC">
        <w:t xml:space="preserve">This </w:t>
      </w:r>
      <w:r w:rsidRPr="00C930FC">
        <w:rPr>
          <w:b/>
          <w:bCs/>
        </w:rPr>
        <w:t xml:space="preserve">technical concept paper </w:t>
      </w:r>
      <w:r w:rsidRPr="00C930FC">
        <w:t xml:space="preserve">summarises the vision for </w:t>
      </w:r>
      <w:r w:rsidRPr="00C930FC">
        <w:rPr>
          <w:b/>
          <w:bCs/>
        </w:rPr>
        <w:t>digital transformation of public procurement</w:t>
      </w:r>
      <w:r w:rsidRPr="00C930FC">
        <w:t xml:space="preserve">, detailing the main characteristics and considerations for </w:t>
      </w:r>
      <w:r w:rsidRPr="00C930FC">
        <w:rPr>
          <w:b/>
          <w:bCs/>
        </w:rPr>
        <w:t>implementation of collaborative shared services for digital procurement, based on Open Government principles and use of open source technologies and open data in the format of the Open Contracting Data Standard (OCDS)</w:t>
      </w:r>
      <w:r w:rsidRPr="00C930FC">
        <w:t xml:space="preserve">. </w:t>
      </w:r>
    </w:p>
    <w:p w14:paraId="72529D4D" w14:textId="42BDA08A" w:rsidR="00CE6054" w:rsidRPr="00C930FC" w:rsidRDefault="78FBC939" w:rsidP="00EF059D">
      <w:pPr>
        <w:pStyle w:val="List1"/>
        <w:ind w:left="286"/>
      </w:pPr>
      <w:r w:rsidRPr="00C930FC">
        <w:t xml:space="preserve">The digital procurement model meets </w:t>
      </w:r>
      <w:r w:rsidRPr="00C930FC">
        <w:rPr>
          <w:b/>
          <w:bCs/>
        </w:rPr>
        <w:t>most of the recommendations and best practices identified</w:t>
      </w:r>
      <w:r w:rsidRPr="00C930FC">
        <w:t xml:space="preserve"> in existing policy-making documents and comparative practice in the European Union and other </w:t>
      </w:r>
      <w:r w:rsidRPr="00C930FC">
        <w:rPr>
          <w:b/>
          <w:bCs/>
        </w:rPr>
        <w:t>international standards</w:t>
      </w:r>
      <w:ins w:id="406" w:author="Alba Colomer Padrosa" w:date="2020-11-25T15:09:00Z">
        <w:r w:rsidRPr="00C930FC">
          <w:t>,</w:t>
        </w:r>
      </w:ins>
      <w:r w:rsidRPr="00C930FC">
        <w:t xml:space="preserve"> </w:t>
      </w:r>
      <w:commentRangeStart w:id="407"/>
      <w:commentRangeStart w:id="408"/>
      <w:r w:rsidRPr="00C930FC">
        <w:t xml:space="preserve">and has already been highlighted as a </w:t>
      </w:r>
      <w:del w:id="409" w:author="Alba Colomer Padrosa" w:date="2020-11-25T15:09:00Z">
        <w:r w:rsidR="00CE6054" w:rsidRPr="00C930FC" w:rsidDel="78FBC939">
          <w:rPr>
            <w:b/>
            <w:bCs/>
          </w:rPr>
          <w:delText>major development</w:delText>
        </w:r>
      </w:del>
      <w:ins w:id="410" w:author="Alba Colomer Padrosa" w:date="2020-11-25T15:09:00Z">
        <w:r w:rsidRPr="00C930FC">
          <w:rPr>
            <w:b/>
            <w:bCs/>
          </w:rPr>
          <w:t>good practice</w:t>
        </w:r>
      </w:ins>
      <w:r w:rsidRPr="00C930FC">
        <w:rPr>
          <w:b/>
          <w:bCs/>
        </w:rPr>
        <w:t xml:space="preserve"> on a global basis</w:t>
      </w:r>
      <w:r w:rsidR="00CE6054" w:rsidRPr="00595F28">
        <w:rPr>
          <w:vertAlign w:val="superscript"/>
          <w:rPrChange w:id="411" w:author="Chris Smith" w:date="2020-11-28T15:13:00Z">
            <w:rPr/>
          </w:rPrChange>
        </w:rPr>
        <w:footnoteReference w:id="1"/>
      </w:r>
      <w:r w:rsidRPr="00C930FC">
        <w:t>.</w:t>
      </w:r>
      <w:commentRangeEnd w:id="407"/>
      <w:r w:rsidR="00CE6054" w:rsidRPr="00C930FC">
        <w:rPr>
          <w:rStyle w:val="Odwoaniedokomentarza"/>
        </w:rPr>
        <w:commentReference w:id="407"/>
      </w:r>
      <w:commentRangeEnd w:id="408"/>
      <w:r w:rsidR="00CE6054" w:rsidRPr="00C930FC">
        <w:rPr>
          <w:rStyle w:val="Odwoaniedokomentarza"/>
        </w:rPr>
        <w:commentReference w:id="408"/>
      </w:r>
      <w:r w:rsidRPr="00C930FC">
        <w:t xml:space="preserve"> It also guarantees </w:t>
      </w:r>
      <w:r w:rsidRPr="00C930FC">
        <w:rPr>
          <w:b/>
          <w:bCs/>
        </w:rPr>
        <w:t>compliance with international legal frameworks</w:t>
      </w:r>
      <w:r w:rsidRPr="00C930FC">
        <w:t xml:space="preserve"> such as the UNCITRAL Model Law and the European Union Directives on Public Procurement, and is aligned with the World Trade Organization Government Procurement Agreement</w:t>
      </w:r>
      <w:ins w:id="423" w:author="Chris Smith" w:date="2020-10-14T09:23:00Z">
        <w:r w:rsidRPr="00C930FC">
          <w:t xml:space="preserve"> (GPA)</w:t>
        </w:r>
      </w:ins>
      <w:r w:rsidRPr="00C930FC">
        <w:t>.</w:t>
      </w:r>
    </w:p>
    <w:p w14:paraId="27029F62" w14:textId="0D6E5332" w:rsidR="00E64BDB" w:rsidRPr="00C930FC" w:rsidRDefault="78FBC939">
      <w:pPr>
        <w:pStyle w:val="List1"/>
        <w:ind w:left="284"/>
        <w:pPrChange w:id="424" w:author="Chris Smith" w:date="2020-10-14T09:24:00Z">
          <w:pPr>
            <w:pStyle w:val="List1"/>
          </w:pPr>
        </w:pPrChange>
      </w:pPr>
      <w:r w:rsidRPr="00C930FC">
        <w:t xml:space="preserve">The </w:t>
      </w:r>
      <w:ins w:id="425" w:author="Chris Smith" w:date="2020-10-14T09:24:00Z">
        <w:r w:rsidRPr="00C930FC">
          <w:t xml:space="preserve">  Open Contracting Digital Procurement System allows (</w:t>
        </w:r>
      </w:ins>
      <w:r w:rsidRPr="00C930FC">
        <w:t>OCDPS</w:t>
      </w:r>
      <w:ins w:id="426" w:author="Chris Smith" w:date="2020-10-14T09:24:00Z">
        <w:r w:rsidRPr="00C930FC">
          <w:t>)</w:t>
        </w:r>
      </w:ins>
      <w:r w:rsidRPr="00C930FC">
        <w:t xml:space="preserve"> concept is based on the </w:t>
      </w:r>
      <w:r w:rsidRPr="00C930FC">
        <w:rPr>
          <w:b/>
          <w:bCs/>
        </w:rPr>
        <w:t xml:space="preserve">knowledge acquired through the implementation of the OCDPS </w:t>
      </w:r>
      <w:r w:rsidRPr="00C930FC">
        <w:t>in other jurisdictions (such as Ukraine or Moldova). Additional information on the system is provided in section 4.</w:t>
      </w:r>
    </w:p>
    <w:p w14:paraId="66698084" w14:textId="22D38A83" w:rsidR="00CE6054" w:rsidRPr="00C930FC" w:rsidRDefault="78FBC939" w:rsidP="00EF059D">
      <w:pPr>
        <w:pStyle w:val="List1"/>
        <w:ind w:left="286"/>
      </w:pPr>
      <w:r w:rsidRPr="00C930FC">
        <w:t xml:space="preserve">The Open Contracting Digital Procurement System allows </w:t>
      </w:r>
      <w:commentRangeStart w:id="427"/>
      <w:commentRangeStart w:id="428"/>
      <w:r w:rsidRPr="00C930FC">
        <w:t xml:space="preserve">for a </w:t>
      </w:r>
      <w:r w:rsidRPr="00C930FC">
        <w:rPr>
          <w:b/>
          <w:bCs/>
        </w:rPr>
        <w:t xml:space="preserve">leapfrogging transition directly to </w:t>
      </w:r>
      <w:del w:id="429" w:author="Alba Colomer Padrosa" w:date="2020-11-25T15:06:00Z">
        <w:r w:rsidR="00CE6054" w:rsidRPr="00C930FC" w:rsidDel="78FBC939">
          <w:rPr>
            <w:b/>
            <w:bCs/>
          </w:rPr>
          <w:delText>the highest level (4) of</w:delText>
        </w:r>
      </w:del>
      <w:ins w:id="430" w:author="Alba Colomer Padrosa" w:date="2020-11-25T15:06:00Z">
        <w:r w:rsidRPr="00C930FC">
          <w:rPr>
            <w:b/>
            <w:bCs/>
          </w:rPr>
          <w:t>full</w:t>
        </w:r>
      </w:ins>
      <w:r w:rsidRPr="00C930FC">
        <w:rPr>
          <w:b/>
          <w:bCs/>
        </w:rPr>
        <w:t xml:space="preserve"> adoption of electronic procurement</w:t>
      </w:r>
      <w:r w:rsidRPr="00C930FC">
        <w:t xml:space="preserve"> </w:t>
      </w:r>
      <w:commentRangeEnd w:id="427"/>
      <w:r w:rsidR="00CE6054" w:rsidRPr="00C930FC">
        <w:rPr>
          <w:rStyle w:val="Odwoaniedokomentarza"/>
        </w:rPr>
        <w:commentReference w:id="427"/>
      </w:r>
      <w:commentRangeEnd w:id="428"/>
      <w:r w:rsidR="00CE6054" w:rsidRPr="00C930FC">
        <w:rPr>
          <w:rStyle w:val="Odwoaniedokomentarza"/>
        </w:rPr>
        <w:commentReference w:id="428"/>
      </w:r>
      <w:del w:id="431" w:author="Alba Colomer Padrosa" w:date="2020-11-25T15:06:00Z">
        <w:r w:rsidR="00CE6054" w:rsidRPr="00C930FC" w:rsidDel="78FBC939">
          <w:delText>from any lower level in which a jurisdiction currently finds itself</w:delText>
        </w:r>
      </w:del>
      <w:r w:rsidRPr="00C930FC">
        <w:t xml:space="preserve">. This means transitioning from purely paper-based public procurement processes to end-to-end digital procurement. It should be stressed that the </w:t>
      </w:r>
      <w:r w:rsidRPr="00C930FC">
        <w:rPr>
          <w:b/>
          <w:bCs/>
        </w:rPr>
        <w:t>solution is suitable for countries that are already implementing eProcurement solutions,</w:t>
      </w:r>
      <w:r w:rsidRPr="00C930FC">
        <w:t xml:space="preserve"> which cover certain parts of the procedure but are not fully mature.</w:t>
      </w:r>
    </w:p>
    <w:p w14:paraId="7604DFBA" w14:textId="545FADB7" w:rsidR="0057246E" w:rsidRPr="00C930FC" w:rsidRDefault="78FBC939">
      <w:pPr>
        <w:pStyle w:val="List1"/>
        <w:ind w:left="284" w:hanging="284"/>
        <w:pPrChange w:id="432" w:author="Chris Smith" w:date="2020-10-14T09:25:00Z">
          <w:pPr>
            <w:pStyle w:val="List1"/>
          </w:pPr>
        </w:pPrChange>
      </w:pPr>
      <w:r w:rsidRPr="00C930FC">
        <w:t xml:space="preserve">The design of the </w:t>
      </w:r>
      <w:ins w:id="433" w:author="Chris Smith" w:date="2020-10-13T22:23:00Z">
        <w:r w:rsidRPr="00C930FC">
          <w:rPr>
            <w:b/>
            <w:bCs/>
          </w:rPr>
          <w:t>OCDPS</w:t>
        </w:r>
        <w:r w:rsidRPr="00C930FC">
          <w:t xml:space="preserve"> </w:t>
        </w:r>
      </w:ins>
      <w:del w:id="434" w:author="Chris Smith" w:date="2020-10-13T22:23:00Z">
        <w:r w:rsidR="0057246E" w:rsidRPr="00C930FC" w:rsidDel="78FBC939">
          <w:delText>system</w:delText>
        </w:r>
      </w:del>
      <w:r w:rsidRPr="00C930FC">
        <w:t xml:space="preserve"> is based on a </w:t>
      </w:r>
      <w:r w:rsidRPr="00C930FC">
        <w:rPr>
          <w:b/>
          <w:bCs/>
        </w:rPr>
        <w:t>modular approach</w:t>
      </w:r>
      <w:r w:rsidRPr="00C930FC">
        <w:t xml:space="preserve"> </w:t>
      </w:r>
      <w:ins w:id="435" w:author="Chris Smith" w:date="2020-10-14T09:25:00Z">
        <w:r w:rsidRPr="00C930FC">
          <w:t>using</w:t>
        </w:r>
      </w:ins>
      <w:del w:id="436" w:author="Chris Smith" w:date="2020-10-14T09:25:00Z">
        <w:r w:rsidR="0057246E" w:rsidRPr="00C930FC" w:rsidDel="78FBC939">
          <w:delText>to the</w:delText>
        </w:r>
      </w:del>
      <w:r w:rsidRPr="00C930FC">
        <w:t xml:space="preserve"> </w:t>
      </w:r>
      <w:ins w:id="437" w:author="Chris Smith" w:date="2020-10-13T22:22:00Z">
        <w:r w:rsidRPr="00C930FC">
          <w:t>Business Process Model and Notation (</w:t>
        </w:r>
      </w:ins>
      <w:r w:rsidRPr="00C930FC">
        <w:t>BPMN</w:t>
      </w:r>
      <w:ins w:id="438" w:author="Chris Smith" w:date="2020-10-13T22:22:00Z">
        <w:r w:rsidRPr="00C930FC">
          <w:t>)</w:t>
        </w:r>
      </w:ins>
      <w:r w:rsidRPr="00C930FC">
        <w:t xml:space="preserve"> representation of procurement processes and the underlying workflows, which enable: </w:t>
      </w:r>
    </w:p>
    <w:p w14:paraId="3407E94B" w14:textId="34E38D29" w:rsidR="0057246E" w:rsidRPr="00C930FC" w:rsidRDefault="78FBC939" w:rsidP="0057246E">
      <w:pPr>
        <w:pStyle w:val="Bullets2"/>
      </w:pPr>
      <w:r w:rsidRPr="00C930FC">
        <w:t xml:space="preserve">The </w:t>
      </w:r>
      <w:commentRangeStart w:id="439"/>
      <w:commentRangeStart w:id="440"/>
      <w:r w:rsidRPr="00C930FC">
        <w:rPr>
          <w:b/>
          <w:bCs/>
        </w:rPr>
        <w:t>self-executability of regulatory requirements</w:t>
      </w:r>
      <w:commentRangeEnd w:id="439"/>
      <w:r w:rsidR="00CD2EA1" w:rsidRPr="00C930FC">
        <w:rPr>
          <w:rStyle w:val="Odwoaniedokomentarza"/>
        </w:rPr>
        <w:commentReference w:id="439"/>
      </w:r>
      <w:commentRangeEnd w:id="440"/>
      <w:r w:rsidR="00CD2EA1" w:rsidRPr="00C930FC">
        <w:rPr>
          <w:rStyle w:val="Odwoaniedokomentarza"/>
        </w:rPr>
        <w:commentReference w:id="440"/>
      </w:r>
      <w:r w:rsidRPr="00C930FC">
        <w:t xml:space="preserve">; </w:t>
      </w:r>
      <w:r w:rsidRPr="00C930FC">
        <w:rPr>
          <w:b/>
          <w:bCs/>
        </w:rPr>
        <w:t>flexibility</w:t>
      </w:r>
      <w:r w:rsidRPr="00C930FC">
        <w:t xml:space="preserve"> in terms of the use of libraries of </w:t>
      </w:r>
      <w:commentRangeStart w:id="441"/>
      <w:commentRangeStart w:id="442"/>
      <w:r w:rsidRPr="00C930FC">
        <w:t xml:space="preserve">technical specifications </w:t>
      </w:r>
      <w:commentRangeEnd w:id="441"/>
      <w:r w:rsidR="00CD2EA1" w:rsidRPr="00C930FC">
        <w:rPr>
          <w:rStyle w:val="Odwoaniedokomentarza"/>
        </w:rPr>
        <w:commentReference w:id="441"/>
      </w:r>
      <w:commentRangeEnd w:id="442"/>
      <w:r w:rsidR="00CD2EA1" w:rsidRPr="00C930FC">
        <w:rPr>
          <w:rStyle w:val="Odwoaniedokomentarza"/>
        </w:rPr>
        <w:commentReference w:id="442"/>
      </w:r>
      <w:r w:rsidRPr="00C930FC">
        <w:t xml:space="preserve">and terms and conditions (and, potentially, of award criteria and evaluation methods); </w:t>
      </w:r>
    </w:p>
    <w:p w14:paraId="2E8DAC80" w14:textId="487A687C" w:rsidR="0057246E" w:rsidRPr="00C930FC" w:rsidRDefault="00CD2EA1" w:rsidP="0057246E">
      <w:pPr>
        <w:pStyle w:val="Bullets2"/>
      </w:pPr>
      <w:r w:rsidRPr="00C930FC">
        <w:rPr>
          <w:b/>
        </w:rPr>
        <w:t>M</w:t>
      </w:r>
      <w:r w:rsidR="0057246E" w:rsidRPr="00C930FC">
        <w:rPr>
          <w:b/>
        </w:rPr>
        <w:t>odularity</w:t>
      </w:r>
      <w:r w:rsidR="0057246E" w:rsidRPr="00C930FC">
        <w:t xml:space="preserve"> in terms of the potential automation in </w:t>
      </w:r>
      <w:ins w:id="443" w:author="Chris Smith" w:date="2020-10-13T22:24:00Z">
        <w:r w:rsidR="00082916" w:rsidRPr="00C930FC">
          <w:t xml:space="preserve">the </w:t>
        </w:r>
      </w:ins>
      <w:r w:rsidR="0057246E" w:rsidRPr="00C930FC">
        <w:t>context</w:t>
      </w:r>
      <w:del w:id="444" w:author="Chris Smith" w:date="2020-10-13T22:24:00Z">
        <w:r w:rsidR="0057246E" w:rsidRPr="00C930FC" w:rsidDel="00082916">
          <w:delText>s</w:delText>
        </w:r>
      </w:del>
      <w:r w:rsidR="0057246E" w:rsidRPr="00C930FC">
        <w:t xml:space="preserve"> of diverging levels of eGovernment development, which could achieve high levels of sequential, cumulative checks throughout the procurement process; </w:t>
      </w:r>
    </w:p>
    <w:p w14:paraId="31F3EE2C" w14:textId="05FB3633" w:rsidR="0057246E" w:rsidRPr="00C930FC" w:rsidRDefault="0051727D" w:rsidP="0057246E">
      <w:pPr>
        <w:pStyle w:val="Bullets2"/>
      </w:pPr>
      <w:r w:rsidRPr="00C930FC">
        <w:t>High</w:t>
      </w:r>
      <w:r w:rsidR="0057246E" w:rsidRPr="00C930FC">
        <w:t xml:space="preserve"> levels of </w:t>
      </w:r>
      <w:r w:rsidR="0057246E" w:rsidRPr="00C930FC">
        <w:rPr>
          <w:b/>
        </w:rPr>
        <w:t>data resilience</w:t>
      </w:r>
      <w:r w:rsidR="0057246E" w:rsidRPr="00C930FC">
        <w:t xml:space="preserve">; and modularity in terms of </w:t>
      </w:r>
      <w:r w:rsidR="0057246E" w:rsidRPr="00C930FC">
        <w:rPr>
          <w:b/>
        </w:rPr>
        <w:t>information management</w:t>
      </w:r>
      <w:r w:rsidR="0057246E" w:rsidRPr="00C930FC">
        <w:t xml:space="preserve"> and </w:t>
      </w:r>
      <w:r w:rsidR="0057246E" w:rsidRPr="00C930FC">
        <w:rPr>
          <w:b/>
        </w:rPr>
        <w:t xml:space="preserve">publication, </w:t>
      </w:r>
      <w:r w:rsidR="0057246E" w:rsidRPr="00C930FC">
        <w:t>and</w:t>
      </w:r>
      <w:r w:rsidR="0057246E" w:rsidRPr="00C930FC">
        <w:rPr>
          <w:b/>
        </w:rPr>
        <w:t xml:space="preserve"> </w:t>
      </w:r>
      <w:ins w:id="445" w:author="Chris Smith" w:date="2020-10-14T09:26:00Z">
        <w:r w:rsidR="00771B04" w:rsidRPr="00C930FC">
          <w:rPr>
            <w:b/>
          </w:rPr>
          <w:t xml:space="preserve">role based </w:t>
        </w:r>
      </w:ins>
      <w:r w:rsidR="0057246E" w:rsidRPr="00C930FC">
        <w:rPr>
          <w:b/>
        </w:rPr>
        <w:t>permission</w:t>
      </w:r>
      <w:r w:rsidR="00DD782B" w:rsidRPr="00C930FC">
        <w:rPr>
          <w:b/>
        </w:rPr>
        <w:t>s</w:t>
      </w:r>
      <w:r w:rsidR="0057246E" w:rsidRPr="00C930FC">
        <w:t xml:space="preserve"> of the system.</w:t>
      </w:r>
    </w:p>
    <w:p w14:paraId="15A8D268" w14:textId="3140AD0B" w:rsidR="006C5252" w:rsidRPr="00C930FC" w:rsidRDefault="78FBC939" w:rsidP="00082916">
      <w:pPr>
        <w:pStyle w:val="List1"/>
      </w:pPr>
      <w:r w:rsidRPr="00C930FC">
        <w:t xml:space="preserve">Building on the above policy and business concepts, the </w:t>
      </w:r>
      <w:ins w:id="446" w:author="Chris Smith" w:date="2020-10-14T09:26:00Z">
        <w:r w:rsidRPr="00C930FC">
          <w:t xml:space="preserve">OCDPS </w:t>
        </w:r>
      </w:ins>
      <w:del w:id="447" w:author="Chris Smith" w:date="2020-10-14T09:26:00Z">
        <w:r w:rsidR="006C5252" w:rsidRPr="00C930FC" w:rsidDel="78FBC939">
          <w:delText xml:space="preserve">Open Contracting Digital Procurement System </w:delText>
        </w:r>
      </w:del>
      <w:r w:rsidRPr="00C930FC">
        <w:t xml:space="preserve">proposes a cutting-edge digital procurement service that supports ‘end-to-end’ public procurement processes, from planning to payment for public contracts. The proposed digital solution is a </w:t>
      </w:r>
      <w:r w:rsidRPr="00C930FC">
        <w:rPr>
          <w:b/>
          <w:bCs/>
        </w:rPr>
        <w:t xml:space="preserve">multi-platform networking procurement system in a distributed </w:t>
      </w:r>
      <w:commentRangeStart w:id="448"/>
      <w:commentRangeStart w:id="449"/>
      <w:r w:rsidRPr="00C930FC">
        <w:rPr>
          <w:b/>
          <w:bCs/>
        </w:rPr>
        <w:t xml:space="preserve">blockchain-like </w:t>
      </w:r>
      <w:commentRangeEnd w:id="448"/>
      <w:r w:rsidR="006C5252" w:rsidRPr="00C930FC">
        <w:rPr>
          <w:rStyle w:val="Odwoaniedokomentarza"/>
        </w:rPr>
        <w:commentReference w:id="448"/>
      </w:r>
      <w:commentRangeEnd w:id="449"/>
      <w:r w:rsidR="006C5252" w:rsidRPr="00C930FC">
        <w:rPr>
          <w:rStyle w:val="Odwoaniedokomentarza"/>
        </w:rPr>
        <w:commentReference w:id="449"/>
      </w:r>
      <w:r w:rsidRPr="00C930FC">
        <w:rPr>
          <w:b/>
          <w:bCs/>
        </w:rPr>
        <w:t xml:space="preserve">architecture. </w:t>
      </w:r>
      <w:r w:rsidRPr="00C930FC">
        <w:t>Digital procurement service</w:t>
      </w:r>
      <w:ins w:id="450" w:author="Chris Smith" w:date="2020-10-14T09:27:00Z">
        <w:r w:rsidRPr="00C930FC">
          <w:t>s</w:t>
        </w:r>
      </w:ins>
      <w:r w:rsidRPr="00C930FC">
        <w:t xml:space="preserve"> </w:t>
      </w:r>
      <w:ins w:id="451" w:author="Chris Smith" w:date="2020-10-14T09:27:00Z">
        <w:r w:rsidRPr="00C930FC">
          <w:t>are</w:t>
        </w:r>
      </w:ins>
      <w:del w:id="452" w:author="Chris Smith" w:date="2020-10-14T09:27:00Z">
        <w:r w:rsidR="006C5252" w:rsidRPr="00C930FC" w:rsidDel="78FBC939">
          <w:delText>is</w:delText>
        </w:r>
      </w:del>
      <w:r w:rsidRPr="00C930FC">
        <w:t xml:space="preserve"> delivered to </w:t>
      </w:r>
      <w:del w:id="453" w:author="Chris Smith" w:date="2020-10-14T09:27:00Z">
        <w:r w:rsidR="006C5252" w:rsidRPr="00C930FC" w:rsidDel="78FBC939">
          <w:delText>end users</w:delText>
        </w:r>
      </w:del>
      <w:ins w:id="454" w:author="Chris Smith" w:date="2020-10-14T09:27:00Z">
        <w:r w:rsidRPr="00C930FC">
          <w:t xml:space="preserve">end-users (buyers and seller) </w:t>
        </w:r>
      </w:ins>
      <w:del w:id="455" w:author="Chris Smith" w:date="2020-10-14T09:27:00Z">
        <w:r w:rsidR="006C5252" w:rsidRPr="00C930FC" w:rsidDel="78FBC939">
          <w:delText xml:space="preserve"> </w:delText>
        </w:r>
      </w:del>
      <w:r w:rsidRPr="00C930FC">
        <w:t xml:space="preserve">by eProcurement commercial platforms, called </w:t>
      </w:r>
      <w:ins w:id="456" w:author="Chris Smith" w:date="2020-10-13T22:26:00Z">
        <w:r w:rsidRPr="00C930FC">
          <w:t>Networking Electronic Procurement Platforms (</w:t>
        </w:r>
      </w:ins>
      <w:r w:rsidRPr="00C930FC">
        <w:t>NEPPs</w:t>
      </w:r>
      <w:ins w:id="457" w:author="Chris Smith" w:date="2020-10-13T22:26:00Z">
        <w:r w:rsidRPr="00C930FC">
          <w:t>)</w:t>
        </w:r>
      </w:ins>
      <w:r w:rsidRPr="00C930FC">
        <w:t xml:space="preserve">, collaborating with a government-owned central </w:t>
      </w:r>
      <w:ins w:id="458" w:author="Chris Smith" w:date="2020-10-14T09:27:00Z">
        <w:r w:rsidRPr="00C930FC">
          <w:t xml:space="preserve">database </w:t>
        </w:r>
      </w:ins>
      <w:r w:rsidRPr="00C930FC">
        <w:t xml:space="preserve">unit. The solution comprises a government-operated ‘single window’ web portal, the </w:t>
      </w:r>
      <w:del w:id="459" w:author="Chris Smith" w:date="2020-10-13T22:25:00Z">
        <w:r w:rsidR="006C5252" w:rsidRPr="00C930FC" w:rsidDel="78FBC939">
          <w:delText>Open Contracting Data Standard (</w:delText>
        </w:r>
      </w:del>
      <w:r w:rsidRPr="00C930FC">
        <w:t>OCDS</w:t>
      </w:r>
      <w:del w:id="460" w:author="Chris Smith" w:date="2020-10-13T22:25:00Z">
        <w:r w:rsidR="006C5252" w:rsidRPr="00C930FC" w:rsidDel="78FBC939">
          <w:delText>)</w:delText>
        </w:r>
      </w:del>
      <w:r w:rsidRPr="00C930FC">
        <w:t xml:space="preserve"> central data exchange unit, and several commercial electronic platforms that network with the web portal and the OCDS data exchange unit. </w:t>
      </w:r>
    </w:p>
    <w:p w14:paraId="21B3002A" w14:textId="13D09F5B" w:rsidR="00FD0DAA" w:rsidRPr="00C930FC" w:rsidRDefault="78FBC939" w:rsidP="0004596E">
      <w:pPr>
        <w:pStyle w:val="Numbers1"/>
        <w:tabs>
          <w:tab w:val="clear" w:pos="567"/>
          <w:tab w:val="num" w:pos="0"/>
        </w:tabs>
        <w:ind w:left="284" w:hanging="426"/>
      </w:pPr>
      <w:r w:rsidRPr="00C930FC">
        <w:t xml:space="preserve">The EBRD UNCITRAL Initiative approach to digitalisation of public procurement builds upon </w:t>
      </w:r>
      <w:r w:rsidRPr="00C930FC">
        <w:rPr>
          <w:b/>
          <w:bCs/>
        </w:rPr>
        <w:t xml:space="preserve">six main business concepts </w:t>
      </w:r>
      <w:r w:rsidRPr="00C930FC">
        <w:t xml:space="preserve">that aim to ensure not only the sustainability of reforms, but also prioritise a model that ensures a transparent and efficient digitalisation of public procurement function in the government. These concepts are: </w:t>
      </w:r>
    </w:p>
    <w:p w14:paraId="6B1A119D" w14:textId="457E16E9" w:rsidR="000905E7" w:rsidRPr="00C930FC" w:rsidRDefault="00514A33" w:rsidP="0004596E">
      <w:pPr>
        <w:pStyle w:val="Bullets2"/>
        <w:tabs>
          <w:tab w:val="num" w:pos="143"/>
        </w:tabs>
        <w:ind w:left="852"/>
        <w:rPr>
          <w:szCs w:val="22"/>
        </w:rPr>
      </w:pPr>
      <w:r w:rsidRPr="00C930FC">
        <w:rPr>
          <w:b/>
          <w:szCs w:val="22"/>
        </w:rPr>
        <w:t>e</w:t>
      </w:r>
      <w:r w:rsidR="000905E7" w:rsidRPr="00C930FC">
        <w:rPr>
          <w:b/>
          <w:szCs w:val="22"/>
        </w:rPr>
        <w:t>nd-to-end electronic public procurement</w:t>
      </w:r>
      <w:r w:rsidR="000905E7" w:rsidRPr="00C930FC">
        <w:rPr>
          <w:szCs w:val="22"/>
        </w:rPr>
        <w:t xml:space="preserve"> </w:t>
      </w:r>
      <w:r w:rsidR="00C52A2F" w:rsidRPr="00C930FC">
        <w:rPr>
          <w:szCs w:val="22"/>
        </w:rPr>
        <w:t xml:space="preserve">in order to provide a global vision of the process as well as </w:t>
      </w:r>
      <w:r w:rsidR="000905E7" w:rsidRPr="00C930FC">
        <w:rPr>
          <w:szCs w:val="22"/>
        </w:rPr>
        <w:t xml:space="preserve">increase </w:t>
      </w:r>
      <w:r w:rsidR="00C0782F" w:rsidRPr="00C930FC">
        <w:rPr>
          <w:szCs w:val="22"/>
        </w:rPr>
        <w:t xml:space="preserve">the </w:t>
      </w:r>
      <w:r w:rsidR="000905E7" w:rsidRPr="00C930FC">
        <w:rPr>
          <w:szCs w:val="22"/>
        </w:rPr>
        <w:t xml:space="preserve">transparency and efficiency of procurement; </w:t>
      </w:r>
    </w:p>
    <w:p w14:paraId="6222A360" w14:textId="25474445" w:rsidR="000905E7" w:rsidRPr="00C930FC" w:rsidRDefault="00514A33" w:rsidP="0004596E">
      <w:pPr>
        <w:pStyle w:val="Bullets2"/>
        <w:tabs>
          <w:tab w:val="num" w:pos="143"/>
        </w:tabs>
        <w:ind w:left="852"/>
        <w:rPr>
          <w:b/>
          <w:szCs w:val="22"/>
        </w:rPr>
      </w:pPr>
      <w:r w:rsidRPr="00C930FC">
        <w:rPr>
          <w:b/>
          <w:szCs w:val="22"/>
        </w:rPr>
        <w:t>s</w:t>
      </w:r>
      <w:r w:rsidR="000905E7" w:rsidRPr="00C930FC">
        <w:rPr>
          <w:b/>
          <w:szCs w:val="22"/>
        </w:rPr>
        <w:t xml:space="preserve">ustainable digital government service </w:t>
      </w:r>
      <w:r w:rsidR="00261D54" w:rsidRPr="00C930FC">
        <w:rPr>
          <w:szCs w:val="22"/>
        </w:rPr>
        <w:t>based on</w:t>
      </w:r>
      <w:r w:rsidR="000905E7" w:rsidRPr="00C930FC">
        <w:rPr>
          <w:szCs w:val="22"/>
        </w:rPr>
        <w:t xml:space="preserve"> commercial user fees for digital procurement services</w:t>
      </w:r>
      <w:r w:rsidR="00261D54" w:rsidRPr="00C930FC">
        <w:rPr>
          <w:szCs w:val="22"/>
        </w:rPr>
        <w:t>,</w:t>
      </w:r>
      <w:r w:rsidR="000905E7" w:rsidRPr="00C930FC">
        <w:rPr>
          <w:szCs w:val="22"/>
        </w:rPr>
        <w:t xml:space="preserve"> </w:t>
      </w:r>
      <w:r w:rsidR="00261D54" w:rsidRPr="00C930FC">
        <w:rPr>
          <w:szCs w:val="22"/>
        </w:rPr>
        <w:t>with minimum</w:t>
      </w:r>
      <w:r w:rsidR="000905E7" w:rsidRPr="00C930FC">
        <w:rPr>
          <w:szCs w:val="22"/>
        </w:rPr>
        <w:t xml:space="preserve"> funding </w:t>
      </w:r>
      <w:r w:rsidR="006E5310" w:rsidRPr="00C930FC">
        <w:rPr>
          <w:szCs w:val="22"/>
        </w:rPr>
        <w:t xml:space="preserve">required </w:t>
      </w:r>
      <w:r w:rsidR="000905E7" w:rsidRPr="00C930FC">
        <w:rPr>
          <w:szCs w:val="22"/>
        </w:rPr>
        <w:t>from state budget</w:t>
      </w:r>
      <w:r w:rsidR="00C0782F" w:rsidRPr="00C930FC">
        <w:rPr>
          <w:szCs w:val="22"/>
        </w:rPr>
        <w:t>s</w:t>
      </w:r>
      <w:r w:rsidR="000905E7" w:rsidRPr="00C930FC">
        <w:rPr>
          <w:szCs w:val="22"/>
        </w:rPr>
        <w:t xml:space="preserve">; </w:t>
      </w:r>
    </w:p>
    <w:p w14:paraId="65E29714" w14:textId="7E2FD4A1" w:rsidR="000905E7" w:rsidRPr="00C930FC" w:rsidRDefault="00514A33" w:rsidP="0004596E">
      <w:pPr>
        <w:pStyle w:val="Bullets2"/>
        <w:tabs>
          <w:tab w:val="num" w:pos="143"/>
        </w:tabs>
        <w:ind w:left="852"/>
        <w:rPr>
          <w:szCs w:val="22"/>
        </w:rPr>
      </w:pPr>
      <w:r w:rsidRPr="00C930FC">
        <w:rPr>
          <w:b/>
          <w:szCs w:val="22"/>
        </w:rPr>
        <w:t>m</w:t>
      </w:r>
      <w:r w:rsidR="000905E7" w:rsidRPr="00C930FC">
        <w:rPr>
          <w:b/>
          <w:szCs w:val="22"/>
        </w:rPr>
        <w:t>ulti-platform networking model</w:t>
      </w:r>
      <w:r w:rsidR="000905E7" w:rsidRPr="00C930FC">
        <w:rPr>
          <w:szCs w:val="22"/>
        </w:rPr>
        <w:t xml:space="preserve"> </w:t>
      </w:r>
      <w:r w:rsidR="00261D54" w:rsidRPr="00C930FC">
        <w:rPr>
          <w:szCs w:val="22"/>
        </w:rPr>
        <w:t>based on a</w:t>
      </w:r>
      <w:r w:rsidR="000905E7" w:rsidRPr="00C930FC">
        <w:rPr>
          <w:szCs w:val="22"/>
        </w:rPr>
        <w:t xml:space="preserve"> collaborative delivery scheme that optimises digital service accessibility and quality to end</w:t>
      </w:r>
      <w:r w:rsidR="00C0782F" w:rsidRPr="00C930FC">
        <w:rPr>
          <w:szCs w:val="22"/>
        </w:rPr>
        <w:t xml:space="preserve"> </w:t>
      </w:r>
      <w:r w:rsidR="000905E7" w:rsidRPr="00C930FC">
        <w:rPr>
          <w:szCs w:val="22"/>
        </w:rPr>
        <w:t xml:space="preserve">users; </w:t>
      </w:r>
    </w:p>
    <w:p w14:paraId="40CAC81C" w14:textId="043399F1" w:rsidR="000905E7" w:rsidRPr="00C930FC" w:rsidRDefault="00514A33" w:rsidP="0004596E">
      <w:pPr>
        <w:pStyle w:val="Bullets2"/>
        <w:tabs>
          <w:tab w:val="num" w:pos="143"/>
        </w:tabs>
        <w:ind w:left="852"/>
        <w:rPr>
          <w:szCs w:val="22"/>
        </w:rPr>
      </w:pPr>
      <w:r w:rsidRPr="00C930FC">
        <w:rPr>
          <w:b/>
          <w:szCs w:val="22"/>
        </w:rPr>
        <w:t>o</w:t>
      </w:r>
      <w:r w:rsidR="000905E7" w:rsidRPr="00C930FC">
        <w:rPr>
          <w:b/>
          <w:szCs w:val="22"/>
        </w:rPr>
        <w:t xml:space="preserve">pen source, open data, </w:t>
      </w:r>
      <w:ins w:id="461" w:author="Chris Smith" w:date="2020-10-14T09:28:00Z">
        <w:r w:rsidR="00771B04" w:rsidRPr="00C930FC">
          <w:rPr>
            <w:b/>
            <w:szCs w:val="22"/>
          </w:rPr>
          <w:t>O</w:t>
        </w:r>
      </w:ins>
      <w:del w:id="462" w:author="Chris Smith" w:date="2020-10-14T09:28:00Z">
        <w:r w:rsidR="000905E7" w:rsidRPr="00C930FC" w:rsidDel="00771B04">
          <w:rPr>
            <w:b/>
            <w:szCs w:val="22"/>
          </w:rPr>
          <w:delText>o</w:delText>
        </w:r>
      </w:del>
      <w:r w:rsidR="000905E7" w:rsidRPr="00C930FC">
        <w:rPr>
          <w:b/>
          <w:szCs w:val="22"/>
        </w:rPr>
        <w:t xml:space="preserve">pen </w:t>
      </w:r>
      <w:ins w:id="463" w:author="Chris Smith" w:date="2020-10-14T09:28:00Z">
        <w:r w:rsidR="00771B04" w:rsidRPr="00C930FC">
          <w:rPr>
            <w:b/>
            <w:szCs w:val="22"/>
          </w:rPr>
          <w:t>C</w:t>
        </w:r>
      </w:ins>
      <w:del w:id="464" w:author="Chris Smith" w:date="2020-10-14T09:28:00Z">
        <w:r w:rsidR="000905E7" w:rsidRPr="00C930FC" w:rsidDel="00771B04">
          <w:rPr>
            <w:b/>
            <w:szCs w:val="22"/>
          </w:rPr>
          <w:delText>c</w:delText>
        </w:r>
      </w:del>
      <w:r w:rsidR="000905E7" w:rsidRPr="00C930FC">
        <w:rPr>
          <w:b/>
          <w:szCs w:val="22"/>
        </w:rPr>
        <w:t xml:space="preserve">ontracting </w:t>
      </w:r>
      <w:ins w:id="465" w:author="Chris Smith" w:date="2020-10-14T09:28:00Z">
        <w:r w:rsidR="00771B04" w:rsidRPr="00C930FC">
          <w:rPr>
            <w:b/>
            <w:szCs w:val="22"/>
          </w:rPr>
          <w:t>D</w:t>
        </w:r>
      </w:ins>
      <w:del w:id="466" w:author="Chris Smith" w:date="2020-10-14T09:28:00Z">
        <w:r w:rsidR="000905E7" w:rsidRPr="00C930FC" w:rsidDel="00771B04">
          <w:rPr>
            <w:b/>
            <w:szCs w:val="22"/>
          </w:rPr>
          <w:delText>d</w:delText>
        </w:r>
      </w:del>
      <w:r w:rsidR="000905E7" w:rsidRPr="00C930FC">
        <w:rPr>
          <w:b/>
          <w:szCs w:val="22"/>
        </w:rPr>
        <w:t xml:space="preserve">ata </w:t>
      </w:r>
      <w:ins w:id="467" w:author="Chris Smith" w:date="2020-10-14T09:28:00Z">
        <w:r w:rsidR="00771B04" w:rsidRPr="00C930FC">
          <w:rPr>
            <w:b/>
            <w:szCs w:val="22"/>
          </w:rPr>
          <w:t>S</w:t>
        </w:r>
      </w:ins>
      <w:del w:id="468" w:author="Chris Smith" w:date="2020-10-14T09:28:00Z">
        <w:r w:rsidR="000905E7" w:rsidRPr="00C930FC" w:rsidDel="00771B04">
          <w:rPr>
            <w:b/>
            <w:szCs w:val="22"/>
          </w:rPr>
          <w:delText>s</w:delText>
        </w:r>
      </w:del>
      <w:r w:rsidR="000905E7" w:rsidRPr="00C930FC">
        <w:rPr>
          <w:b/>
          <w:szCs w:val="22"/>
        </w:rPr>
        <w:t>tandard</w:t>
      </w:r>
      <w:r w:rsidR="00C0782F" w:rsidRPr="00C930FC">
        <w:rPr>
          <w:b/>
          <w:szCs w:val="22"/>
        </w:rPr>
        <w:t>,</w:t>
      </w:r>
      <w:r w:rsidR="00E2652B" w:rsidRPr="00C930FC">
        <w:rPr>
          <w:b/>
          <w:szCs w:val="22"/>
        </w:rPr>
        <w:t xml:space="preserve"> </w:t>
      </w:r>
      <w:r w:rsidR="00261D54" w:rsidRPr="00C930FC">
        <w:rPr>
          <w:szCs w:val="22"/>
        </w:rPr>
        <w:t xml:space="preserve">in order </w:t>
      </w:r>
      <w:r w:rsidR="000905E7" w:rsidRPr="00C930FC">
        <w:rPr>
          <w:szCs w:val="22"/>
        </w:rPr>
        <w:t xml:space="preserve">to prevent </w:t>
      </w:r>
      <w:r w:rsidR="00C0782F" w:rsidRPr="00C930FC">
        <w:rPr>
          <w:szCs w:val="22"/>
        </w:rPr>
        <w:t xml:space="preserve">a </w:t>
      </w:r>
      <w:r w:rsidR="000905E7" w:rsidRPr="00C930FC">
        <w:rPr>
          <w:szCs w:val="22"/>
        </w:rPr>
        <w:t>lock-in effect for governments</w:t>
      </w:r>
      <w:r w:rsidR="00261D54" w:rsidRPr="00C930FC">
        <w:rPr>
          <w:szCs w:val="22"/>
        </w:rPr>
        <w:t xml:space="preserve"> and provide</w:t>
      </w:r>
      <w:r w:rsidR="000905E7" w:rsidRPr="00C930FC">
        <w:rPr>
          <w:szCs w:val="22"/>
        </w:rPr>
        <w:t xml:space="preserve"> higher transparency and accountability by incorporating open data standards; </w:t>
      </w:r>
    </w:p>
    <w:p w14:paraId="3E6BBEF3" w14:textId="6987C834" w:rsidR="000905E7" w:rsidRPr="00C930FC" w:rsidRDefault="00514A33" w:rsidP="0004596E">
      <w:pPr>
        <w:pStyle w:val="Bullets2"/>
        <w:tabs>
          <w:tab w:val="num" w:pos="143"/>
        </w:tabs>
        <w:ind w:left="852"/>
        <w:rPr>
          <w:szCs w:val="22"/>
        </w:rPr>
      </w:pPr>
      <w:r w:rsidRPr="00C930FC">
        <w:rPr>
          <w:b/>
          <w:szCs w:val="22"/>
        </w:rPr>
        <w:t>h</w:t>
      </w:r>
      <w:r w:rsidR="000905E7" w:rsidRPr="00C930FC">
        <w:rPr>
          <w:b/>
          <w:szCs w:val="22"/>
        </w:rPr>
        <w:t>igh level interoperability</w:t>
      </w:r>
      <w:r w:rsidR="000905E7" w:rsidRPr="00C930FC">
        <w:rPr>
          <w:szCs w:val="22"/>
        </w:rPr>
        <w:t xml:space="preserve"> </w:t>
      </w:r>
      <w:r w:rsidR="00261D54" w:rsidRPr="00C930FC">
        <w:rPr>
          <w:szCs w:val="22"/>
        </w:rPr>
        <w:t xml:space="preserve">in order to </w:t>
      </w:r>
      <w:r w:rsidR="00C0782F" w:rsidRPr="00C930FC">
        <w:rPr>
          <w:szCs w:val="22"/>
        </w:rPr>
        <w:t>allow the</w:t>
      </w:r>
      <w:r w:rsidR="00261D54" w:rsidRPr="00C930FC">
        <w:rPr>
          <w:szCs w:val="22"/>
        </w:rPr>
        <w:t xml:space="preserve"> reuse </w:t>
      </w:r>
      <w:r w:rsidR="00C0782F" w:rsidRPr="00C930FC">
        <w:rPr>
          <w:szCs w:val="22"/>
        </w:rPr>
        <w:t xml:space="preserve">of </w:t>
      </w:r>
      <w:r w:rsidR="000905E7" w:rsidRPr="00C930FC">
        <w:rPr>
          <w:szCs w:val="22"/>
        </w:rPr>
        <w:t>e-government and e-commerce services</w:t>
      </w:r>
      <w:r w:rsidR="00261D54" w:rsidRPr="00C930FC">
        <w:rPr>
          <w:szCs w:val="22"/>
        </w:rPr>
        <w:t xml:space="preserve"> and provide full coverage of the procurement process</w:t>
      </w:r>
      <w:r w:rsidR="000905E7" w:rsidRPr="00C930FC">
        <w:rPr>
          <w:szCs w:val="22"/>
        </w:rPr>
        <w:t>;</w:t>
      </w:r>
      <w:r w:rsidR="00915E94" w:rsidRPr="00C930FC">
        <w:rPr>
          <w:szCs w:val="22"/>
        </w:rPr>
        <w:t xml:space="preserve"> </w:t>
      </w:r>
    </w:p>
    <w:p w14:paraId="468955E1" w14:textId="725E83F3" w:rsidR="000905E7" w:rsidRPr="00C930FC" w:rsidRDefault="00514A33" w:rsidP="0004596E">
      <w:pPr>
        <w:pStyle w:val="Bullets2"/>
        <w:tabs>
          <w:tab w:val="num" w:pos="143"/>
        </w:tabs>
        <w:ind w:left="852"/>
        <w:rPr>
          <w:rStyle w:val="Pogrubienie"/>
          <w:b w:val="0"/>
          <w:bCs w:val="0"/>
          <w:i w:val="0"/>
          <w:szCs w:val="22"/>
        </w:rPr>
      </w:pPr>
      <w:r w:rsidRPr="00C930FC">
        <w:rPr>
          <w:b/>
          <w:szCs w:val="22"/>
        </w:rPr>
        <w:t>c</w:t>
      </w:r>
      <w:r w:rsidR="000905E7" w:rsidRPr="00C930FC">
        <w:rPr>
          <w:b/>
          <w:szCs w:val="22"/>
        </w:rPr>
        <w:t>ost</w:t>
      </w:r>
      <w:r w:rsidR="00C0782F" w:rsidRPr="00C930FC">
        <w:rPr>
          <w:b/>
          <w:szCs w:val="22"/>
        </w:rPr>
        <w:t xml:space="preserve"> </w:t>
      </w:r>
      <w:r w:rsidR="000905E7" w:rsidRPr="00C930FC">
        <w:rPr>
          <w:b/>
          <w:szCs w:val="22"/>
        </w:rPr>
        <w:t>and</w:t>
      </w:r>
      <w:r w:rsidR="00C0782F" w:rsidRPr="00C930FC">
        <w:rPr>
          <w:b/>
          <w:szCs w:val="22"/>
        </w:rPr>
        <w:t xml:space="preserve"> </w:t>
      </w:r>
      <w:r w:rsidR="000905E7" w:rsidRPr="00C930FC">
        <w:rPr>
          <w:b/>
          <w:szCs w:val="22"/>
        </w:rPr>
        <w:t>time efficient implementation</w:t>
      </w:r>
      <w:r w:rsidR="000905E7" w:rsidRPr="00C930FC">
        <w:rPr>
          <w:szCs w:val="22"/>
        </w:rPr>
        <w:t xml:space="preserve"> through a) </w:t>
      </w:r>
      <w:r w:rsidR="00C0782F" w:rsidRPr="00C930FC">
        <w:rPr>
          <w:szCs w:val="22"/>
        </w:rPr>
        <w:t xml:space="preserve">a </w:t>
      </w:r>
      <w:r w:rsidR="000905E7" w:rsidRPr="00C930FC">
        <w:rPr>
          <w:szCs w:val="22"/>
        </w:rPr>
        <w:t>high-level standardisation of procurement process</w:t>
      </w:r>
      <w:r w:rsidR="00C0782F" w:rsidRPr="00C930FC">
        <w:rPr>
          <w:szCs w:val="22"/>
        </w:rPr>
        <w:t>es</w:t>
      </w:r>
      <w:r w:rsidR="000905E7" w:rsidRPr="00C930FC">
        <w:rPr>
          <w:szCs w:val="22"/>
        </w:rPr>
        <w:t xml:space="preserve">; b) </w:t>
      </w:r>
      <w:r w:rsidR="00C0782F" w:rsidRPr="00C930FC">
        <w:rPr>
          <w:szCs w:val="22"/>
        </w:rPr>
        <w:t xml:space="preserve">a </w:t>
      </w:r>
      <w:r w:rsidR="000905E7" w:rsidRPr="00C930FC">
        <w:rPr>
          <w:szCs w:val="22"/>
        </w:rPr>
        <w:t>modular design of electronic workflows</w:t>
      </w:r>
      <w:r w:rsidR="00C0782F" w:rsidRPr="00C930FC">
        <w:rPr>
          <w:szCs w:val="22"/>
        </w:rPr>
        <w:t>; and</w:t>
      </w:r>
      <w:r w:rsidR="000905E7" w:rsidRPr="00C930FC">
        <w:rPr>
          <w:szCs w:val="22"/>
        </w:rPr>
        <w:t xml:space="preserve"> c) the re-use of existing OCDS-based tools and services. </w:t>
      </w:r>
    </w:p>
    <w:p w14:paraId="124BA1F8" w14:textId="224A56F7" w:rsidR="00540918" w:rsidRPr="00C930FC" w:rsidRDefault="78FBC939" w:rsidP="00540918">
      <w:pPr>
        <w:pStyle w:val="List1"/>
        <w:ind w:left="286"/>
      </w:pPr>
      <w:r w:rsidRPr="00C930FC">
        <w:t xml:space="preserve">The key reform decisions </w:t>
      </w:r>
      <w:r w:rsidRPr="00C930FC">
        <w:rPr>
          <w:b/>
          <w:bCs/>
        </w:rPr>
        <w:t xml:space="preserve">are explained from legal, business and technology perspectives </w:t>
      </w:r>
      <w:r w:rsidRPr="00C930FC">
        <w:t>and aim to facilitate governance models for public procurement that deliver:</w:t>
      </w:r>
    </w:p>
    <w:p w14:paraId="7A914F67" w14:textId="18F713DB" w:rsidR="00540918" w:rsidRPr="00C930FC" w:rsidRDefault="00540918" w:rsidP="00540918">
      <w:pPr>
        <w:pStyle w:val="Bullets2"/>
        <w:ind w:left="852"/>
        <w:rPr>
          <w:szCs w:val="22"/>
        </w:rPr>
      </w:pPr>
      <w:r w:rsidRPr="00C930FC">
        <w:rPr>
          <w:b/>
          <w:szCs w:val="22"/>
        </w:rPr>
        <w:t>public procurement policy</w:t>
      </w:r>
      <w:r w:rsidRPr="00C930FC">
        <w:rPr>
          <w:szCs w:val="22"/>
        </w:rPr>
        <w:t xml:space="preserve"> that is user and performance driven;</w:t>
      </w:r>
    </w:p>
    <w:p w14:paraId="33A017FB" w14:textId="52843273" w:rsidR="00540918" w:rsidRPr="00C930FC" w:rsidRDefault="00540918" w:rsidP="00540918">
      <w:pPr>
        <w:pStyle w:val="Bullets2"/>
        <w:ind w:left="852"/>
        <w:rPr>
          <w:szCs w:val="22"/>
        </w:rPr>
      </w:pPr>
      <w:r w:rsidRPr="00C930FC">
        <w:rPr>
          <w:b/>
          <w:szCs w:val="22"/>
        </w:rPr>
        <w:t>regulatory frameworks</w:t>
      </w:r>
      <w:r w:rsidRPr="00C930FC">
        <w:rPr>
          <w:szCs w:val="22"/>
        </w:rPr>
        <w:t xml:space="preserve"> </w:t>
      </w:r>
      <w:r w:rsidR="00C0782F" w:rsidRPr="00C930FC">
        <w:rPr>
          <w:szCs w:val="22"/>
        </w:rPr>
        <w:t xml:space="preserve">that are </w:t>
      </w:r>
      <w:r w:rsidRPr="00C930FC">
        <w:rPr>
          <w:szCs w:val="22"/>
        </w:rPr>
        <w:t xml:space="preserve">based on recognised international legal standards for public procurement but engineered for stakeholder feedback </w:t>
      </w:r>
      <w:r w:rsidR="00193F6D" w:rsidRPr="00C930FC">
        <w:rPr>
          <w:szCs w:val="22"/>
        </w:rPr>
        <w:t>and</w:t>
      </w:r>
      <w:r w:rsidRPr="00C930FC">
        <w:rPr>
          <w:szCs w:val="22"/>
        </w:rPr>
        <w:t xml:space="preserve"> open to collaboration with the business community, including small </w:t>
      </w:r>
      <w:ins w:id="469" w:author="Chris Smith" w:date="2020-10-14T09:29:00Z">
        <w:r w:rsidR="00771B04" w:rsidRPr="00C930FC">
          <w:rPr>
            <w:szCs w:val="22"/>
          </w:rPr>
          <w:t xml:space="preserve">and women led </w:t>
        </w:r>
      </w:ins>
      <w:r w:rsidRPr="00C930FC">
        <w:rPr>
          <w:szCs w:val="22"/>
        </w:rPr>
        <w:t>business</w:t>
      </w:r>
      <w:r w:rsidR="00C0782F" w:rsidRPr="00C930FC">
        <w:rPr>
          <w:szCs w:val="22"/>
        </w:rPr>
        <w:t>es</w:t>
      </w:r>
      <w:r w:rsidRPr="00C930FC">
        <w:rPr>
          <w:szCs w:val="22"/>
        </w:rPr>
        <w:t>;</w:t>
      </w:r>
    </w:p>
    <w:p w14:paraId="1FC4D1E0" w14:textId="6CCD61C4" w:rsidR="00540918" w:rsidRPr="00C930FC" w:rsidRDefault="00540918" w:rsidP="00540918">
      <w:pPr>
        <w:pStyle w:val="Bullets2"/>
        <w:ind w:left="852"/>
        <w:rPr>
          <w:szCs w:val="22"/>
        </w:rPr>
      </w:pPr>
      <w:r w:rsidRPr="00C930FC">
        <w:rPr>
          <w:b/>
          <w:szCs w:val="22"/>
        </w:rPr>
        <w:t>innovative digital government solutions</w:t>
      </w:r>
      <w:r w:rsidRPr="00C930FC">
        <w:rPr>
          <w:szCs w:val="22"/>
        </w:rPr>
        <w:t xml:space="preserve"> that are creating online marketplaces for public and private sector alike.</w:t>
      </w:r>
    </w:p>
    <w:p w14:paraId="218FB58B" w14:textId="7FB25C9A" w:rsidR="002261D1" w:rsidRPr="00C930FC" w:rsidRDefault="78FBC939" w:rsidP="00EF059D">
      <w:pPr>
        <w:pStyle w:val="List1"/>
        <w:ind w:left="286"/>
        <w:rPr>
          <w:b/>
          <w:bCs/>
        </w:rPr>
      </w:pPr>
      <w:r w:rsidRPr="00C930FC">
        <w:t xml:space="preserve">From the </w:t>
      </w:r>
      <w:r w:rsidRPr="00C930FC">
        <w:rPr>
          <w:b/>
          <w:bCs/>
        </w:rPr>
        <w:t>legal perspective</w:t>
      </w:r>
      <w:r w:rsidRPr="00C930FC">
        <w:t xml:space="preserve">, it is recommended to build </w:t>
      </w:r>
      <w:r w:rsidRPr="00C930FC">
        <w:rPr>
          <w:b/>
          <w:bCs/>
        </w:rPr>
        <w:t>a principle-based and technology neutral primary law</w:t>
      </w:r>
      <w:r w:rsidRPr="00C930FC">
        <w:t xml:space="preserve"> that is compliant with international standards and regulates technical details through secondary law. It is also encouraged </w:t>
      </w:r>
      <w:r w:rsidRPr="00C930FC">
        <w:rPr>
          <w:b/>
          <w:bCs/>
        </w:rPr>
        <w:t xml:space="preserve">to use the </w:t>
      </w:r>
      <w:commentRangeStart w:id="470"/>
      <w:commentRangeStart w:id="471"/>
      <w:del w:id="472" w:author="Alba Colomer Padrosa" w:date="2020-11-25T14:58:00Z">
        <w:r w:rsidR="002261D1" w:rsidRPr="00C930FC" w:rsidDel="78FBC939">
          <w:rPr>
            <w:b/>
            <w:bCs/>
          </w:rPr>
          <w:delText>“</w:delText>
        </w:r>
      </w:del>
      <w:del w:id="473" w:author="Alba Colomer Padrosa" w:date="2020-11-25T14:56:00Z">
        <w:r w:rsidR="002261D1" w:rsidRPr="00C930FC" w:rsidDel="78FBC939">
          <w:rPr>
            <w:b/>
            <w:bCs/>
          </w:rPr>
          <w:delText>toolbox</w:delText>
        </w:r>
      </w:del>
      <w:ins w:id="474" w:author="Alba Colomer Padrosa" w:date="2020-11-25T14:56:00Z">
        <w:r w:rsidRPr="00C930FC">
          <w:rPr>
            <w:b/>
            <w:bCs/>
          </w:rPr>
          <w:t xml:space="preserve"> Guide to Enactment </w:t>
        </w:r>
      </w:ins>
      <w:r w:rsidR="002261D1" w:rsidRPr="00595F28">
        <w:rPr>
          <w:b/>
          <w:bCs/>
          <w:vertAlign w:val="superscript"/>
          <w:rPrChange w:id="475" w:author="Chris Smith" w:date="2020-11-28T15:13:00Z">
            <w:rPr>
              <w:b/>
              <w:bCs/>
            </w:rPr>
          </w:rPrChange>
        </w:rPr>
        <w:footnoteReference w:id="2"/>
      </w:r>
      <w:del w:id="481" w:author="Chris Smith" w:date="2020-11-28T14:59:00Z">
        <w:r w:rsidRPr="00C930FC" w:rsidDel="00DD6AAF">
          <w:rPr>
            <w:b/>
            <w:bCs/>
          </w:rPr>
          <w:delText>”</w:delText>
        </w:r>
      </w:del>
      <w:r w:rsidRPr="00C930FC">
        <w:rPr>
          <w:b/>
          <w:bCs/>
        </w:rPr>
        <w:t xml:space="preserve"> </w:t>
      </w:r>
      <w:commentRangeEnd w:id="470"/>
      <w:r w:rsidR="002261D1" w:rsidRPr="00C930FC">
        <w:rPr>
          <w:rStyle w:val="Odwoaniedokomentarza"/>
        </w:rPr>
        <w:commentReference w:id="470"/>
      </w:r>
      <w:commentRangeEnd w:id="471"/>
      <w:r w:rsidR="002261D1" w:rsidRPr="00C930FC">
        <w:rPr>
          <w:rStyle w:val="Odwoaniedokomentarza"/>
        </w:rPr>
        <w:commentReference w:id="471"/>
      </w:r>
      <w:r w:rsidRPr="00C930FC">
        <w:rPr>
          <w:b/>
          <w:bCs/>
        </w:rPr>
        <w:t>proposed by the 2011 UNCITRAL Model Law on Public Procurement</w:t>
      </w:r>
      <w:r w:rsidRPr="00C930FC">
        <w:t>, combining the different modules in order to adapt to the characteristics of each country market.</w:t>
      </w:r>
    </w:p>
    <w:p w14:paraId="1DB07E45" w14:textId="53EE7E81" w:rsidR="00FD0DAA" w:rsidRPr="00C930FC" w:rsidRDefault="00FD0DAA" w:rsidP="00EF059D">
      <w:pPr>
        <w:pStyle w:val="List1"/>
        <w:ind w:left="286"/>
      </w:pPr>
      <w:r w:rsidRPr="00C930FC">
        <w:t xml:space="preserve">The </w:t>
      </w:r>
      <w:r w:rsidRPr="00C930FC">
        <w:rPr>
          <w:b/>
          <w:bCs/>
        </w:rPr>
        <w:t>EBRD guide for eProcurement reform</w:t>
      </w:r>
      <w:r w:rsidRPr="00C930FC">
        <w:rPr>
          <w:rStyle w:val="Odwoanieprzypisudolnego"/>
          <w:rFonts w:ascii="Times New Roman" w:hAnsi="Times New Roman"/>
          <w:sz w:val="22"/>
        </w:rPr>
        <w:footnoteReference w:id="3"/>
      </w:r>
      <w:r w:rsidRPr="00C930FC">
        <w:t xml:space="preserve"> outlines six main</w:t>
      </w:r>
      <w:r w:rsidR="00210C3C" w:rsidRPr="00C930FC">
        <w:t xml:space="preserve"> </w:t>
      </w:r>
      <w:r w:rsidR="00210C3C" w:rsidRPr="00C930FC">
        <w:rPr>
          <w:b/>
          <w:bCs/>
        </w:rPr>
        <w:t>business</w:t>
      </w:r>
      <w:r w:rsidRPr="00C930FC">
        <w:rPr>
          <w:b/>
          <w:bCs/>
        </w:rPr>
        <w:t xml:space="preserve"> decisions</w:t>
      </w:r>
      <w:r w:rsidRPr="00C930FC">
        <w:t xml:space="preserve"> to be taken</w:t>
      </w:r>
      <w:r w:rsidR="00210C3C" w:rsidRPr="00C930FC">
        <w:t xml:space="preserve"> when </w:t>
      </w:r>
      <w:ins w:id="482" w:author="Chris Smith" w:date="2020-10-14T09:30:00Z">
        <w:r w:rsidR="78FBC939" w:rsidRPr="00C930FC">
          <w:t xml:space="preserve">designing </w:t>
        </w:r>
      </w:ins>
      <w:ins w:id="483" w:author="Chris Smith" w:date="2020-10-14T09:31:00Z">
        <w:r w:rsidR="78FBC939" w:rsidRPr="00C930FC">
          <w:t xml:space="preserve">a </w:t>
        </w:r>
      </w:ins>
      <w:ins w:id="484" w:author="Chris Smith" w:date="2020-10-14T09:30:00Z">
        <w:r w:rsidR="78FBC939" w:rsidRPr="00C930FC">
          <w:t>new</w:t>
        </w:r>
      </w:ins>
      <w:ins w:id="485" w:author="Chris Smith" w:date="2020-10-14T09:31:00Z">
        <w:r w:rsidR="78FBC939" w:rsidRPr="00C930FC">
          <w:t>,</w:t>
        </w:r>
      </w:ins>
      <w:ins w:id="486" w:author="Chris Smith" w:date="2020-10-14T09:30:00Z">
        <w:r w:rsidR="78FBC939" w:rsidRPr="00C930FC">
          <w:t xml:space="preserve"> or </w:t>
        </w:r>
      </w:ins>
      <w:r w:rsidR="00210C3C" w:rsidRPr="00C930FC">
        <w:t xml:space="preserve">redesigning </w:t>
      </w:r>
      <w:ins w:id="487" w:author="Chris Smith" w:date="2020-10-14T09:31:00Z">
        <w:r w:rsidR="78FBC939" w:rsidRPr="00C930FC">
          <w:t xml:space="preserve">an </w:t>
        </w:r>
      </w:ins>
      <w:ins w:id="488" w:author="Chris Smith" w:date="2020-10-14T09:30:00Z">
        <w:r w:rsidR="78FBC939" w:rsidRPr="00C930FC">
          <w:t>existing</w:t>
        </w:r>
      </w:ins>
      <w:ins w:id="489" w:author="Chris Smith" w:date="2020-10-14T09:31:00Z">
        <w:r w:rsidR="78FBC939" w:rsidRPr="00C930FC">
          <w:t>,</w:t>
        </w:r>
      </w:ins>
      <w:del w:id="490" w:author="Chris Smith" w:date="2020-10-14T09:30:00Z">
        <w:r w:rsidRPr="00C930FC" w:rsidDel="78FBC939">
          <w:delText>an</w:delText>
        </w:r>
      </w:del>
      <w:r w:rsidR="00210C3C" w:rsidRPr="00C930FC">
        <w:t xml:space="preserve"> eProcurement system</w:t>
      </w:r>
      <w:r w:rsidR="00193F6D" w:rsidRPr="00C930FC">
        <w:t>. The following are the recommendations to implement the concept proposed:</w:t>
      </w:r>
    </w:p>
    <w:p w14:paraId="1C19F2C0" w14:textId="77777777" w:rsidR="00B52353" w:rsidRPr="00C930FC" w:rsidRDefault="00B52353" w:rsidP="00B52353">
      <w:pPr>
        <w:pStyle w:val="List1"/>
        <w:numPr>
          <w:ilvl w:val="0"/>
          <w:numId w:val="0"/>
        </w:numPr>
        <w:ind w:left="286"/>
      </w:pPr>
    </w:p>
    <w:p w14:paraId="151FCE00" w14:textId="3260E731" w:rsidR="00771B04" w:rsidRPr="00C930FC" w:rsidRDefault="00771B04">
      <w:pPr>
        <w:pStyle w:val="Legenda"/>
        <w:keepNext/>
        <w:rPr>
          <w:ins w:id="491" w:author="Chris Smith" w:date="2020-10-14T09:32:00Z"/>
        </w:rPr>
        <w:pPrChange w:id="492" w:author="Chris Smith" w:date="2020-10-14T09:32:00Z">
          <w:pPr/>
        </w:pPrChange>
      </w:pPr>
      <w:ins w:id="493" w:author="Chris Smith" w:date="2020-10-14T09:32:00Z">
        <w:r w:rsidRPr="00C930FC">
          <w:t xml:space="preserve">Table </w:t>
        </w:r>
        <w:r w:rsidRPr="00C930FC">
          <w:fldChar w:fldCharType="begin"/>
        </w:r>
        <w:r w:rsidRPr="00C930FC">
          <w:instrText xml:space="preserve"> SEQ Table \* ARABIC </w:instrText>
        </w:r>
      </w:ins>
      <w:r w:rsidRPr="00C930FC">
        <w:fldChar w:fldCharType="separate"/>
      </w:r>
      <w:ins w:id="494" w:author="Chris Smith" w:date="2020-10-14T09:38:00Z">
        <w:r w:rsidR="00D51716" w:rsidRPr="00595F28">
          <w:rPr>
            <w:rPrChange w:id="495" w:author="Chris Smith" w:date="2020-11-28T15:13:00Z">
              <w:rPr>
                <w:noProof/>
              </w:rPr>
            </w:rPrChange>
          </w:rPr>
          <w:t>1</w:t>
        </w:r>
      </w:ins>
      <w:ins w:id="496" w:author="Chris Smith" w:date="2020-10-14T09:32:00Z">
        <w:r w:rsidRPr="00C930FC">
          <w:fldChar w:fldCharType="end"/>
        </w:r>
        <w:r w:rsidRPr="00C930FC">
          <w:t xml:space="preserve">  Recommendations for implementing the concept</w:t>
        </w:r>
      </w:ins>
    </w:p>
    <w:tbl>
      <w:tblPr>
        <w:tblStyle w:val="Tabela-Siatka"/>
        <w:tblW w:w="0" w:type="auto"/>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514"/>
      </w:tblGrid>
      <w:tr w:rsidR="00295934" w:rsidRPr="00C930FC" w14:paraId="011CAA05" w14:textId="77777777" w:rsidTr="78FBC939">
        <w:tc>
          <w:tcPr>
            <w:tcW w:w="1977" w:type="dxa"/>
            <w:tcBorders>
              <w:bottom w:val="single" w:sz="18" w:space="0" w:color="FFFFFF" w:themeColor="background1"/>
            </w:tcBorders>
            <w:shd w:val="clear" w:color="auto" w:fill="00539B"/>
            <w:vAlign w:val="center"/>
          </w:tcPr>
          <w:p w14:paraId="24622C50" w14:textId="5F382D48" w:rsidR="00D56165" w:rsidRPr="00C930FC" w:rsidRDefault="003F500C" w:rsidP="00295934">
            <w:pPr>
              <w:pStyle w:val="List1"/>
              <w:numPr>
                <w:ilvl w:val="0"/>
                <w:numId w:val="0"/>
              </w:numPr>
              <w:jc w:val="left"/>
              <w:rPr>
                <w:b/>
                <w:bCs/>
                <w:color w:val="FFFFFF" w:themeColor="background1"/>
              </w:rPr>
            </w:pPr>
            <w:r w:rsidRPr="00C930FC">
              <w:rPr>
                <w:b/>
                <w:bCs/>
                <w:color w:val="FFFFFF" w:themeColor="background1"/>
              </w:rPr>
              <w:t>S</w:t>
            </w:r>
            <w:r w:rsidR="0037406A" w:rsidRPr="00C930FC">
              <w:rPr>
                <w:b/>
                <w:bCs/>
                <w:color w:val="FFFFFF" w:themeColor="background1"/>
              </w:rPr>
              <w:t>ingle vs. multiple platforms</w:t>
            </w:r>
          </w:p>
        </w:tc>
        <w:tc>
          <w:tcPr>
            <w:tcW w:w="6514" w:type="dxa"/>
            <w:vAlign w:val="center"/>
          </w:tcPr>
          <w:p w14:paraId="654AC962" w14:textId="241647CD" w:rsidR="00D56165" w:rsidRPr="00C930FC" w:rsidRDefault="00193F6D" w:rsidP="00615698">
            <w:pPr>
              <w:pStyle w:val="List1"/>
              <w:numPr>
                <w:ilvl w:val="0"/>
                <w:numId w:val="0"/>
              </w:numPr>
            </w:pPr>
            <w:r w:rsidRPr="00C930FC">
              <w:t>The system shall be</w:t>
            </w:r>
            <w:r w:rsidR="003F500C" w:rsidRPr="00C930FC">
              <w:t xml:space="preserve"> an </w:t>
            </w:r>
            <w:r w:rsidR="00615698" w:rsidRPr="00C930FC">
              <w:rPr>
                <w:b/>
              </w:rPr>
              <w:t>o</w:t>
            </w:r>
            <w:r w:rsidR="00615698" w:rsidRPr="00C930FC">
              <w:rPr>
                <w:b/>
                <w:bCs/>
              </w:rPr>
              <w:t>pen n</w:t>
            </w:r>
            <w:r w:rsidR="003F500C" w:rsidRPr="00C930FC">
              <w:rPr>
                <w:b/>
                <w:bCs/>
              </w:rPr>
              <w:t>etworking model</w:t>
            </w:r>
            <w:r w:rsidR="00CB791D" w:rsidRPr="00C930FC">
              <w:rPr>
                <w:b/>
                <w:bCs/>
              </w:rPr>
              <w:t>.</w:t>
            </w:r>
          </w:p>
        </w:tc>
      </w:tr>
      <w:tr w:rsidR="00295934" w:rsidRPr="00C930FC" w14:paraId="1BDAA1E4"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43B32721" w14:textId="7978B0BC" w:rsidR="00D56165" w:rsidRPr="00C930FC" w:rsidRDefault="003F500C" w:rsidP="00295934">
            <w:pPr>
              <w:pStyle w:val="List1"/>
              <w:numPr>
                <w:ilvl w:val="0"/>
                <w:numId w:val="0"/>
              </w:numPr>
              <w:jc w:val="left"/>
              <w:rPr>
                <w:b/>
                <w:bCs/>
                <w:color w:val="FFFFFF" w:themeColor="background1"/>
              </w:rPr>
            </w:pPr>
            <w:r w:rsidRPr="00C930FC">
              <w:rPr>
                <w:b/>
                <w:bCs/>
                <w:color w:val="FFFFFF" w:themeColor="background1"/>
              </w:rPr>
              <w:t>Coverage</w:t>
            </w:r>
          </w:p>
        </w:tc>
        <w:tc>
          <w:tcPr>
            <w:tcW w:w="6514" w:type="dxa"/>
            <w:vAlign w:val="center"/>
          </w:tcPr>
          <w:p w14:paraId="4AF1085D" w14:textId="2079A7AE" w:rsidR="00D56165" w:rsidRPr="00C930FC" w:rsidRDefault="003F500C" w:rsidP="002B3557">
            <w:pPr>
              <w:pStyle w:val="List1"/>
              <w:numPr>
                <w:ilvl w:val="0"/>
                <w:numId w:val="0"/>
              </w:numPr>
            </w:pPr>
            <w:r w:rsidRPr="00C930FC">
              <w:t>The eProcurement scheme shall offer</w:t>
            </w:r>
            <w:r w:rsidRPr="00C930FC">
              <w:rPr>
                <w:b/>
                <w:bCs/>
              </w:rPr>
              <w:t xml:space="preserve"> end-to-end coverage of the entire public procurement cycle</w:t>
            </w:r>
            <w:r w:rsidRPr="00C930FC">
              <w:t xml:space="preserve">, including pre-tendering and post-tendering, as well as </w:t>
            </w:r>
            <w:r w:rsidR="0069045A" w:rsidRPr="00C930FC">
              <w:rPr>
                <w:b/>
                <w:bCs/>
              </w:rPr>
              <w:t>all public procurement procedures</w:t>
            </w:r>
            <w:r w:rsidRPr="00C930FC">
              <w:t>. Upon this strategic goal, tactical and operative decisions that enable a smooth and scalable uptake of eProcurement should be taken.</w:t>
            </w:r>
          </w:p>
        </w:tc>
      </w:tr>
      <w:tr w:rsidR="00295934" w:rsidRPr="00C930FC" w14:paraId="6E7DE924"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2D8173F5" w14:textId="04EA81C2"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Integration</w:t>
            </w:r>
          </w:p>
        </w:tc>
        <w:tc>
          <w:tcPr>
            <w:tcW w:w="6514" w:type="dxa"/>
            <w:vAlign w:val="center"/>
          </w:tcPr>
          <w:p w14:paraId="5A4A4675" w14:textId="5058D948" w:rsidR="00D56165" w:rsidRPr="00C930FC" w:rsidRDefault="0069045A" w:rsidP="002B3557">
            <w:pPr>
              <w:pStyle w:val="List1"/>
              <w:numPr>
                <w:ilvl w:val="0"/>
                <w:numId w:val="0"/>
              </w:numPr>
            </w:pPr>
            <w:r w:rsidRPr="00C930FC">
              <w:t xml:space="preserve">The system shall be </w:t>
            </w:r>
            <w:r w:rsidRPr="00C930FC">
              <w:rPr>
                <w:b/>
                <w:bCs/>
              </w:rPr>
              <w:t>integrated with the current strategy for e-government services</w:t>
            </w:r>
            <w:r w:rsidRPr="00C930FC">
              <w:t xml:space="preserve"> and aligned with the European strategy regarding the digital agenda. To that end, the system shall be fully </w:t>
            </w:r>
            <w:r w:rsidRPr="00C930FC">
              <w:rPr>
                <w:b/>
                <w:bCs/>
              </w:rPr>
              <w:t>integrated with available e-government services and shall exchange information with other relevant state registers</w:t>
            </w:r>
            <w:r w:rsidRPr="00C930FC">
              <w:t xml:space="preserve"> dealing with the procurement process (such as justice or economic related registers). It can also be integrated with eSender, in order to exchange information with TED</w:t>
            </w:r>
            <w:r w:rsidRPr="00C930FC">
              <w:rPr>
                <w:rStyle w:val="Odwoanieprzypisudolnego"/>
                <w:rFonts w:ascii="Times New Roman" w:hAnsi="Times New Roman"/>
              </w:rPr>
              <w:footnoteReference w:id="4"/>
            </w:r>
            <w:r w:rsidRPr="00C930FC">
              <w:t xml:space="preserve"> (if necessary).</w:t>
            </w:r>
          </w:p>
        </w:tc>
      </w:tr>
      <w:tr w:rsidR="00295934" w:rsidRPr="00C930FC" w14:paraId="659DA061"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6F6606D5" w14:textId="44D1E89F"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Management</w:t>
            </w:r>
          </w:p>
        </w:tc>
        <w:tc>
          <w:tcPr>
            <w:tcW w:w="6514" w:type="dxa"/>
            <w:vAlign w:val="center"/>
          </w:tcPr>
          <w:p w14:paraId="382103DA" w14:textId="5CDBC021" w:rsidR="00D56165" w:rsidRPr="00C930FC" w:rsidRDefault="0069045A" w:rsidP="002B3557">
            <w:pPr>
              <w:pStyle w:val="List1"/>
              <w:numPr>
                <w:ilvl w:val="0"/>
                <w:numId w:val="0"/>
              </w:numPr>
            </w:pPr>
            <w:r w:rsidRPr="00C930FC">
              <w:t xml:space="preserve">There should be a </w:t>
            </w:r>
            <w:r w:rsidRPr="00C930FC">
              <w:rPr>
                <w:b/>
                <w:bCs/>
              </w:rPr>
              <w:t>cooperative management of the eProcurement system</w:t>
            </w:r>
            <w:r w:rsidRPr="00C930FC">
              <w:t>, mainly dividing the functions between the different relevant stakeholders (Regulatory Authority, eProcurement Manager, review body, etc.)</w:t>
            </w:r>
          </w:p>
        </w:tc>
      </w:tr>
      <w:tr w:rsidR="00295934" w:rsidRPr="00C930FC" w14:paraId="3ADD7B9D"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6B1E8F70" w14:textId="45D74A0D"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Acquisition</w:t>
            </w:r>
          </w:p>
        </w:tc>
        <w:tc>
          <w:tcPr>
            <w:tcW w:w="6514" w:type="dxa"/>
            <w:vAlign w:val="center"/>
          </w:tcPr>
          <w:p w14:paraId="0E71B29A" w14:textId="22B53B82" w:rsidR="00D56165" w:rsidRPr="00C930FC" w:rsidRDefault="0069045A" w:rsidP="00CB791D">
            <w:pPr>
              <w:pStyle w:val="List1"/>
              <w:numPr>
                <w:ilvl w:val="0"/>
                <w:numId w:val="0"/>
              </w:numPr>
            </w:pPr>
            <w:r w:rsidRPr="00C930FC">
              <w:t xml:space="preserve">The </w:t>
            </w:r>
            <w:r w:rsidRPr="00C930FC">
              <w:rPr>
                <w:b/>
                <w:bCs/>
              </w:rPr>
              <w:t>Central Unit should be developed using available OCDS-based open source solutions</w:t>
            </w:r>
            <w:r w:rsidRPr="00C930FC">
              <w:t xml:space="preserve"> developed under technical support projects sponsored by international donors (World Bank, ADB or EBRD). Additionally, for the front-end platforms (NEPPs), </w:t>
            </w:r>
            <w:r w:rsidRPr="00C930FC">
              <w:rPr>
                <w:b/>
                <w:bCs/>
              </w:rPr>
              <w:t xml:space="preserve">a process of </w:t>
            </w:r>
            <w:r w:rsidR="00CB791D" w:rsidRPr="00C930FC">
              <w:rPr>
                <w:b/>
                <w:bCs/>
              </w:rPr>
              <w:t xml:space="preserve">NEPPs </w:t>
            </w:r>
            <w:r w:rsidRPr="00C930FC">
              <w:rPr>
                <w:b/>
                <w:bCs/>
              </w:rPr>
              <w:t>accreditation will have to be carried out</w:t>
            </w:r>
            <w:r w:rsidRPr="00C930FC">
              <w:t>, to ensure that they offer standardised processes and comply with legal requirements.</w:t>
            </w:r>
          </w:p>
        </w:tc>
      </w:tr>
      <w:tr w:rsidR="00295934" w:rsidRPr="00C930FC" w14:paraId="49AB6E49" w14:textId="77777777" w:rsidTr="78FBC939">
        <w:tc>
          <w:tcPr>
            <w:tcW w:w="1977" w:type="dxa"/>
            <w:tcBorders>
              <w:top w:val="single" w:sz="18" w:space="0" w:color="FFFFFF" w:themeColor="background1"/>
            </w:tcBorders>
            <w:shd w:val="clear" w:color="auto" w:fill="00539B"/>
            <w:vAlign w:val="center"/>
          </w:tcPr>
          <w:p w14:paraId="5DDBFC51" w14:textId="342C273C"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Development</w:t>
            </w:r>
          </w:p>
        </w:tc>
        <w:tc>
          <w:tcPr>
            <w:tcW w:w="6514" w:type="dxa"/>
            <w:vAlign w:val="center"/>
          </w:tcPr>
          <w:p w14:paraId="5B6B97CD" w14:textId="41A809C0" w:rsidR="00D56165" w:rsidRPr="00C930FC" w:rsidRDefault="00B9492D" w:rsidP="002B3557">
            <w:pPr>
              <w:pStyle w:val="List1"/>
              <w:numPr>
                <w:ilvl w:val="0"/>
                <w:numId w:val="0"/>
              </w:numPr>
            </w:pPr>
            <w:r w:rsidRPr="00C930FC">
              <w:t>The implementation strategy shall contemplate</w:t>
            </w:r>
            <w:ins w:id="497" w:author="Chris Smith" w:date="2020-10-13T22:33:00Z">
              <w:r w:rsidR="00655BC5" w:rsidRPr="00C930FC">
                <w:t xml:space="preserve"> </w:t>
              </w:r>
            </w:ins>
            <w:del w:id="498" w:author="Chris Smith" w:date="2020-10-13T22:33:00Z">
              <w:r w:rsidRPr="00C930FC" w:rsidDel="00655BC5">
                <w:delText xml:space="preserve"> </w:delText>
              </w:r>
            </w:del>
            <w:r w:rsidRPr="00C930FC">
              <w:t>a</w:t>
            </w:r>
            <w:ins w:id="499" w:author="Chris Smith" w:date="2020-10-13T22:33:00Z">
              <w:r w:rsidR="00655BC5" w:rsidRPr="00C930FC">
                <w:t xml:space="preserve"> </w:t>
              </w:r>
            </w:ins>
            <w:del w:id="500" w:author="Chris Smith" w:date="2020-10-13T22:33:00Z">
              <w:r w:rsidRPr="00C930FC" w:rsidDel="00655BC5">
                <w:delText xml:space="preserve"> </w:delText>
              </w:r>
            </w:del>
            <w:r w:rsidRPr="00C930FC">
              <w:rPr>
                <w:b/>
                <w:bCs/>
              </w:rPr>
              <w:t>gradual implementation of electronic procedures</w:t>
            </w:r>
            <w:r w:rsidRPr="00C930FC">
              <w:t>, based on the existing open source solution. It shall ensure a smooth transition to full coverage of electronic procedures by implementing some procedures as a pilot in the first stage.</w:t>
            </w:r>
          </w:p>
        </w:tc>
      </w:tr>
    </w:tbl>
    <w:p w14:paraId="6A107F75" w14:textId="77777777" w:rsidR="00D56165" w:rsidRPr="00C930FC" w:rsidRDefault="00D56165" w:rsidP="00D56165">
      <w:pPr>
        <w:pStyle w:val="List1"/>
        <w:numPr>
          <w:ilvl w:val="0"/>
          <w:numId w:val="0"/>
        </w:numPr>
        <w:ind w:left="286"/>
      </w:pPr>
    </w:p>
    <w:p w14:paraId="78529F8C" w14:textId="768158CB" w:rsidR="00FD0DAA" w:rsidRPr="00C930FC" w:rsidRDefault="78FBC939" w:rsidP="00C515F4">
      <w:pPr>
        <w:pStyle w:val="List1"/>
      </w:pPr>
      <w:r w:rsidRPr="00C930FC">
        <w:t xml:space="preserve">Regarding </w:t>
      </w:r>
      <w:r w:rsidRPr="00C930FC">
        <w:rPr>
          <w:b/>
          <w:bCs/>
        </w:rPr>
        <w:t>technology</w:t>
      </w:r>
      <w:r w:rsidRPr="00C930FC">
        <w:t>, there are several issues that shall be considered, especially when drafting the business and technical specifications of the system:</w:t>
      </w:r>
    </w:p>
    <w:p w14:paraId="561426DC" w14:textId="77777777" w:rsidR="00B91CF9" w:rsidRPr="00C930FC" w:rsidRDefault="00B91CF9" w:rsidP="00B91CF9">
      <w:pPr>
        <w:pStyle w:val="List1"/>
        <w:numPr>
          <w:ilvl w:val="0"/>
          <w:numId w:val="0"/>
        </w:numPr>
        <w:ind w:left="426"/>
      </w:pPr>
    </w:p>
    <w:p w14:paraId="101B9698" w14:textId="2674629F" w:rsidR="00B933B2" w:rsidRPr="00C930FC" w:rsidRDefault="00B933B2">
      <w:pPr>
        <w:pStyle w:val="Legenda"/>
        <w:keepNext/>
        <w:rPr>
          <w:ins w:id="501" w:author="Chris Smith" w:date="2020-10-14T09:33:00Z"/>
        </w:rPr>
        <w:pPrChange w:id="502" w:author="Chris Smith" w:date="2020-10-14T09:33:00Z">
          <w:pPr/>
        </w:pPrChange>
      </w:pPr>
      <w:ins w:id="503" w:author="Chris Smith" w:date="2020-10-14T09:33:00Z">
        <w:r w:rsidRPr="00C930FC">
          <w:t xml:space="preserve">Table </w:t>
        </w:r>
        <w:r w:rsidRPr="00C930FC">
          <w:fldChar w:fldCharType="begin"/>
        </w:r>
        <w:r w:rsidRPr="00C930FC">
          <w:instrText xml:space="preserve"> SEQ Table \* ARABIC </w:instrText>
        </w:r>
      </w:ins>
      <w:r w:rsidRPr="00C930FC">
        <w:fldChar w:fldCharType="separate"/>
      </w:r>
      <w:ins w:id="504" w:author="Chris Smith" w:date="2020-10-14T09:38:00Z">
        <w:r w:rsidR="00D51716" w:rsidRPr="00595F28">
          <w:rPr>
            <w:rPrChange w:id="505" w:author="Chris Smith" w:date="2020-11-28T15:13:00Z">
              <w:rPr>
                <w:noProof/>
              </w:rPr>
            </w:rPrChange>
          </w:rPr>
          <w:t>2</w:t>
        </w:r>
      </w:ins>
      <w:ins w:id="506" w:author="Chris Smith" w:date="2020-10-14T09:33:00Z">
        <w:r w:rsidRPr="00C930FC">
          <w:fldChar w:fldCharType="end"/>
        </w:r>
        <w:r w:rsidRPr="00C930FC">
          <w:t xml:space="preserve"> Technology selection</w:t>
        </w:r>
      </w:ins>
    </w:p>
    <w:tbl>
      <w:tblPr>
        <w:tblStyle w:val="Tabela-Siatka"/>
        <w:tblW w:w="0" w:type="auto"/>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514"/>
      </w:tblGrid>
      <w:tr w:rsidR="002633AC" w:rsidRPr="00C930FC" w14:paraId="06A870B1" w14:textId="77777777" w:rsidTr="000D60E0">
        <w:tc>
          <w:tcPr>
            <w:tcW w:w="1977" w:type="dxa"/>
            <w:tcBorders>
              <w:bottom w:val="single" w:sz="18" w:space="0" w:color="FFFFFF" w:themeColor="background1"/>
            </w:tcBorders>
            <w:shd w:val="clear" w:color="auto" w:fill="00539B"/>
            <w:vAlign w:val="center"/>
          </w:tcPr>
          <w:p w14:paraId="38BBA0EA" w14:textId="58FE1660"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Architecture</w:t>
            </w:r>
          </w:p>
        </w:tc>
        <w:tc>
          <w:tcPr>
            <w:tcW w:w="6514" w:type="dxa"/>
            <w:vAlign w:val="center"/>
          </w:tcPr>
          <w:p w14:paraId="1118FCD7" w14:textId="44B7860D" w:rsidR="002633AC" w:rsidRPr="00C930FC" w:rsidRDefault="002633AC" w:rsidP="000D60E0">
            <w:pPr>
              <w:pStyle w:val="List1"/>
              <w:numPr>
                <w:ilvl w:val="0"/>
                <w:numId w:val="0"/>
              </w:numPr>
            </w:pPr>
            <w:r w:rsidRPr="00C930FC">
              <w:t xml:space="preserve">The system consists of distributed architecture with 1) a government-run central unit that serves as </w:t>
            </w:r>
            <w:r w:rsidR="00CB791D" w:rsidRPr="00C930FC">
              <w:t xml:space="preserve">the </w:t>
            </w:r>
            <w:r w:rsidRPr="00C930FC">
              <w:t xml:space="preserve">business processes orchestrator, </w:t>
            </w:r>
            <w:r w:rsidR="00CB791D" w:rsidRPr="00C930FC">
              <w:t xml:space="preserve">and as the </w:t>
            </w:r>
            <w:r w:rsidRPr="00C930FC">
              <w:t xml:space="preserve">online OCDS data exchange and repository; and 2) networking commercial electronic procurement platforms that provide digital procurement services to </w:t>
            </w:r>
            <w:r w:rsidR="007B6C08" w:rsidRPr="00C930FC">
              <w:t>contracting authoritie</w:t>
            </w:r>
            <w:r w:rsidRPr="00C930FC">
              <w:t xml:space="preserve">s and </w:t>
            </w:r>
            <w:r w:rsidR="007B6C08" w:rsidRPr="00C930FC">
              <w:t>economic operator</w:t>
            </w:r>
            <w:r w:rsidRPr="00C930FC">
              <w:t>s. All information is synchronised in real-time in all involved platforms.</w:t>
            </w:r>
          </w:p>
        </w:tc>
      </w:tr>
      <w:tr w:rsidR="002633AC" w:rsidRPr="00C930FC" w14:paraId="714626DA"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06F7ECB4" w14:textId="2304ABD6"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End-user technology</w:t>
            </w:r>
          </w:p>
        </w:tc>
        <w:tc>
          <w:tcPr>
            <w:tcW w:w="6514" w:type="dxa"/>
            <w:vAlign w:val="center"/>
          </w:tcPr>
          <w:p w14:paraId="704063EB" w14:textId="50E838A5" w:rsidR="002633AC" w:rsidRPr="00C930FC" w:rsidRDefault="002633AC" w:rsidP="00CB791D">
            <w:pPr>
              <w:pStyle w:val="List1"/>
              <w:numPr>
                <w:ilvl w:val="0"/>
                <w:numId w:val="0"/>
              </w:numPr>
            </w:pPr>
            <w:r w:rsidRPr="00C930FC">
              <w:t xml:space="preserve">A requirement must be in place to ensure that the system is compatible with all usual browsers and other </w:t>
            </w:r>
            <w:r w:rsidR="00DE51ED" w:rsidRPr="00C930FC">
              <w:t>software and</w:t>
            </w:r>
            <w:r w:rsidRPr="00C930FC">
              <w:t xml:space="preserve"> does not require the user </w:t>
            </w:r>
            <w:r w:rsidR="00CB791D" w:rsidRPr="00C930FC">
              <w:t xml:space="preserve">to </w:t>
            </w:r>
            <w:r w:rsidRPr="00C930FC">
              <w:t>purchase additional software.</w:t>
            </w:r>
          </w:p>
        </w:tc>
      </w:tr>
      <w:tr w:rsidR="002633AC" w:rsidRPr="00C930FC" w14:paraId="54669775"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2B4D7C65" w14:textId="0F880AD0"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Interoperability</w:t>
            </w:r>
          </w:p>
        </w:tc>
        <w:tc>
          <w:tcPr>
            <w:tcW w:w="6514" w:type="dxa"/>
            <w:vAlign w:val="center"/>
          </w:tcPr>
          <w:p w14:paraId="56AA0AA1" w14:textId="724579BD" w:rsidR="002633AC" w:rsidRPr="00C930FC" w:rsidRDefault="002633AC" w:rsidP="000D60E0">
            <w:pPr>
              <w:pStyle w:val="List1"/>
              <w:numPr>
                <w:ilvl w:val="0"/>
                <w:numId w:val="0"/>
              </w:numPr>
            </w:pPr>
            <w:r w:rsidRPr="00C930FC">
              <w:t xml:space="preserve">The system shall be interoperable with other government services, when available and if feasible. From a data point of view, interoperability is ensured with the use of open source programming and </w:t>
            </w:r>
            <w:r w:rsidR="00CB791D" w:rsidRPr="00C930FC">
              <w:t xml:space="preserve">the </w:t>
            </w:r>
            <w:r w:rsidRPr="00C930FC">
              <w:t>Open Contracting Data Standard.</w:t>
            </w:r>
          </w:p>
        </w:tc>
      </w:tr>
      <w:tr w:rsidR="002633AC" w:rsidRPr="00C930FC" w14:paraId="192B8C10"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7ECD3C97" w14:textId="3D26B500"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Security</w:t>
            </w:r>
          </w:p>
        </w:tc>
        <w:tc>
          <w:tcPr>
            <w:tcW w:w="6514" w:type="dxa"/>
            <w:vAlign w:val="center"/>
          </w:tcPr>
          <w:p w14:paraId="229A6BF0" w14:textId="3AFED8BA" w:rsidR="002633AC" w:rsidRPr="00C930FC" w:rsidRDefault="002633AC" w:rsidP="000D60E0">
            <w:pPr>
              <w:pStyle w:val="List1"/>
              <w:numPr>
                <w:ilvl w:val="0"/>
                <w:numId w:val="0"/>
              </w:numPr>
            </w:pPr>
            <w:r w:rsidRPr="00C930FC">
              <w:t>Security requirements must ensure that all users are known and correctly identified, and that the most sensitive documents and transactions (such as bids) are kept encrypted until they are needed.</w:t>
            </w:r>
          </w:p>
        </w:tc>
      </w:tr>
      <w:tr w:rsidR="002633AC" w:rsidRPr="00C930FC" w14:paraId="303BC269"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36A90C4B" w14:textId="1FC0C30E"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Technological choice</w:t>
            </w:r>
          </w:p>
        </w:tc>
        <w:tc>
          <w:tcPr>
            <w:tcW w:w="6514" w:type="dxa"/>
            <w:vAlign w:val="center"/>
          </w:tcPr>
          <w:p w14:paraId="0E4961DB" w14:textId="165EBCE8" w:rsidR="002633AC" w:rsidRPr="00C930FC" w:rsidRDefault="002633AC" w:rsidP="000D60E0">
            <w:pPr>
              <w:pStyle w:val="List1"/>
              <w:numPr>
                <w:ilvl w:val="0"/>
                <w:numId w:val="0"/>
              </w:numPr>
            </w:pPr>
            <w:r w:rsidRPr="00C930FC">
              <w:t xml:space="preserve">The use of </w:t>
            </w:r>
            <w:r w:rsidR="00B91CF9" w:rsidRPr="00C930FC">
              <w:t>o</w:t>
            </w:r>
            <w:r w:rsidRPr="00C930FC">
              <w:t>pen source solutions and technologies should be at the core of the system implementation. The benefits of open source are higher quality, better reliability, greater flexibility, lower cost due to the avoidance of costly software licenses, and an end to predatory vendor lock-in.</w:t>
            </w:r>
          </w:p>
        </w:tc>
      </w:tr>
      <w:tr w:rsidR="002633AC" w:rsidRPr="00C930FC" w14:paraId="60D79EF0" w14:textId="77777777" w:rsidTr="00D36F0E">
        <w:trPr>
          <w:trHeight w:val="924"/>
        </w:trPr>
        <w:tc>
          <w:tcPr>
            <w:tcW w:w="1977" w:type="dxa"/>
            <w:tcBorders>
              <w:top w:val="single" w:sz="18" w:space="0" w:color="FFFFFF" w:themeColor="background1"/>
            </w:tcBorders>
            <w:shd w:val="clear" w:color="auto" w:fill="00539B"/>
            <w:vAlign w:val="center"/>
          </w:tcPr>
          <w:p w14:paraId="7F9E044B" w14:textId="6CAF906B"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Infrastructure</w:t>
            </w:r>
          </w:p>
        </w:tc>
        <w:tc>
          <w:tcPr>
            <w:tcW w:w="6514" w:type="dxa"/>
            <w:vAlign w:val="center"/>
          </w:tcPr>
          <w:p w14:paraId="6C179C64" w14:textId="1932D4E1" w:rsidR="002633AC" w:rsidRPr="00C930FC" w:rsidRDefault="002633AC" w:rsidP="00CB791D">
            <w:pPr>
              <w:pStyle w:val="List1"/>
              <w:numPr>
                <w:ilvl w:val="0"/>
                <w:numId w:val="0"/>
              </w:numPr>
            </w:pPr>
            <w:r w:rsidRPr="00C930FC">
              <w:t xml:space="preserve">It shall be ensured that there is enough telecommunications capability to </w:t>
            </w:r>
            <w:r w:rsidR="00CB791D" w:rsidRPr="00C930FC">
              <w:t>allow</w:t>
            </w:r>
            <w:r w:rsidRPr="00C930FC">
              <w:t xml:space="preserve"> replicat</w:t>
            </w:r>
            <w:r w:rsidR="00CB791D" w:rsidRPr="00C930FC">
              <w:t>ing</w:t>
            </w:r>
            <w:r w:rsidRPr="00C930FC">
              <w:t xml:space="preserve"> the procurement data in almost real-time between platforms.</w:t>
            </w:r>
          </w:p>
        </w:tc>
      </w:tr>
    </w:tbl>
    <w:p w14:paraId="340B835F" w14:textId="77777777" w:rsidR="002633AC" w:rsidRPr="00C930FC" w:rsidRDefault="002633AC" w:rsidP="002633AC">
      <w:pPr>
        <w:pStyle w:val="List1"/>
        <w:numPr>
          <w:ilvl w:val="0"/>
          <w:numId w:val="0"/>
        </w:numPr>
      </w:pPr>
    </w:p>
    <w:p w14:paraId="146B6B1E" w14:textId="4E1D8CCF" w:rsidR="00276C58" w:rsidRPr="00C930FC" w:rsidRDefault="78FBC939" w:rsidP="00514A33">
      <w:pPr>
        <w:pStyle w:val="List1"/>
      </w:pPr>
      <w:r w:rsidRPr="00C930FC">
        <w:t xml:space="preserve">The Open Contracting Digital Procurement System is a </w:t>
      </w:r>
      <w:r w:rsidRPr="00C930FC">
        <w:rPr>
          <w:b/>
          <w:bCs/>
        </w:rPr>
        <w:t>self-sustaining solution</w:t>
      </w:r>
      <w:r w:rsidRPr="00C930FC">
        <w:t xml:space="preserve"> operated with </w:t>
      </w:r>
      <w:r w:rsidRPr="00C930FC">
        <w:rPr>
          <w:b/>
          <w:bCs/>
        </w:rPr>
        <w:t>low government funding</w:t>
      </w:r>
      <w:r w:rsidRPr="00C930FC">
        <w:t xml:space="preserve">. It is based on </w:t>
      </w:r>
      <w:r w:rsidRPr="00C930FC">
        <w:rPr>
          <w:b/>
          <w:bCs/>
        </w:rPr>
        <w:t xml:space="preserve">a fee model </w:t>
      </w:r>
      <w:r w:rsidRPr="00C930FC">
        <w:t xml:space="preserve">that </w:t>
      </w:r>
      <w:r w:rsidRPr="00C930FC">
        <w:rPr>
          <w:b/>
          <w:bCs/>
        </w:rPr>
        <w:t>covers the costs of development and maintenance of the OCDS Central Unit</w:t>
      </w:r>
      <w:r w:rsidRPr="00C930FC">
        <w:t xml:space="preserve"> and the operating costs of the Networking Electronic Procurement Platforms.</w:t>
      </w:r>
    </w:p>
    <w:p w14:paraId="77F92441" w14:textId="19BADCDF" w:rsidR="00276C58" w:rsidRPr="00C930FC" w:rsidRDefault="78FBC939" w:rsidP="00C515F4">
      <w:pPr>
        <w:pStyle w:val="List1"/>
      </w:pPr>
      <w:r w:rsidRPr="00C930FC">
        <w:t xml:space="preserve">It is recommended to divide the system implementation into </w:t>
      </w:r>
      <w:r w:rsidRPr="00C930FC">
        <w:rPr>
          <w:b/>
          <w:bCs/>
        </w:rPr>
        <w:t>phases</w:t>
      </w:r>
      <w:r w:rsidRPr="00C930FC">
        <w:t xml:space="preserve">. The first phase should start with a </w:t>
      </w:r>
      <w:r w:rsidRPr="00C930FC">
        <w:rPr>
          <w:b/>
          <w:bCs/>
        </w:rPr>
        <w:t>pilot on micro and low value procurements,</w:t>
      </w:r>
      <w:r w:rsidRPr="00C930FC">
        <w:t xml:space="preserve"> followed by a </w:t>
      </w:r>
      <w:r w:rsidRPr="00C930FC">
        <w:rPr>
          <w:b/>
          <w:bCs/>
        </w:rPr>
        <w:t>pilot on high value procurements</w:t>
      </w:r>
      <w:r w:rsidRPr="00C930FC">
        <w:t xml:space="preserve"> (above the EU/GPA thresholds), as best practices suggest. </w:t>
      </w:r>
    </w:p>
    <w:p w14:paraId="2BF0C0F5" w14:textId="34DC25B6" w:rsidR="00EC7162" w:rsidRPr="00C930FC" w:rsidRDefault="78FBC939" w:rsidP="00C515F4">
      <w:pPr>
        <w:pStyle w:val="List1"/>
      </w:pPr>
      <w:r w:rsidRPr="00C930FC">
        <w:t xml:space="preserve">In order to guarantee the success of the eProcurement system implementation, there are some challenges that need further consideration. The main issues that the eProcurement reform might face concern the </w:t>
      </w:r>
      <w:r w:rsidRPr="00C930FC">
        <w:rPr>
          <w:b/>
          <w:bCs/>
        </w:rPr>
        <w:t xml:space="preserve">availability of providers for the eProcurement system, </w:t>
      </w:r>
      <w:r w:rsidRPr="00C930FC">
        <w:t xml:space="preserve">the </w:t>
      </w:r>
      <w:r w:rsidRPr="00C930FC">
        <w:rPr>
          <w:b/>
          <w:bCs/>
        </w:rPr>
        <w:t>non-reuse of available EBRD solutions,</w:t>
      </w:r>
      <w:r w:rsidRPr="00C930FC">
        <w:t xml:space="preserve"> and the </w:t>
      </w:r>
      <w:r w:rsidRPr="00C930FC">
        <w:rPr>
          <w:b/>
          <w:bCs/>
        </w:rPr>
        <w:t>lack of political support,</w:t>
      </w:r>
      <w:r w:rsidRPr="00C930FC">
        <w:t xml:space="preserve"> which should be addressed through the different mechanisms defined in this document.</w:t>
      </w:r>
    </w:p>
    <w:p w14:paraId="4FDBCD60" w14:textId="672DFA25" w:rsidR="00096AB7" w:rsidRPr="00C930FC" w:rsidRDefault="00096AB7" w:rsidP="00E549C1">
      <w:pPr>
        <w:pStyle w:val="Nagwek1"/>
      </w:pPr>
      <w:bookmarkStart w:id="507" w:name="_Toc57705311"/>
      <w:r w:rsidRPr="00C930FC">
        <w:t>Objectives</w:t>
      </w:r>
      <w:bookmarkEnd w:id="507"/>
    </w:p>
    <w:p w14:paraId="5CFBC263" w14:textId="7C9F7F45" w:rsidR="00AC7393" w:rsidRPr="00C930FC" w:rsidRDefault="00096AB7" w:rsidP="00AC7393">
      <w:r w:rsidRPr="00C930FC">
        <w:t>The goal</w:t>
      </w:r>
      <w:r w:rsidR="00AC7393" w:rsidRPr="00C930FC">
        <w:t>s of this document are</w:t>
      </w:r>
      <w:r w:rsidR="00074A82" w:rsidRPr="00C930FC">
        <w:t xml:space="preserve"> to</w:t>
      </w:r>
      <w:r w:rsidR="00C76A64" w:rsidRPr="00C930FC">
        <w:t>:</w:t>
      </w:r>
    </w:p>
    <w:p w14:paraId="35766A90" w14:textId="42F6AA3C" w:rsidR="00B933B2" w:rsidRPr="00C930FC" w:rsidRDefault="00B933B2">
      <w:pPr>
        <w:pStyle w:val="Legenda"/>
        <w:keepNext/>
        <w:rPr>
          <w:ins w:id="508" w:author="Chris Smith" w:date="2020-10-14T09:34:00Z"/>
        </w:rPr>
        <w:pPrChange w:id="509" w:author="Chris Smith" w:date="2020-10-14T09:34:00Z">
          <w:pPr/>
        </w:pPrChange>
      </w:pPr>
      <w:ins w:id="510" w:author="Chris Smith" w:date="2020-10-14T09:34:00Z">
        <w:r w:rsidRPr="00C930FC">
          <w:t xml:space="preserve">Table </w:t>
        </w:r>
        <w:r w:rsidRPr="00C930FC">
          <w:fldChar w:fldCharType="begin"/>
        </w:r>
        <w:r w:rsidRPr="00C930FC">
          <w:instrText xml:space="preserve"> SEQ Table \* ARABIC </w:instrText>
        </w:r>
      </w:ins>
      <w:r w:rsidRPr="00C930FC">
        <w:fldChar w:fldCharType="separate"/>
      </w:r>
      <w:ins w:id="511" w:author="Chris Smith" w:date="2020-10-14T09:38:00Z">
        <w:r w:rsidR="00D51716" w:rsidRPr="00595F28">
          <w:rPr>
            <w:rPrChange w:id="512" w:author="Chris Smith" w:date="2020-11-28T15:13:00Z">
              <w:rPr>
                <w:noProof/>
              </w:rPr>
            </w:rPrChange>
          </w:rPr>
          <w:t>3</w:t>
        </w:r>
      </w:ins>
      <w:ins w:id="513" w:author="Chris Smith" w:date="2020-10-14T09:34:00Z">
        <w:r w:rsidRPr="00C930FC">
          <w:fldChar w:fldCharType="end"/>
        </w:r>
        <w:r w:rsidRPr="00C930FC">
          <w:t xml:space="preserve"> Document goals</w:t>
        </w:r>
      </w:ins>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648"/>
      </w:tblGrid>
      <w:tr w:rsidR="00AC7393" w:rsidRPr="00C930FC" w14:paraId="6228F2F6" w14:textId="77777777" w:rsidTr="00E516FA">
        <w:trPr>
          <w:trHeight w:val="1113"/>
        </w:trPr>
        <w:tc>
          <w:tcPr>
            <w:tcW w:w="1129" w:type="dxa"/>
            <w:tcBorders>
              <w:bottom w:val="single" w:sz="24" w:space="0" w:color="FFFFFF" w:themeColor="background1"/>
            </w:tcBorders>
            <w:shd w:val="clear" w:color="auto" w:fill="00539B"/>
            <w:vAlign w:val="center"/>
          </w:tcPr>
          <w:p w14:paraId="2DE6AEC3" w14:textId="1B781DBB" w:rsidR="00AC7393" w:rsidRPr="00C930FC" w:rsidRDefault="00AC7393" w:rsidP="00AC7393">
            <w:pPr>
              <w:jc w:val="center"/>
              <w:rPr>
                <w:b/>
                <w:bCs/>
                <w:color w:val="FFFFFF" w:themeColor="background1"/>
                <w:sz w:val="40"/>
                <w:szCs w:val="44"/>
              </w:rPr>
            </w:pPr>
            <w:r w:rsidRPr="00C930FC">
              <w:rPr>
                <w:b/>
                <w:bCs/>
                <w:color w:val="FFFFFF" w:themeColor="background1"/>
                <w:sz w:val="40"/>
                <w:szCs w:val="44"/>
              </w:rPr>
              <w:t>1</w:t>
            </w:r>
          </w:p>
        </w:tc>
        <w:tc>
          <w:tcPr>
            <w:tcW w:w="7648" w:type="dxa"/>
            <w:vAlign w:val="center"/>
          </w:tcPr>
          <w:p w14:paraId="05CB4529" w14:textId="22A78A5B" w:rsidR="00AC7393" w:rsidRPr="00C930FC" w:rsidRDefault="00074A82" w:rsidP="00AC7393">
            <w:pPr>
              <w:jc w:val="left"/>
            </w:pPr>
            <w:r w:rsidRPr="00C930FC">
              <w:rPr>
                <w:b/>
                <w:bCs/>
              </w:rPr>
              <w:t>P</w:t>
            </w:r>
            <w:r w:rsidR="00AC7393" w:rsidRPr="00C930FC">
              <w:rPr>
                <w:b/>
                <w:bCs/>
              </w:rPr>
              <w:t>ropose an Open Contracting Digital Procurement System concept</w:t>
            </w:r>
            <w:r w:rsidR="00AC7393" w:rsidRPr="00C930FC">
              <w:t xml:space="preserve"> that satisfies international standards on eProcurement and can be adapted to each country</w:t>
            </w:r>
            <w:r w:rsidRPr="00C930FC">
              <w:t>’s</w:t>
            </w:r>
            <w:r w:rsidR="00AC7393" w:rsidRPr="00C930FC">
              <w:t xml:space="preserve"> reality</w:t>
            </w:r>
            <w:r w:rsidRPr="00C930FC">
              <w:t>.</w:t>
            </w:r>
          </w:p>
        </w:tc>
      </w:tr>
      <w:tr w:rsidR="00AC7393" w:rsidRPr="00C930FC" w14:paraId="2AC11C69" w14:textId="77777777" w:rsidTr="00E516FA">
        <w:trPr>
          <w:trHeight w:val="1113"/>
        </w:trPr>
        <w:tc>
          <w:tcPr>
            <w:tcW w:w="1129" w:type="dxa"/>
            <w:tcBorders>
              <w:top w:val="single" w:sz="24" w:space="0" w:color="FFFFFF" w:themeColor="background1"/>
              <w:bottom w:val="single" w:sz="24" w:space="0" w:color="FFFFFF" w:themeColor="background1"/>
            </w:tcBorders>
            <w:shd w:val="clear" w:color="auto" w:fill="00539B"/>
            <w:vAlign w:val="center"/>
          </w:tcPr>
          <w:p w14:paraId="57FDA2A1" w14:textId="6A195045" w:rsidR="00AC7393" w:rsidRPr="00C930FC" w:rsidRDefault="00AC7393" w:rsidP="00AC7393">
            <w:pPr>
              <w:jc w:val="center"/>
              <w:rPr>
                <w:b/>
                <w:bCs/>
                <w:color w:val="FFFFFF" w:themeColor="background1"/>
                <w:sz w:val="40"/>
                <w:szCs w:val="44"/>
              </w:rPr>
            </w:pPr>
            <w:r w:rsidRPr="00C930FC">
              <w:rPr>
                <w:b/>
                <w:bCs/>
                <w:color w:val="FFFFFF" w:themeColor="background1"/>
                <w:sz w:val="40"/>
                <w:szCs w:val="44"/>
              </w:rPr>
              <w:t>2</w:t>
            </w:r>
          </w:p>
        </w:tc>
        <w:tc>
          <w:tcPr>
            <w:tcW w:w="7648" w:type="dxa"/>
            <w:vAlign w:val="center"/>
          </w:tcPr>
          <w:p w14:paraId="3854DD78" w14:textId="3BA711A1" w:rsidR="00AC7393" w:rsidRPr="00C930FC" w:rsidRDefault="00074A82" w:rsidP="00AC7393">
            <w:pPr>
              <w:jc w:val="left"/>
            </w:pPr>
            <w:r w:rsidRPr="00C930FC">
              <w:rPr>
                <w:b/>
                <w:bCs/>
              </w:rPr>
              <w:t>P</w:t>
            </w:r>
            <w:r w:rsidR="00AC7393" w:rsidRPr="00C930FC">
              <w:rPr>
                <w:b/>
                <w:bCs/>
              </w:rPr>
              <w:t>resent the key issues to discuss when facing an eProcurement reform</w:t>
            </w:r>
            <w:r w:rsidR="00AC7393" w:rsidRPr="00C930FC">
              <w:t xml:space="preserve"> in a country</w:t>
            </w:r>
            <w:r w:rsidRPr="00C930FC">
              <w:t>.</w:t>
            </w:r>
          </w:p>
        </w:tc>
      </w:tr>
      <w:tr w:rsidR="00AC7393" w:rsidRPr="00C930FC" w14:paraId="7C2A164A" w14:textId="77777777" w:rsidTr="00E516FA">
        <w:trPr>
          <w:trHeight w:val="1113"/>
        </w:trPr>
        <w:tc>
          <w:tcPr>
            <w:tcW w:w="1129" w:type="dxa"/>
            <w:tcBorders>
              <w:top w:val="single" w:sz="24" w:space="0" w:color="FFFFFF" w:themeColor="background1"/>
            </w:tcBorders>
            <w:shd w:val="clear" w:color="auto" w:fill="00539B"/>
            <w:vAlign w:val="center"/>
          </w:tcPr>
          <w:p w14:paraId="4D6BBD7D" w14:textId="68294FE4" w:rsidR="00AC7393" w:rsidRPr="00C930FC" w:rsidRDefault="00AC7393" w:rsidP="00AC7393">
            <w:pPr>
              <w:jc w:val="center"/>
              <w:rPr>
                <w:b/>
                <w:bCs/>
                <w:color w:val="FFFFFF" w:themeColor="background1"/>
                <w:sz w:val="40"/>
                <w:szCs w:val="44"/>
              </w:rPr>
            </w:pPr>
            <w:r w:rsidRPr="00C930FC">
              <w:rPr>
                <w:b/>
                <w:bCs/>
                <w:color w:val="FFFFFF" w:themeColor="background1"/>
                <w:sz w:val="40"/>
                <w:szCs w:val="44"/>
              </w:rPr>
              <w:t>3</w:t>
            </w:r>
          </w:p>
        </w:tc>
        <w:tc>
          <w:tcPr>
            <w:tcW w:w="7648" w:type="dxa"/>
            <w:vAlign w:val="center"/>
          </w:tcPr>
          <w:p w14:paraId="395139FB" w14:textId="1047CA52" w:rsidR="00AC7393" w:rsidRPr="00C930FC" w:rsidRDefault="00074A82" w:rsidP="00AC7393">
            <w:pPr>
              <w:jc w:val="left"/>
            </w:pPr>
            <w:r w:rsidRPr="00C930FC">
              <w:rPr>
                <w:b/>
                <w:bCs/>
              </w:rPr>
              <w:t>D</w:t>
            </w:r>
            <w:r w:rsidR="00AC7393" w:rsidRPr="00C930FC">
              <w:rPr>
                <w:b/>
                <w:bCs/>
              </w:rPr>
              <w:t>iscuss EBRD recommendations on each of the key issues identified</w:t>
            </w:r>
            <w:r w:rsidR="00AC7393" w:rsidRPr="00C930FC">
              <w:t xml:space="preserve"> and on implementation matters</w:t>
            </w:r>
            <w:r w:rsidRPr="00C930FC">
              <w:t>,</w:t>
            </w:r>
            <w:r w:rsidR="00AC7393" w:rsidRPr="00C930FC">
              <w:t xml:space="preserve"> based on previous experiences in other countries</w:t>
            </w:r>
            <w:r w:rsidRPr="00C930FC">
              <w:t>.</w:t>
            </w:r>
          </w:p>
        </w:tc>
      </w:tr>
    </w:tbl>
    <w:p w14:paraId="2EAF31F1" w14:textId="2204E1AF" w:rsidR="00592DAF" w:rsidRPr="00C930FC" w:rsidRDefault="00592DAF" w:rsidP="00E549C1">
      <w:pPr>
        <w:pStyle w:val="Nagwek1"/>
        <w:rPr>
          <w:del w:id="514" w:author="Alba Colomer Padrosa" w:date="2020-11-30T08:17:00Z"/>
        </w:rPr>
      </w:pPr>
      <w:del w:id="515" w:author="Alba Colomer Padrosa" w:date="2020-11-30T08:17:00Z">
        <w:r w:rsidDel="58061BD8">
          <w:delText>Background</w:delText>
        </w:r>
      </w:del>
    </w:p>
    <w:p w14:paraId="121BC824" w14:textId="2A26C39F" w:rsidR="00592DAF" w:rsidRPr="00C930FC" w:rsidRDefault="002D01FD" w:rsidP="00592DAF">
      <w:pPr>
        <w:rPr>
          <w:del w:id="516" w:author="Alba Colomer Padrosa" w:date="2020-11-30T08:17:00Z"/>
        </w:rPr>
      </w:pPr>
      <w:del w:id="517" w:author="Alba Colomer Padrosa" w:date="2020-11-30T08:17:00Z">
        <w:r w:rsidDel="58061BD8">
          <w:delText>This section outlines a successful case study in which the Open Contracting Digital Procurement System was implemented by EBRD, as well as the key findings from that experience.</w:delText>
        </w:r>
      </w:del>
    </w:p>
    <w:p w14:paraId="4955CE0D" w14:textId="4FE540F3" w:rsidR="00FF2F06" w:rsidRPr="00C930FC" w:rsidRDefault="00FF2F06" w:rsidP="00FE5695">
      <w:pPr>
        <w:pStyle w:val="Nagwek2"/>
        <w:ind w:left="576"/>
        <w:rPr>
          <w:del w:id="518" w:author="Alba Colomer Padrosa" w:date="2020-11-30T08:17:00Z"/>
          <w:rFonts w:cs="Times New Roman"/>
        </w:rPr>
      </w:pPr>
      <w:del w:id="519" w:author="Alba Colomer Padrosa" w:date="2020-11-30T08:17:00Z">
        <w:r w:rsidRPr="58061BD8" w:rsidDel="58061BD8">
          <w:rPr>
            <w:rFonts w:cs="Times New Roman"/>
          </w:rPr>
          <w:delText>Case study: Moldova MTender implementation</w:delText>
        </w:r>
      </w:del>
    </w:p>
    <w:p w14:paraId="6507DB0A" w14:textId="5CC07E33" w:rsidR="00BE5E7F" w:rsidRPr="00C930FC" w:rsidRDefault="00BE5E7F" w:rsidP="00BE5E7F">
      <w:pPr>
        <w:rPr>
          <w:del w:id="520" w:author="Alba Colomer Padrosa" w:date="2020-11-30T08:17:00Z"/>
        </w:rPr>
      </w:pPr>
      <w:del w:id="521" w:author="Alba Colomer Padrosa" w:date="2020-11-30T08:17:00Z">
        <w:r w:rsidDel="58061BD8">
          <w:delText>The Ministry of Finance of Moldova developed the ‘Strategy for Public Procurement Sector 2016-2020’ to modernise public procurement in Moldova in accordance with the Association Agreement between the European Union and the Republic of Moldova and the Agreement on Government Procurement of the World Trade Organization (the GPA) that Moldova joined in September 2015. To support the implementation of the Strategy, the European Bank for Reconstruction and Development (EBRD) advocated a concept of highly transparent digital public procurement to ensure implementation of best practice procurement policy and governance standards.</w:delText>
        </w:r>
      </w:del>
    </w:p>
    <w:p w14:paraId="1887378D" w14:textId="6ECB576C" w:rsidR="00BE5E7F" w:rsidRPr="00C930FC" w:rsidRDefault="00BE5E7F" w:rsidP="00BE5E7F">
      <w:pPr>
        <w:rPr>
          <w:del w:id="522" w:author="Alba Colomer Padrosa" w:date="2020-11-30T08:17:00Z"/>
        </w:rPr>
      </w:pPr>
      <w:del w:id="523" w:author="Alba Colomer Padrosa" w:date="2020-11-30T08:17:00Z">
        <w:r w:rsidDel="58061BD8">
          <w:delText>To enable the introduction of ‘end-to-end’ electronic public procurement in Moldova as envisaged in the ‘2016 Strategy for Public Procurement’, a phased implementation of eProcurement was considered. A pilot of the OCDS Networking Multi-Platform Digital Procurement (MTender) was developed for the Ministry of Finance of Moldova by the EBRD technical cooperation project.</w:delText>
        </w:r>
      </w:del>
    </w:p>
    <w:p w14:paraId="1ACB9669" w14:textId="05C36BDC" w:rsidR="00BE5E7F" w:rsidRPr="00C930FC" w:rsidRDefault="00BE5E7F" w:rsidP="00BE5E7F">
      <w:pPr>
        <w:rPr>
          <w:del w:id="524" w:author="Alba Colomer Padrosa" w:date="2020-11-30T08:17:00Z"/>
        </w:rPr>
      </w:pPr>
      <w:del w:id="525" w:author="Alba Colomer Padrosa" w:date="2020-11-30T08:17:00Z">
        <w:r w:rsidDel="58061BD8">
          <w:delText>On 30 November 2016, the Ministry of Finance, eGovernment Centre, Public Procurement Agency, business associations, NGOs, and IT companies signed a memorandum to work collaboratively to develop a new digital procurement service for Moldova (MTender Memorandum). Work on the pilot started immediately and in April 2017, a pilot of MTender – a partnership between the Ministry of Finance of Moldova, Moldovan commercial electronic platforms and civil society watchdog organisations – was launched. Overall, six local Moldovan e-commerce operators signed the MTender Memorandum, out of which three developed electronic procurement services and are operational, providing electronic bidding and online contracting services to public sector clients as well as commercial buyers.</w:delText>
        </w:r>
      </w:del>
    </w:p>
    <w:p w14:paraId="4EAD4796" w14:textId="77777777" w:rsidR="0050455B" w:rsidRPr="00C930FC" w:rsidRDefault="00BE5E7F" w:rsidP="00F46F45">
      <w:pPr>
        <w:keepNext/>
        <w:jc w:val="center"/>
        <w:rPr>
          <w:del w:id="526" w:author="Alba Colomer Padrosa" w:date="2020-11-30T08:17:00Z"/>
        </w:rPr>
      </w:pPr>
      <w:commentRangeStart w:id="527"/>
      <w:commentRangeStart w:id="528"/>
      <w:commentRangeStart w:id="529"/>
      <w:commentRangeStart w:id="530"/>
      <w:del w:id="531" w:author="Alba Colomer Padrosa" w:date="2020-11-30T08:17:00Z">
        <w:r>
          <w:rPr>
            <w:noProof/>
            <w:lang w:val="en-US" w:eastAsia="en-US"/>
          </w:rPr>
          <w:drawing>
            <wp:inline distT="0" distB="0" distL="0" distR="0" wp14:anchorId="32DA8AB2" wp14:editId="09C99CDF">
              <wp:extent cx="4775198" cy="2686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775198" cy="2686050"/>
                      </a:xfrm>
                      <a:prstGeom prst="rect">
                        <a:avLst/>
                      </a:prstGeom>
                    </pic:spPr>
                  </pic:pic>
                </a:graphicData>
              </a:graphic>
            </wp:inline>
          </w:drawing>
        </w:r>
      </w:del>
      <w:commentRangeEnd w:id="527"/>
      <w:r>
        <w:rPr>
          <w:rStyle w:val="Odwoaniedokomentarza"/>
        </w:rPr>
        <w:commentReference w:id="527"/>
      </w:r>
      <w:commentRangeEnd w:id="528"/>
      <w:r>
        <w:rPr>
          <w:rStyle w:val="Odwoaniedokomentarza"/>
        </w:rPr>
        <w:commentReference w:id="528"/>
      </w:r>
      <w:commentRangeEnd w:id="529"/>
      <w:r>
        <w:rPr>
          <w:rStyle w:val="Odwoaniedokomentarza"/>
        </w:rPr>
        <w:commentReference w:id="529"/>
      </w:r>
      <w:commentRangeEnd w:id="530"/>
      <w:r>
        <w:rPr>
          <w:rStyle w:val="Odwoaniedokomentarza"/>
        </w:rPr>
        <w:commentReference w:id="530"/>
      </w:r>
    </w:p>
    <w:p w14:paraId="56B9DE7E" w14:textId="77777777" w:rsidR="0051727D" w:rsidRPr="00C930FC" w:rsidRDefault="0051727D" w:rsidP="00AD0759">
      <w:pPr>
        <w:pStyle w:val="Legenda"/>
        <w:rPr>
          <w:del w:id="532" w:author="Alba Colomer Padrosa" w:date="2020-11-30T08:17:00Z"/>
          <w:sz w:val="18"/>
          <w:szCs w:val="18"/>
        </w:rPr>
      </w:pPr>
      <w:bookmarkStart w:id="533" w:name="_Toc31289781"/>
    </w:p>
    <w:p w14:paraId="7FD42223" w14:textId="650FEAE1" w:rsidR="00BE5E7F" w:rsidRPr="00C930FC" w:rsidRDefault="0050455B" w:rsidP="00AD0759">
      <w:pPr>
        <w:pStyle w:val="Legenda"/>
        <w:rPr>
          <w:del w:id="534" w:author="Alba Colomer Padrosa" w:date="2020-11-30T08:17:00Z"/>
          <w:sz w:val="18"/>
          <w:szCs w:val="18"/>
        </w:rPr>
      </w:pPr>
      <w:del w:id="535" w:author="Alba Colomer Padrosa" w:date="2020-11-30T08:17:00Z">
        <w:r w:rsidRPr="58061BD8" w:rsidDel="58061BD8">
          <w:rPr>
            <w:sz w:val="18"/>
            <w:szCs w:val="18"/>
          </w:rPr>
          <w:delText xml:space="preserve">Figure </w:delText>
        </w:r>
      </w:del>
      <w:r w:rsidRPr="58061BD8">
        <w:rPr>
          <w:sz w:val="18"/>
          <w:szCs w:val="18"/>
        </w:rPr>
        <w:fldChar w:fldCharType="begin"/>
      </w:r>
      <w:r w:rsidRPr="58061BD8">
        <w:rPr>
          <w:sz w:val="18"/>
          <w:szCs w:val="18"/>
        </w:rPr>
        <w:instrText xml:space="preserve"> SEQ Figure \* ARABIC </w:instrText>
      </w:r>
      <w:r w:rsidRPr="58061BD8">
        <w:rPr>
          <w:sz w:val="18"/>
          <w:szCs w:val="18"/>
        </w:rPr>
        <w:fldChar w:fldCharType="separate"/>
      </w:r>
      <w:del w:id="536" w:author="Alba Colomer Padrosa" w:date="2020-11-30T08:17:00Z">
        <w:r w:rsidRPr="58061BD8" w:rsidDel="58061BD8">
          <w:rPr>
            <w:sz w:val="18"/>
            <w:szCs w:val="18"/>
          </w:rPr>
          <w:delText>1</w:delText>
        </w:r>
      </w:del>
      <w:r w:rsidRPr="58061BD8">
        <w:rPr>
          <w:sz w:val="18"/>
          <w:szCs w:val="18"/>
        </w:rPr>
        <w:fldChar w:fldCharType="end"/>
      </w:r>
      <w:del w:id="537" w:author="Alba Colomer Padrosa" w:date="2020-11-30T08:17:00Z">
        <w:r w:rsidRPr="58061BD8" w:rsidDel="58061BD8">
          <w:rPr>
            <w:sz w:val="18"/>
            <w:szCs w:val="18"/>
          </w:rPr>
          <w:delText>. Model of MTender Networking Digital Procurement System (pilot partners as of September 2019)</w:delText>
        </w:r>
        <w:bookmarkEnd w:id="533"/>
      </w:del>
    </w:p>
    <w:p w14:paraId="7C48193A" w14:textId="77777777" w:rsidR="0051727D" w:rsidRPr="00C930FC" w:rsidRDefault="0051727D" w:rsidP="00BE5E7F">
      <w:pPr>
        <w:rPr>
          <w:del w:id="538" w:author="Alba Colomer Padrosa" w:date="2020-11-30T08:17:00Z"/>
        </w:rPr>
      </w:pPr>
    </w:p>
    <w:p w14:paraId="4305F5F7" w14:textId="77777777" w:rsidR="0051727D" w:rsidRPr="00C930FC" w:rsidRDefault="0051727D" w:rsidP="00BE5E7F">
      <w:pPr>
        <w:rPr>
          <w:del w:id="539" w:author="Alba Colomer Padrosa" w:date="2020-11-30T08:17:00Z"/>
        </w:rPr>
      </w:pPr>
    </w:p>
    <w:p w14:paraId="7F9EC1CA" w14:textId="6AFC0E85" w:rsidR="00BE5E7F" w:rsidRPr="00C930FC" w:rsidRDefault="00BE5E7F" w:rsidP="00BE5E7F">
      <w:pPr>
        <w:rPr>
          <w:del w:id="540" w:author="Alba Colomer Padrosa" w:date="2020-11-30T08:17:00Z"/>
        </w:rPr>
      </w:pPr>
      <w:del w:id="541" w:author="Alba Colomer Padrosa" w:date="2020-11-30T08:17:00Z">
        <w:r w:rsidDel="58061BD8">
          <w:delText xml:space="preserve">The pilot project prepared and launched an innovative OCDS multi-platform networking digital system, using OCDS prototypes built with open source technologies and aligned with Open Data for Government Standard and Open Contracting Data Standard to deliver the ‘end-to-end’ digital public procurement, from planning public spending to payment for public contracts. </w:delText>
        </w:r>
      </w:del>
    </w:p>
    <w:p w14:paraId="4DEB3E46" w14:textId="08C17DD4" w:rsidR="00BE5E7F" w:rsidRPr="00C930FC" w:rsidRDefault="00BE5E7F" w:rsidP="00BE5E7F">
      <w:pPr>
        <w:rPr>
          <w:del w:id="542" w:author="Alba Colomer Padrosa" w:date="2020-11-30T08:17:00Z"/>
        </w:rPr>
      </w:pPr>
      <w:del w:id="543" w:author="Alba Colomer Padrosa" w:date="2020-11-30T08:17:00Z">
        <w:r w:rsidDel="58061BD8">
          <w:delText>The MTender System is a modern cloud-based system installed in the MCloud – the government cloud of Moldova – and is interoperable with e-government services that are available for integration (MSign, MPass, MLog, eFactura and MConnect).</w:delText>
        </w:r>
      </w:del>
    </w:p>
    <w:p w14:paraId="087674E7" w14:textId="5BA74144" w:rsidR="00BE5E7F" w:rsidRPr="00C930FC" w:rsidRDefault="00BE5E7F" w:rsidP="00BE5E7F">
      <w:pPr>
        <w:rPr>
          <w:del w:id="544" w:author="Alba Colomer Padrosa" w:date="2020-11-30T08:17:00Z"/>
        </w:rPr>
      </w:pPr>
    </w:p>
    <w:p w14:paraId="0D492741" w14:textId="64C98798" w:rsidR="001820EE" w:rsidRPr="00C930FC" w:rsidRDefault="00B64FBC" w:rsidP="001820EE">
      <w:pPr>
        <w:keepNext/>
        <w:rPr>
          <w:del w:id="545" w:author="Alba Colomer Padrosa" w:date="2020-11-30T08:17:00Z"/>
        </w:rPr>
      </w:pPr>
      <w:commentRangeStart w:id="546"/>
      <w:commentRangeStart w:id="547"/>
      <w:del w:id="548" w:author="Alba Colomer Padrosa" w:date="2020-11-30T08:17:00Z">
        <w:r>
          <w:rPr>
            <w:noProof/>
            <w:lang w:val="en-US" w:eastAsia="en-US"/>
          </w:rPr>
          <w:drawing>
            <wp:inline distT="0" distB="0" distL="0" distR="0" wp14:anchorId="5C4C4104" wp14:editId="4EE14224">
              <wp:extent cx="5759998" cy="1116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59998" cy="1116630"/>
                      </a:xfrm>
                      <a:prstGeom prst="rect">
                        <a:avLst/>
                      </a:prstGeom>
                    </pic:spPr>
                  </pic:pic>
                </a:graphicData>
              </a:graphic>
            </wp:inline>
          </w:drawing>
        </w:r>
      </w:del>
      <w:commentRangeEnd w:id="546"/>
      <w:r>
        <w:rPr>
          <w:rStyle w:val="Odwoaniedokomentarza"/>
        </w:rPr>
        <w:commentReference w:id="546"/>
      </w:r>
      <w:commentRangeEnd w:id="547"/>
      <w:r>
        <w:rPr>
          <w:rStyle w:val="Odwoaniedokomentarza"/>
        </w:rPr>
        <w:commentReference w:id="547"/>
      </w:r>
    </w:p>
    <w:p w14:paraId="436F76AB" w14:textId="7547440F" w:rsidR="00BE5E7F" w:rsidRPr="00C930FC" w:rsidRDefault="001820EE" w:rsidP="00AD0759">
      <w:pPr>
        <w:pStyle w:val="Legenda"/>
        <w:rPr>
          <w:del w:id="549" w:author="Alba Colomer Padrosa" w:date="2020-11-30T08:17:00Z"/>
        </w:rPr>
      </w:pPr>
      <w:bookmarkStart w:id="550" w:name="_Toc31289782"/>
      <w:del w:id="551" w:author="Alba Colomer Padrosa" w:date="2020-11-30T08:17:00Z">
        <w:r w:rsidDel="58061BD8">
          <w:delText xml:space="preserve">Figure </w:delText>
        </w:r>
      </w:del>
      <w:r>
        <w:fldChar w:fldCharType="begin"/>
      </w:r>
      <w:r>
        <w:instrText>SEQ Figure \* ARABIC</w:instrText>
      </w:r>
      <w:r>
        <w:fldChar w:fldCharType="separate"/>
      </w:r>
      <w:del w:id="552" w:author="Alba Colomer Padrosa" w:date="2020-11-30T08:17:00Z">
        <w:r w:rsidDel="58061BD8">
          <w:delText>2</w:delText>
        </w:r>
      </w:del>
      <w:r>
        <w:fldChar w:fldCharType="end"/>
      </w:r>
      <w:del w:id="553" w:author="Alba Colomer Padrosa" w:date="2020-11-30T08:17:00Z">
        <w:r w:rsidDel="58061BD8">
          <w:delText>. MTender coverage of the public procurement lifecycle</w:delText>
        </w:r>
        <w:bookmarkEnd w:id="550"/>
      </w:del>
    </w:p>
    <w:p w14:paraId="472462DC" w14:textId="77777777" w:rsidR="0051727D" w:rsidRPr="00C930FC" w:rsidRDefault="0051727D" w:rsidP="00BE5E7F">
      <w:pPr>
        <w:rPr>
          <w:del w:id="554" w:author="Alba Colomer Padrosa" w:date="2020-11-30T08:17:00Z"/>
        </w:rPr>
      </w:pPr>
    </w:p>
    <w:p w14:paraId="740B5250" w14:textId="480C333F" w:rsidR="00BE5E7F" w:rsidRPr="00C930FC" w:rsidRDefault="00BE5E7F" w:rsidP="00BE5E7F">
      <w:pPr>
        <w:rPr>
          <w:del w:id="555" w:author="Alba Colomer Padrosa" w:date="2020-11-30T08:17:00Z"/>
        </w:rPr>
      </w:pPr>
      <w:del w:id="556" w:author="Alba Colomer Padrosa" w:date="2020-11-30T08:17:00Z">
        <w:r w:rsidDel="58061BD8">
          <w:delText>Use of open source technologies for the central database unit and web portal of MTender enabled the pilot to be launched quickly (within four months), reduced the initial cost of the system by an estimated 30%, and decreased operational costs for the Government of Moldova – there are no annual licence fees to be paid for the MTender central database unit and web portal applications.</w:delText>
        </w:r>
      </w:del>
    </w:p>
    <w:p w14:paraId="2DC8CEC7" w14:textId="6318B88F" w:rsidR="005B1AA9" w:rsidRPr="00C930FC" w:rsidRDefault="00FF0416" w:rsidP="00BE5E7F">
      <w:pPr>
        <w:rPr>
          <w:ins w:id="557" w:author="Chris Smith" w:date="2020-11-28T15:06:00Z"/>
          <w:del w:id="558" w:author="Alba Colomer Padrosa" w:date="2020-11-30T08:17:00Z"/>
        </w:rPr>
      </w:pPr>
      <w:del w:id="559" w:author="Alba Colomer Padrosa" w:date="2020-11-30T08:17:00Z">
        <w:r w:rsidDel="58061BD8">
          <w:delText xml:space="preserve">The lower cost for government of the MTender System was also possible because of cost-sharing with collaborating commercial platform operators and a sustainability scheme to self-fund MTender operation with fees paid by commercial users of the digital service. </w:delText>
        </w:r>
      </w:del>
    </w:p>
    <w:p w14:paraId="4E5D1681" w14:textId="55761321" w:rsidR="00BE5E7F" w:rsidRPr="00C930FC" w:rsidRDefault="00BE5E7F" w:rsidP="00BE5E7F">
      <w:pPr>
        <w:rPr>
          <w:del w:id="560" w:author="Alba Colomer Padrosa" w:date="2020-11-30T08:17:00Z"/>
        </w:rPr>
      </w:pPr>
      <w:del w:id="561" w:author="Alba Colomer Padrosa" w:date="2020-11-30T08:17:00Z">
        <w:r w:rsidDel="58061BD8">
          <w:delText xml:space="preserve">Normally, to introduce a new e-government service, the government would be required to fund the acquisition cost of the new ICT system and cover annual operational costs of maintenance and development. Thanks to the collaborative delivery of the digital service agreed with commercial platforms in the MTender Memorandum, the government is only responsible for part of the cost of MTender – development and operation of the web portal and central database unit. Commercial partners committed to cover the cost of interconnection and application development, to provide digital procurement services to contracting authorities and economic operators in exchange for charging subscription fees from commercial users of MTender (public sector users do not pay any user fees and subscription fees for commercial users are approved by the Ministry of Finance of Moldova). </w:delText>
        </w:r>
      </w:del>
    </w:p>
    <w:p w14:paraId="653A9B7E" w14:textId="69DCC579" w:rsidR="00BE5E7F" w:rsidRPr="00C930FC" w:rsidRDefault="00BE5E7F" w:rsidP="00BE5E7F">
      <w:pPr>
        <w:rPr>
          <w:del w:id="562" w:author="Alba Colomer Padrosa" w:date="2020-11-30T08:17:00Z"/>
        </w:rPr>
      </w:pPr>
      <w:del w:id="563" w:author="Alba Colomer Padrosa" w:date="2020-11-30T08:17:00Z">
        <w:r w:rsidDel="58061BD8">
          <w:delText>Implementation of the Open Contracting Data Standard for collecting data in real time and publishing online machine-readable data from digital public procurement conducted on the MTender results in ever-increasing transparency of public procurement. Adherence to the Open Contracting Data Standard as a building principle of data exchange in MTender delivers quality, reliable and fully accountable open data, directly and automatically from each public procurement procedure that can be trusted for re-use by government, business and civil society alike and facilitates interoperability and integration of MTender with other e-government services and the public finance management system.</w:delText>
        </w:r>
      </w:del>
    </w:p>
    <w:p w14:paraId="59F16C5C" w14:textId="77777777" w:rsidR="0051727D" w:rsidRPr="00C930FC" w:rsidRDefault="0051727D" w:rsidP="00BE5E7F">
      <w:pPr>
        <w:rPr>
          <w:del w:id="564" w:author="Alba Colomer Padrosa" w:date="2020-11-30T08:18:00Z"/>
        </w:rPr>
      </w:pPr>
    </w:p>
    <w:p w14:paraId="1E48CD48" w14:textId="0210ACAB" w:rsidR="00127A57" w:rsidRPr="00C930FC" w:rsidRDefault="00127A57" w:rsidP="00BE5E7F">
      <w:pPr>
        <w:rPr>
          <w:del w:id="565" w:author="Alba Colomer Padrosa" w:date="2020-11-30T08:18:00Z"/>
        </w:rPr>
      </w:pPr>
      <w:del w:id="566" w:author="Alba Colomer Padrosa" w:date="2020-11-30T08:18:00Z">
        <w:r w:rsidDel="58061BD8">
          <w:delText>The project was developed as follows:</w:delText>
        </w:r>
      </w:del>
    </w:p>
    <w:p w14:paraId="5084C0C1" w14:textId="77777777" w:rsidR="001820EE" w:rsidRPr="00C930FC" w:rsidRDefault="00127A57" w:rsidP="001820EE">
      <w:pPr>
        <w:keepNext/>
        <w:rPr>
          <w:del w:id="567" w:author="Alba Colomer Padrosa" w:date="2020-11-30T08:18:00Z"/>
          <w:sz w:val="20"/>
          <w:szCs w:val="20"/>
        </w:rPr>
      </w:pPr>
      <w:del w:id="568" w:author="Alba Colomer Padrosa" w:date="2020-11-30T08:18:00Z">
        <w:r>
          <w:rPr>
            <w:noProof/>
            <w:lang w:val="en-US" w:eastAsia="en-US"/>
          </w:rPr>
          <w:drawing>
            <wp:inline distT="0" distB="0" distL="0" distR="0" wp14:anchorId="6AE0ACA1" wp14:editId="2F8029D2">
              <wp:extent cx="5267324" cy="29200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267324" cy="2920073"/>
                      </a:xfrm>
                      <a:prstGeom prst="rect">
                        <a:avLst/>
                      </a:prstGeom>
                    </pic:spPr>
                  </pic:pic>
                </a:graphicData>
              </a:graphic>
            </wp:inline>
          </w:drawing>
        </w:r>
      </w:del>
    </w:p>
    <w:p w14:paraId="54BCDEF5" w14:textId="3710152C" w:rsidR="00127A57" w:rsidRPr="00C930FC" w:rsidRDefault="001820EE" w:rsidP="00AD0759">
      <w:pPr>
        <w:pStyle w:val="Legenda"/>
        <w:rPr>
          <w:del w:id="569" w:author="Alba Colomer Padrosa" w:date="2020-11-30T08:18:00Z"/>
        </w:rPr>
      </w:pPr>
      <w:bookmarkStart w:id="570" w:name="_Toc31289783"/>
      <w:del w:id="571" w:author="Alba Colomer Padrosa" w:date="2020-11-30T08:18:00Z">
        <w:r w:rsidDel="58061BD8">
          <w:delText xml:space="preserve">Figure </w:delText>
        </w:r>
      </w:del>
      <w:r>
        <w:fldChar w:fldCharType="begin"/>
      </w:r>
      <w:r>
        <w:instrText>SEQ Figure \* ARABIC</w:instrText>
      </w:r>
      <w:r>
        <w:fldChar w:fldCharType="separate"/>
      </w:r>
      <w:del w:id="572" w:author="Alba Colomer Padrosa" w:date="2020-11-30T08:18:00Z">
        <w:r w:rsidDel="58061BD8">
          <w:delText>3</w:delText>
        </w:r>
      </w:del>
      <w:r>
        <w:fldChar w:fldCharType="end"/>
      </w:r>
      <w:del w:id="573" w:author="Alba Colomer Padrosa" w:date="2020-11-30T08:18:00Z">
        <w:r w:rsidDel="58061BD8">
          <w:delText>. MTender project milestones</w:delText>
        </w:r>
        <w:bookmarkEnd w:id="570"/>
      </w:del>
    </w:p>
    <w:p w14:paraId="4EFA11BB" w14:textId="134B0396" w:rsidR="78FBC939" w:rsidRPr="00C930FC" w:rsidRDefault="78FBC939" w:rsidP="78FBC939">
      <w:pPr>
        <w:rPr>
          <w:del w:id="574" w:author="Alba Colomer Padrosa" w:date="2020-11-30T08:18:00Z"/>
        </w:rPr>
      </w:pPr>
      <w:del w:id="575" w:author="Alba Colomer Padrosa" w:date="2020-11-30T08:18:00Z">
        <w:r w:rsidDel="58061BD8">
          <w:delText>The pilots built on each other in order to create a full eProcurement system that was adapted to Moldova’s reality and was sustainable in the long term. The characteristics of each pilot are described below.</w:delText>
        </w:r>
      </w:del>
    </w:p>
    <w:tbl>
      <w:tblPr>
        <w:tblStyle w:val="Tabela-Siatk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30"/>
        <w:gridCol w:w="5947"/>
      </w:tblGrid>
      <w:tr w:rsidR="00292250" w:rsidRPr="00C930FC" w14:paraId="7546B4FE" w14:textId="77777777" w:rsidTr="78FBC939">
        <w:trPr>
          <w:del w:id="576" w:author="Alba Colomer Padrosa" w:date="2020-11-25T14:52:00Z"/>
        </w:trPr>
        <w:tc>
          <w:tcPr>
            <w:tcW w:w="2830" w:type="dxa"/>
            <w:tcBorders>
              <w:bottom w:val="single" w:sz="18" w:space="0" w:color="FFFFFF" w:themeColor="background1"/>
            </w:tcBorders>
            <w:shd w:val="clear" w:color="auto" w:fill="00AE9E"/>
          </w:tcPr>
          <w:p w14:paraId="5356AC76" w14:textId="42B47240" w:rsidR="009E58F8" w:rsidRPr="00C930FC" w:rsidRDefault="78FBC939" w:rsidP="00CD106F">
            <w:pPr>
              <w:jc w:val="left"/>
              <w:rPr>
                <w:color w:val="FFFFFF" w:themeColor="background1"/>
              </w:rPr>
            </w:pPr>
            <w:commentRangeStart w:id="577"/>
            <w:commentRangeStart w:id="578"/>
            <w:r w:rsidRPr="00C930FC">
              <w:rPr>
                <w:color w:val="FFFFFF" w:themeColor="background1"/>
              </w:rPr>
              <w:t>Pilot 1</w:t>
            </w:r>
          </w:p>
          <w:p w14:paraId="2A8AEA41" w14:textId="3EC016AF" w:rsidR="009E58F8" w:rsidRPr="00C930FC" w:rsidRDefault="009E58F8" w:rsidP="00CD106F">
            <w:pPr>
              <w:jc w:val="left"/>
              <w:rPr>
                <w:color w:val="FFFFFF" w:themeColor="background1"/>
              </w:rPr>
            </w:pPr>
            <w:r w:rsidRPr="00C930FC">
              <w:rPr>
                <w:color w:val="FFFFFF" w:themeColor="background1"/>
              </w:rPr>
              <w:t>Micro value procurement</w:t>
            </w:r>
          </w:p>
          <w:p w14:paraId="6309E483" w14:textId="2E49781C" w:rsidR="00292250" w:rsidRPr="00C930FC" w:rsidRDefault="009E58F8" w:rsidP="00CD106F">
            <w:pPr>
              <w:jc w:val="left"/>
              <w:rPr>
                <w:color w:val="FFFFFF" w:themeColor="background1"/>
              </w:rPr>
            </w:pPr>
            <w:r w:rsidRPr="00C930FC">
              <w:rPr>
                <w:color w:val="FFFFFF" w:themeColor="background1"/>
              </w:rPr>
              <w:t>April 2017 – April 2019</w:t>
            </w:r>
          </w:p>
        </w:tc>
        <w:tc>
          <w:tcPr>
            <w:tcW w:w="5947" w:type="dxa"/>
          </w:tcPr>
          <w:p w14:paraId="6139F73F" w14:textId="77777777" w:rsidR="00C95E53" w:rsidRPr="00C930FC" w:rsidRDefault="00C95E53" w:rsidP="00A41C7D">
            <w:pPr>
              <w:numPr>
                <w:ilvl w:val="0"/>
                <w:numId w:val="20"/>
              </w:numPr>
            </w:pPr>
            <w:r w:rsidRPr="00C930FC">
              <w:t xml:space="preserve">Implementation of eProcurement procedures for </w:t>
            </w:r>
            <w:r w:rsidRPr="00C930FC">
              <w:rPr>
                <w:b/>
                <w:bCs/>
              </w:rPr>
              <w:t>micro purchases</w:t>
            </w:r>
            <w:r w:rsidRPr="00C930FC">
              <w:t xml:space="preserve">, in order to test the eProcurement concept in a </w:t>
            </w:r>
            <w:r w:rsidRPr="00C930FC">
              <w:rPr>
                <w:b/>
                <w:bCs/>
              </w:rPr>
              <w:t>controlled and low-risk environment</w:t>
            </w:r>
            <w:r w:rsidRPr="00C930FC">
              <w:t xml:space="preserve">, with </w:t>
            </w:r>
            <w:r w:rsidRPr="00C930FC">
              <w:rPr>
                <w:b/>
                <w:bCs/>
              </w:rPr>
              <w:t>no need to reform the public procurement legislation</w:t>
            </w:r>
          </w:p>
          <w:p w14:paraId="0D90562D" w14:textId="0C009623" w:rsidR="00292250" w:rsidRPr="00C930FC" w:rsidRDefault="00C95E53" w:rsidP="00A41C7D">
            <w:pPr>
              <w:numPr>
                <w:ilvl w:val="0"/>
                <w:numId w:val="20"/>
              </w:numPr>
            </w:pPr>
            <w:r w:rsidRPr="00C930FC">
              <w:rPr>
                <w:b/>
                <w:bCs/>
              </w:rPr>
              <w:t>Re-use of the Ukraine Prozorro solution</w:t>
            </w:r>
            <w:r w:rsidRPr="00C930FC">
              <w:t xml:space="preserve"> for the implementation of eProcurement for micro value procedures, when feasible</w:t>
            </w:r>
          </w:p>
        </w:tc>
      </w:tr>
      <w:tr w:rsidR="00292250" w:rsidRPr="00C930FC" w14:paraId="0C690096" w14:textId="77777777" w:rsidTr="78FBC939">
        <w:trPr>
          <w:del w:id="579" w:author="Alba Colomer Padrosa" w:date="2020-11-25T14:52:00Z"/>
        </w:trPr>
        <w:tc>
          <w:tcPr>
            <w:tcW w:w="2830" w:type="dxa"/>
            <w:tcBorders>
              <w:top w:val="single" w:sz="18" w:space="0" w:color="FFFFFF" w:themeColor="background1"/>
              <w:bottom w:val="single" w:sz="18" w:space="0" w:color="FFFFFF" w:themeColor="background1"/>
            </w:tcBorders>
            <w:shd w:val="clear" w:color="auto" w:fill="008276"/>
          </w:tcPr>
          <w:p w14:paraId="002247A4" w14:textId="77777777" w:rsidR="00E63280" w:rsidRPr="00C930FC" w:rsidRDefault="00E63280" w:rsidP="00CD106F">
            <w:pPr>
              <w:jc w:val="left"/>
              <w:rPr>
                <w:color w:val="FFFFFF" w:themeColor="background1"/>
              </w:rPr>
            </w:pPr>
            <w:r w:rsidRPr="00C930FC">
              <w:rPr>
                <w:color w:val="FFFFFF" w:themeColor="background1"/>
              </w:rPr>
              <w:t>Pilot 2</w:t>
            </w:r>
          </w:p>
          <w:p w14:paraId="6AD06039" w14:textId="5E6ADFCE" w:rsidR="00E63280" w:rsidRPr="00C930FC" w:rsidRDefault="00E63280" w:rsidP="00CD106F">
            <w:pPr>
              <w:jc w:val="left"/>
              <w:rPr>
                <w:color w:val="FFFFFF" w:themeColor="background1"/>
              </w:rPr>
            </w:pPr>
            <w:r w:rsidRPr="00C930FC">
              <w:rPr>
                <w:color w:val="FFFFFF" w:themeColor="background1"/>
              </w:rPr>
              <w:t>Small and high value procurement</w:t>
            </w:r>
          </w:p>
          <w:p w14:paraId="349A5A67" w14:textId="5340CABE" w:rsidR="00292250" w:rsidRPr="00C930FC" w:rsidRDefault="00E63280" w:rsidP="00CD106F">
            <w:pPr>
              <w:jc w:val="left"/>
              <w:rPr>
                <w:color w:val="FFFFFF" w:themeColor="background1"/>
              </w:rPr>
            </w:pPr>
            <w:r w:rsidRPr="00C930FC">
              <w:rPr>
                <w:color w:val="FFFFFF" w:themeColor="background1"/>
              </w:rPr>
              <w:t>October 2018 – December 2019</w:t>
            </w:r>
          </w:p>
        </w:tc>
        <w:tc>
          <w:tcPr>
            <w:tcW w:w="5947" w:type="dxa"/>
          </w:tcPr>
          <w:p w14:paraId="63AC1D82" w14:textId="77777777" w:rsidR="00DA0B05" w:rsidRPr="00C930FC" w:rsidRDefault="00DA0B05" w:rsidP="00A41C7D">
            <w:pPr>
              <w:numPr>
                <w:ilvl w:val="0"/>
                <w:numId w:val="21"/>
              </w:numPr>
            </w:pPr>
            <w:r w:rsidRPr="00C930FC">
              <w:t xml:space="preserve">Implementation of </w:t>
            </w:r>
            <w:r w:rsidRPr="00C930FC">
              <w:rPr>
                <w:b/>
                <w:bCs/>
              </w:rPr>
              <w:t xml:space="preserve">request for quotation and open tender </w:t>
            </w:r>
            <w:r w:rsidRPr="00C930FC">
              <w:t>for small and high value procurement</w:t>
            </w:r>
          </w:p>
          <w:p w14:paraId="5CF4FC09" w14:textId="77777777" w:rsidR="00DA0B05" w:rsidRPr="00C930FC" w:rsidRDefault="00DA0B05" w:rsidP="00A41C7D">
            <w:pPr>
              <w:numPr>
                <w:ilvl w:val="0"/>
                <w:numId w:val="21"/>
              </w:numPr>
            </w:pPr>
            <w:r w:rsidRPr="00C930FC">
              <w:rPr>
                <w:b/>
                <w:bCs/>
              </w:rPr>
              <w:t xml:space="preserve">Implementation of multi-criteria eAuction </w:t>
            </w:r>
            <w:r w:rsidRPr="00C930FC">
              <w:t xml:space="preserve">for evaluation and </w:t>
            </w:r>
            <w:r w:rsidRPr="00C930FC">
              <w:rPr>
                <w:b/>
                <w:bCs/>
              </w:rPr>
              <w:t>semi-automated ESPD qualification</w:t>
            </w:r>
          </w:p>
          <w:p w14:paraId="208AEB13" w14:textId="2CB1961C" w:rsidR="00292250" w:rsidRPr="00C930FC" w:rsidRDefault="00DA0B05" w:rsidP="00A41C7D">
            <w:pPr>
              <w:numPr>
                <w:ilvl w:val="0"/>
                <w:numId w:val="21"/>
              </w:numPr>
            </w:pPr>
            <w:r w:rsidRPr="00C930FC">
              <w:rPr>
                <w:b/>
                <w:bCs/>
              </w:rPr>
              <w:t>Generation and signature of online contracts</w:t>
            </w:r>
            <w:r w:rsidRPr="00C930FC">
              <w:t>, and registration in the Treasury</w:t>
            </w:r>
          </w:p>
        </w:tc>
      </w:tr>
      <w:tr w:rsidR="00292250" w:rsidRPr="00C930FC" w14:paraId="3E6D45E1" w14:textId="77777777" w:rsidTr="78FBC939">
        <w:trPr>
          <w:del w:id="580" w:author="Alba Colomer Padrosa" w:date="2020-11-25T14:52:00Z"/>
        </w:trPr>
        <w:tc>
          <w:tcPr>
            <w:tcW w:w="2830" w:type="dxa"/>
            <w:tcBorders>
              <w:top w:val="single" w:sz="18" w:space="0" w:color="FFFFFF" w:themeColor="background1"/>
            </w:tcBorders>
            <w:shd w:val="clear" w:color="auto" w:fill="00574F"/>
          </w:tcPr>
          <w:p w14:paraId="28A6E8E5" w14:textId="77777777" w:rsidR="00CD106F" w:rsidRPr="00C930FC" w:rsidRDefault="00CD106F" w:rsidP="00CD106F">
            <w:pPr>
              <w:jc w:val="left"/>
              <w:rPr>
                <w:color w:val="FFFFFF" w:themeColor="background1"/>
              </w:rPr>
            </w:pPr>
            <w:r w:rsidRPr="00C930FC">
              <w:rPr>
                <w:color w:val="FFFFFF" w:themeColor="background1"/>
              </w:rPr>
              <w:t>Pilot 3</w:t>
            </w:r>
          </w:p>
          <w:p w14:paraId="1707E7BC" w14:textId="2734C13F" w:rsidR="00CD106F" w:rsidRPr="00C930FC" w:rsidRDefault="00CD106F" w:rsidP="00CD106F">
            <w:pPr>
              <w:jc w:val="left"/>
              <w:rPr>
                <w:color w:val="FFFFFF" w:themeColor="background1"/>
              </w:rPr>
            </w:pPr>
            <w:r w:rsidRPr="00C930FC">
              <w:rPr>
                <w:color w:val="FFFFFF" w:themeColor="background1"/>
              </w:rPr>
              <w:t>Restricted procedure</w:t>
            </w:r>
          </w:p>
          <w:p w14:paraId="33483550" w14:textId="4323E624" w:rsidR="00292250" w:rsidRPr="00C930FC" w:rsidRDefault="00CD106F" w:rsidP="00CD106F">
            <w:pPr>
              <w:jc w:val="left"/>
              <w:rPr>
                <w:color w:val="FFFFFF" w:themeColor="background1"/>
              </w:rPr>
            </w:pPr>
            <w:r w:rsidRPr="00C930FC">
              <w:rPr>
                <w:color w:val="FFFFFF" w:themeColor="background1"/>
              </w:rPr>
              <w:t>Functionality under development</w:t>
            </w:r>
          </w:p>
        </w:tc>
        <w:tc>
          <w:tcPr>
            <w:tcW w:w="5947" w:type="dxa"/>
          </w:tcPr>
          <w:p w14:paraId="74320817" w14:textId="27798148" w:rsidR="00292250" w:rsidRPr="00C930FC" w:rsidRDefault="78FBC939" w:rsidP="00A41C7D">
            <w:pPr>
              <w:numPr>
                <w:ilvl w:val="0"/>
                <w:numId w:val="22"/>
              </w:numPr>
            </w:pPr>
            <w:r w:rsidRPr="00C930FC">
              <w:t xml:space="preserve">Implementation of </w:t>
            </w:r>
            <w:r w:rsidRPr="00C930FC">
              <w:rPr>
                <w:b/>
                <w:bCs/>
              </w:rPr>
              <w:t xml:space="preserve">restricted tender </w:t>
            </w:r>
            <w:r w:rsidRPr="00C930FC">
              <w:t xml:space="preserve">to </w:t>
            </w:r>
            <w:r w:rsidRPr="00C930FC">
              <w:rPr>
                <w:b/>
                <w:bCs/>
              </w:rPr>
              <w:t xml:space="preserve">comply with GPA obligations </w:t>
            </w:r>
            <w:r w:rsidRPr="00C930FC">
              <w:t>with Annex 3 entities</w:t>
            </w:r>
            <w:commentRangeEnd w:id="577"/>
            <w:r w:rsidR="00E97DB9" w:rsidRPr="00C930FC">
              <w:rPr>
                <w:rStyle w:val="Odwoaniedokomentarza"/>
              </w:rPr>
              <w:commentReference w:id="577"/>
            </w:r>
            <w:commentRangeEnd w:id="578"/>
            <w:r w:rsidR="00E97DB9" w:rsidRPr="00C930FC">
              <w:rPr>
                <w:rStyle w:val="Odwoaniedokomentarza"/>
              </w:rPr>
              <w:commentReference w:id="578"/>
            </w:r>
          </w:p>
        </w:tc>
      </w:tr>
    </w:tbl>
    <w:p w14:paraId="25BC8CB0" w14:textId="77777777" w:rsidR="00AD0759" w:rsidRPr="00C930FC" w:rsidRDefault="00AD0759" w:rsidP="00464FA9">
      <w:pPr>
        <w:rPr>
          <w:del w:id="581" w:author="Alba Colomer Padrosa" w:date="2020-11-30T08:18:00Z"/>
        </w:rPr>
      </w:pPr>
    </w:p>
    <w:p w14:paraId="50B82A56" w14:textId="6122B6BE" w:rsidR="00464FA9" w:rsidRPr="00C930FC" w:rsidRDefault="00464FA9" w:rsidP="00464FA9">
      <w:pPr>
        <w:rPr>
          <w:del w:id="582" w:author="Alba Colomer Padrosa" w:date="2020-11-30T08:18:00Z"/>
        </w:rPr>
      </w:pPr>
      <w:del w:id="583" w:author="Alba Colomer Padrosa" w:date="2020-11-30T08:18:00Z">
        <w:r w:rsidDel="58061BD8">
          <w:delText xml:space="preserve">In parallel to the development and piloting process of MTender, the Regulatory framework for MTender eProcurement functionalities has also been changed and major legislative changes are still pending in order to achieve a law that fully embraces international standards and digital procurement. The legislative reform was organised in two parts: first, ministerial orders and secondary legislation was used to allow MTender to advance without a lengthy legislative change process. In parallel, the primary legislation (Public Procurement Law 313 or PPL313) was </w:delText>
        </w:r>
      </w:del>
      <w:del w:id="584" w:author="Chris Smith" w:date="2020-11-28T15:15:00Z">
        <w:r w:rsidDel="58061BD8">
          <w:delText>reviewed</w:delText>
        </w:r>
      </w:del>
      <w:ins w:id="585" w:author="Chris Smith" w:date="2020-11-28T15:15:00Z">
        <w:del w:id="586" w:author="Alba Colomer Padrosa" w:date="2020-11-30T08:18:00Z">
          <w:r w:rsidDel="58061BD8">
            <w:delText>reviewed,</w:delText>
          </w:r>
        </w:del>
      </w:ins>
      <w:del w:id="587" w:author="Alba Colomer Padrosa" w:date="2020-11-30T08:18:00Z">
        <w:r w:rsidDel="58061BD8">
          <w:delText xml:space="preserve"> and changes proposed in order to advance on the regulatory framework. The following graph summarises the legislative changes that were needed:</w:delText>
        </w:r>
      </w:del>
    </w:p>
    <w:p w14:paraId="5E30EE35" w14:textId="77777777" w:rsidR="001820EE" w:rsidRPr="00C930FC" w:rsidRDefault="00464FA9" w:rsidP="001820EE">
      <w:pPr>
        <w:keepNext/>
        <w:rPr>
          <w:del w:id="588" w:author="Alba Colomer Padrosa" w:date="2020-11-30T08:18:00Z"/>
        </w:rPr>
      </w:pPr>
      <w:del w:id="589" w:author="Alba Colomer Padrosa" w:date="2020-11-30T08:18:00Z">
        <w:r>
          <w:rPr>
            <w:noProof/>
            <w:lang w:val="en-US" w:eastAsia="en-US"/>
          </w:rPr>
          <w:drawing>
            <wp:inline distT="0" distB="0" distL="0" distR="0" wp14:anchorId="3CD459F0" wp14:editId="239B90B3">
              <wp:extent cx="5605670" cy="24815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5605670" cy="2481591"/>
                      </a:xfrm>
                      <a:prstGeom prst="rect">
                        <a:avLst/>
                      </a:prstGeom>
                    </pic:spPr>
                  </pic:pic>
                </a:graphicData>
              </a:graphic>
            </wp:inline>
          </w:drawing>
        </w:r>
      </w:del>
    </w:p>
    <w:p w14:paraId="443D175C" w14:textId="48C27947" w:rsidR="00464FA9" w:rsidRPr="00C930FC" w:rsidRDefault="001820EE" w:rsidP="00AD0759">
      <w:pPr>
        <w:pStyle w:val="Legenda"/>
        <w:rPr>
          <w:del w:id="590" w:author="Alba Colomer Padrosa" w:date="2020-11-30T08:18:00Z"/>
        </w:rPr>
      </w:pPr>
      <w:bookmarkStart w:id="591" w:name="_Toc31289784"/>
      <w:del w:id="592" w:author="Alba Colomer Padrosa" w:date="2020-11-30T08:18:00Z">
        <w:r w:rsidDel="58061BD8">
          <w:delText xml:space="preserve">Figure </w:delText>
        </w:r>
      </w:del>
      <w:r>
        <w:fldChar w:fldCharType="begin"/>
      </w:r>
      <w:r>
        <w:instrText>SEQ Figure \* ARABIC</w:instrText>
      </w:r>
      <w:r>
        <w:fldChar w:fldCharType="separate"/>
      </w:r>
      <w:del w:id="593" w:author="Alba Colomer Padrosa" w:date="2020-11-30T08:18:00Z">
        <w:r w:rsidDel="58061BD8">
          <w:delText>4</w:delText>
        </w:r>
      </w:del>
      <w:r>
        <w:fldChar w:fldCharType="end"/>
      </w:r>
      <w:del w:id="594" w:author="Alba Colomer Padrosa" w:date="2020-11-30T08:18:00Z">
        <w:r w:rsidDel="58061BD8">
          <w:delText>. MTender project legal amendments needed</w:delText>
        </w:r>
        <w:bookmarkEnd w:id="591"/>
      </w:del>
    </w:p>
    <w:p w14:paraId="4D6E01D8" w14:textId="77777777" w:rsidR="00AD0759" w:rsidRPr="00C930FC" w:rsidRDefault="00AD0759" w:rsidP="00BE5E7F">
      <w:pPr>
        <w:rPr>
          <w:del w:id="595" w:author="Alba Colomer Padrosa" w:date="2020-11-30T08:18:00Z"/>
        </w:rPr>
      </w:pPr>
    </w:p>
    <w:p w14:paraId="38BC3FCB" w14:textId="126DC0E9" w:rsidR="00F45A52" w:rsidRPr="00C930FC" w:rsidRDefault="00BE5E7F" w:rsidP="00BE5E7F">
      <w:pPr>
        <w:rPr>
          <w:del w:id="596" w:author="Alba Colomer Padrosa" w:date="2020-11-30T08:18:00Z"/>
        </w:rPr>
      </w:pPr>
      <w:del w:id="597" w:author="Alba Colomer Padrosa" w:date="2020-11-30T08:18:00Z">
        <w:r w:rsidDel="58061BD8">
          <w:delText>Despite obstacles resulting from insufficient budget, the lack of secondary legislation required to progress with the MTender development, and teething pains of piloting innovation, the achievements of the MTender pilots have so far been impressive. Within 11 months since the launch of Phase 2 of the MTender pilot (17 October 2018 – 17 September 2019), the following results have been achieved:</w:delText>
        </w:r>
      </w:del>
    </w:p>
    <w:p w14:paraId="7F020776" w14:textId="77777777" w:rsidR="001820EE" w:rsidRPr="00C930FC" w:rsidRDefault="00A13D77" w:rsidP="00B147C3">
      <w:pPr>
        <w:keepNext/>
        <w:jc w:val="center"/>
        <w:rPr>
          <w:del w:id="598" w:author="Alba Colomer Padrosa" w:date="2020-11-30T08:18:00Z"/>
        </w:rPr>
      </w:pPr>
      <w:del w:id="599" w:author="Alba Colomer Padrosa" w:date="2020-11-30T08:18:00Z">
        <w:r>
          <w:rPr>
            <w:noProof/>
            <w:lang w:val="en-US" w:eastAsia="en-US"/>
          </w:rPr>
          <w:drawing>
            <wp:inline distT="0" distB="0" distL="0" distR="0" wp14:anchorId="366CBD27" wp14:editId="120CCC49">
              <wp:extent cx="5399998" cy="2030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399998" cy="2030267"/>
                      </a:xfrm>
                      <a:prstGeom prst="rect">
                        <a:avLst/>
                      </a:prstGeom>
                    </pic:spPr>
                  </pic:pic>
                </a:graphicData>
              </a:graphic>
            </wp:inline>
          </w:drawing>
        </w:r>
      </w:del>
    </w:p>
    <w:p w14:paraId="101C45C2" w14:textId="09E166DA" w:rsidR="00F45A52" w:rsidRPr="00C930FC" w:rsidRDefault="001820EE" w:rsidP="00AD0759">
      <w:pPr>
        <w:pStyle w:val="Legenda"/>
        <w:rPr>
          <w:del w:id="600" w:author="Alba Colomer Padrosa" w:date="2020-11-30T08:18:00Z"/>
        </w:rPr>
      </w:pPr>
      <w:bookmarkStart w:id="601" w:name="_Toc31289785"/>
      <w:del w:id="602" w:author="Alba Colomer Padrosa" w:date="2020-11-30T08:18:00Z">
        <w:r w:rsidDel="58061BD8">
          <w:delText xml:space="preserve">Figure </w:delText>
        </w:r>
      </w:del>
      <w:r>
        <w:fldChar w:fldCharType="begin"/>
      </w:r>
      <w:r>
        <w:instrText>SEQ Figure \* ARABIC</w:instrText>
      </w:r>
      <w:r>
        <w:fldChar w:fldCharType="separate"/>
      </w:r>
      <w:del w:id="603" w:author="Alba Colomer Padrosa" w:date="2020-11-30T08:18:00Z">
        <w:r w:rsidDel="58061BD8">
          <w:delText>5</w:delText>
        </w:r>
      </w:del>
      <w:r>
        <w:fldChar w:fldCharType="end"/>
      </w:r>
      <w:del w:id="604" w:author="Alba Colomer Padrosa" w:date="2020-11-30T08:18:00Z">
        <w:r w:rsidDel="58061BD8">
          <w:delText>. MTender key results (September 2019)</w:delText>
        </w:r>
        <w:bookmarkEnd w:id="601"/>
      </w:del>
    </w:p>
    <w:p w14:paraId="1049A75E" w14:textId="77777777" w:rsidR="00AD0759" w:rsidRPr="00C930FC" w:rsidRDefault="00AD0759" w:rsidP="00BE5E7F">
      <w:pPr>
        <w:rPr>
          <w:del w:id="605" w:author="Alba Colomer Padrosa" w:date="2020-11-30T08:18:00Z"/>
        </w:rPr>
      </w:pPr>
    </w:p>
    <w:p w14:paraId="59B76DA0" w14:textId="77777777" w:rsidR="0051727D" w:rsidRPr="00C930FC" w:rsidRDefault="0051727D" w:rsidP="00BE5E7F">
      <w:pPr>
        <w:rPr>
          <w:del w:id="606" w:author="Alba Colomer Padrosa" w:date="2020-11-30T08:18:00Z"/>
        </w:rPr>
      </w:pPr>
    </w:p>
    <w:p w14:paraId="4BA9D580" w14:textId="178E73C7" w:rsidR="00A13D77" w:rsidRPr="00C930FC" w:rsidRDefault="00A13D77" w:rsidP="00BE5E7F">
      <w:pPr>
        <w:rPr>
          <w:del w:id="607" w:author="Alba Colomer Padrosa" w:date="2020-11-30T08:18:00Z"/>
        </w:rPr>
      </w:pPr>
      <w:del w:id="608" w:author="Alba Colomer Padrosa" w:date="2020-11-30T08:18:00Z">
        <w:r w:rsidDel="58061BD8">
          <w:delText>In terms of participation, the figures also look promising, especially compared to the situation in 2017 when the SIA RSAP system for electronic procurement was in place:</w:delText>
        </w:r>
      </w:del>
    </w:p>
    <w:p w14:paraId="62940292" w14:textId="77777777" w:rsidR="00C40097" w:rsidRPr="00C930FC" w:rsidRDefault="00C40097" w:rsidP="00B147C3">
      <w:pPr>
        <w:keepNext/>
        <w:jc w:val="center"/>
        <w:rPr>
          <w:del w:id="609" w:author="Alba Colomer Padrosa" w:date="2020-11-30T08:18:00Z"/>
        </w:rPr>
      </w:pPr>
      <w:del w:id="610" w:author="Alba Colomer Padrosa" w:date="2020-11-30T08:18:00Z">
        <w:r>
          <w:rPr>
            <w:noProof/>
            <w:lang w:val="en-US" w:eastAsia="en-US"/>
          </w:rPr>
          <w:drawing>
            <wp:inline distT="0" distB="0" distL="0" distR="0" wp14:anchorId="788EF928" wp14:editId="744FE86E">
              <wp:extent cx="5010148" cy="21606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10148" cy="2160691"/>
                      </a:xfrm>
                      <a:prstGeom prst="rect">
                        <a:avLst/>
                      </a:prstGeom>
                    </pic:spPr>
                  </pic:pic>
                </a:graphicData>
              </a:graphic>
            </wp:inline>
          </w:drawing>
        </w:r>
      </w:del>
    </w:p>
    <w:p w14:paraId="6D4F3739" w14:textId="6AB962D5" w:rsidR="00A13D77" w:rsidRPr="00C930FC" w:rsidRDefault="00C40097" w:rsidP="00AD0759">
      <w:pPr>
        <w:pStyle w:val="Legenda"/>
        <w:rPr>
          <w:del w:id="611" w:author="Alba Colomer Padrosa" w:date="2020-11-30T08:18:00Z"/>
        </w:rPr>
      </w:pPr>
      <w:bookmarkStart w:id="612" w:name="_Toc31289786"/>
      <w:del w:id="613" w:author="Alba Colomer Padrosa" w:date="2020-11-30T08:18:00Z">
        <w:r w:rsidDel="58061BD8">
          <w:delText xml:space="preserve">Figure </w:delText>
        </w:r>
      </w:del>
      <w:r>
        <w:fldChar w:fldCharType="begin"/>
      </w:r>
      <w:r>
        <w:instrText>SEQ Figure \* ARABIC</w:instrText>
      </w:r>
      <w:r>
        <w:fldChar w:fldCharType="separate"/>
      </w:r>
      <w:del w:id="614" w:author="Alba Colomer Padrosa" w:date="2020-11-30T08:18:00Z">
        <w:r w:rsidDel="58061BD8">
          <w:delText>6</w:delText>
        </w:r>
      </w:del>
      <w:r>
        <w:fldChar w:fldCharType="end"/>
      </w:r>
      <w:del w:id="615" w:author="Alba Colomer Padrosa" w:date="2020-11-30T08:18:00Z">
        <w:r w:rsidDel="58061BD8">
          <w:delText>. MTender participation figures</w:delText>
        </w:r>
        <w:bookmarkEnd w:id="612"/>
      </w:del>
    </w:p>
    <w:p w14:paraId="2A7831E4" w14:textId="77777777" w:rsidR="00B147C3" w:rsidRPr="00C930FC" w:rsidRDefault="00B147C3" w:rsidP="00016ACD">
      <w:pPr>
        <w:rPr>
          <w:del w:id="616" w:author="Alba Colomer Padrosa" w:date="2020-11-30T08:18:00Z"/>
        </w:rPr>
      </w:pPr>
    </w:p>
    <w:p w14:paraId="1670E70E" w14:textId="4EFC578F" w:rsidR="00D31128" w:rsidRPr="00C930FC" w:rsidRDefault="00D31128" w:rsidP="00016ACD">
      <w:pPr>
        <w:rPr>
          <w:del w:id="617" w:author="Alba Colomer Padrosa" w:date="2020-11-30T08:18:00Z"/>
        </w:rPr>
      </w:pPr>
      <w:del w:id="618" w:author="Alba Colomer Padrosa" w:date="2020-11-30T08:18:00Z">
        <w:r w:rsidDel="58061BD8">
          <w:delText xml:space="preserve">Finally, it is also worth mentioning the price tag of the project, which gives a good idea on what to expect from a similar project and demonstrates how, with minimum investment, great results can be achieved. At this point, the pilot system set up in Moldova has cost around EUR 700,000. Fully fledged digital procurement is estimated to reach EUR 1,500,000. </w:delText>
        </w:r>
      </w:del>
    </w:p>
    <w:p w14:paraId="70B6BB56" w14:textId="05A449D6" w:rsidR="00016ACD" w:rsidRPr="00C930FC" w:rsidRDefault="00016ACD" w:rsidP="00016ACD">
      <w:pPr>
        <w:rPr>
          <w:del w:id="619" w:author="Alba Colomer Padrosa" w:date="2020-11-30T08:18:00Z"/>
        </w:rPr>
      </w:pPr>
      <w:del w:id="620" w:author="Alba Colomer Padrosa" w:date="2020-11-30T08:18:00Z">
        <w:r w:rsidDel="58061BD8">
          <w:delText>Overall, the pilot of the MTender System radically transformed public procurement in Moldova and moved it from Step 2 to Step 4 of the digital transformation process, with an excellent value for money:</w:delText>
        </w:r>
      </w:del>
    </w:p>
    <w:p w14:paraId="76896136" w14:textId="1E414DD0" w:rsidR="008C540A" w:rsidRPr="00C930FC" w:rsidRDefault="00D36F0E" w:rsidP="00B147C3">
      <w:pPr>
        <w:keepNext/>
        <w:jc w:val="center"/>
        <w:rPr>
          <w:del w:id="621" w:author="Alba Colomer Padrosa" w:date="2020-11-30T08:18:00Z"/>
        </w:rPr>
      </w:pPr>
      <w:del w:id="622" w:author="Alba Colomer Padrosa" w:date="2020-11-30T08:18:00Z">
        <w:r>
          <w:rPr>
            <w:noProof/>
            <w:lang w:val="en-US" w:eastAsia="en-US"/>
          </w:rPr>
          <w:drawing>
            <wp:inline distT="0" distB="0" distL="0" distR="0" wp14:anchorId="58A4897E" wp14:editId="356694AC">
              <wp:extent cx="5399998" cy="276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399998" cy="2765025"/>
                      </a:xfrm>
                      <a:prstGeom prst="rect">
                        <a:avLst/>
                      </a:prstGeom>
                    </pic:spPr>
                  </pic:pic>
                </a:graphicData>
              </a:graphic>
            </wp:inline>
          </w:drawing>
        </w:r>
      </w:del>
    </w:p>
    <w:p w14:paraId="33B17FEC" w14:textId="6E02BF63" w:rsidR="00016ACD" w:rsidRPr="00C930FC" w:rsidRDefault="008C540A" w:rsidP="00AD0759">
      <w:pPr>
        <w:pStyle w:val="Legenda"/>
        <w:rPr>
          <w:del w:id="623" w:author="Alba Colomer Padrosa" w:date="2020-11-30T08:18:00Z"/>
        </w:rPr>
      </w:pPr>
      <w:bookmarkStart w:id="624" w:name="_Toc31289787"/>
      <w:del w:id="625" w:author="Alba Colomer Padrosa" w:date="2020-11-30T08:18:00Z">
        <w:r w:rsidDel="58061BD8">
          <w:delText xml:space="preserve">Figure </w:delText>
        </w:r>
      </w:del>
      <w:r>
        <w:fldChar w:fldCharType="begin"/>
      </w:r>
      <w:r>
        <w:instrText>SEQ Figure \* ARABIC</w:instrText>
      </w:r>
      <w:r>
        <w:fldChar w:fldCharType="separate"/>
      </w:r>
      <w:del w:id="626" w:author="Alba Colomer Padrosa" w:date="2020-11-30T08:18:00Z">
        <w:r w:rsidDel="58061BD8">
          <w:delText>7</w:delText>
        </w:r>
      </w:del>
      <w:r>
        <w:fldChar w:fldCharType="end"/>
      </w:r>
      <w:del w:id="627" w:author="Alba Colomer Padrosa" w:date="2020-11-30T08:18:00Z">
        <w:r w:rsidDel="58061BD8">
          <w:delText>. MTender public procurement stage</w:delText>
        </w:r>
        <w:bookmarkEnd w:id="624"/>
      </w:del>
    </w:p>
    <w:p w14:paraId="777F6997" w14:textId="77777777" w:rsidR="00AD0759" w:rsidRPr="00C930FC" w:rsidRDefault="00AD0759" w:rsidP="00AD0759">
      <w:pPr>
        <w:rPr>
          <w:del w:id="628" w:author="Alba Colomer Padrosa" w:date="2020-11-30T08:18:00Z"/>
        </w:rPr>
      </w:pPr>
    </w:p>
    <w:p w14:paraId="4ED9BB88" w14:textId="2D7441D9" w:rsidR="00FE5695" w:rsidRPr="00C930FC" w:rsidRDefault="00FE5695" w:rsidP="00FE5695">
      <w:pPr>
        <w:pStyle w:val="Nagwek2"/>
        <w:ind w:left="576"/>
        <w:rPr>
          <w:del w:id="629" w:author="Alba Colomer Padrosa" w:date="2020-11-30T08:20:00Z"/>
          <w:rFonts w:cs="Times New Roman"/>
        </w:rPr>
      </w:pPr>
      <w:del w:id="630" w:author="Alba Colomer Padrosa" w:date="2020-11-30T08:20:00Z">
        <w:r w:rsidRPr="58061BD8" w:rsidDel="58061BD8">
          <w:rPr>
            <w:rFonts w:cs="Times New Roman"/>
          </w:rPr>
          <w:delText>Key findings from previous experiences</w:delText>
        </w:r>
      </w:del>
    </w:p>
    <w:p w14:paraId="7EEDF0C9" w14:textId="1A355FE4" w:rsidR="00824890" w:rsidRPr="00C930FC" w:rsidRDefault="00824890" w:rsidP="00B147C3">
      <w:pPr>
        <w:rPr>
          <w:del w:id="631" w:author="Alba Colomer Padrosa" w:date="2020-11-30T08:20:00Z"/>
        </w:rPr>
      </w:pPr>
      <w:del w:id="632" w:author="Alba Colomer Padrosa" w:date="2020-11-30T08:20:00Z">
        <w:r w:rsidDel="58061BD8">
          <w:delText>The following key points summarise the main lessons learnt from the EBRD experience. They are organised according to the three areas of decision: legal, business and technology.</w:delText>
        </w:r>
      </w:del>
    </w:p>
    <w:p w14:paraId="4368CC54" w14:textId="1AD8CE1C" w:rsidR="0051727D" w:rsidRPr="00C930FC" w:rsidRDefault="00D51716">
      <w:pPr>
        <w:pStyle w:val="Legenda"/>
        <w:rPr>
          <w:del w:id="633" w:author="Alba Colomer Padrosa" w:date="2020-11-30T08:20:00Z"/>
        </w:rPr>
        <w:pPrChange w:id="634" w:author="Chris Smith" w:date="2020-10-14T09:38:00Z">
          <w:pPr/>
        </w:pPrChange>
      </w:pPr>
      <w:ins w:id="635" w:author="Chris Smith" w:date="2020-10-14T09:38:00Z">
        <w:del w:id="636" w:author="Alba Colomer Padrosa" w:date="2020-11-30T08:20:00Z">
          <w:r w:rsidDel="58061BD8">
            <w:delText xml:space="preserve">Table </w:delText>
          </w:r>
        </w:del>
        <w:r>
          <w:fldChar w:fldCharType="begin"/>
        </w:r>
        <w:r>
          <w:instrText xml:space="preserve"> SEQ Table \* ARABIC </w:instrText>
        </w:r>
      </w:ins>
      <w:r>
        <w:fldChar w:fldCharType="separate"/>
      </w:r>
      <w:ins w:id="637" w:author="Chris Smith" w:date="2020-10-14T09:38:00Z">
        <w:del w:id="638" w:author="Alba Colomer Padrosa" w:date="2020-11-30T08:20:00Z">
          <w:r w:rsidRPr="58061BD8" w:rsidDel="58061BD8">
            <w:rPr>
              <w:rPrChange w:id="639" w:author="Chris Smith" w:date="2020-11-28T15:13:00Z">
                <w:rPr>
                  <w:noProof/>
                </w:rPr>
              </w:rPrChange>
            </w:rPr>
            <w:delText>4</w:delText>
          </w:r>
        </w:del>
        <w:r>
          <w:fldChar w:fldCharType="end"/>
        </w:r>
        <w:del w:id="640" w:author="Alba Colomer Padrosa" w:date="2020-11-30T08:20:00Z">
          <w:r w:rsidDel="58061BD8">
            <w:delText xml:space="preserve"> key findings from previous experience</w:delText>
          </w:r>
        </w:del>
      </w:ins>
    </w:p>
    <w:tbl>
      <w:tblPr>
        <w:tblStyle w:val="Tabela-Siatka"/>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2258"/>
        <w:gridCol w:w="6469"/>
      </w:tblGrid>
      <w:tr w:rsidR="00E2022E" w:rsidRPr="00C930FC" w14:paraId="5E7A9CC8" w14:textId="77777777" w:rsidTr="58061BD8">
        <w:trPr>
          <w:del w:id="641" w:author="Alba Colomer Padrosa" w:date="2020-11-30T08:20:00Z"/>
        </w:trPr>
        <w:tc>
          <w:tcPr>
            <w:tcW w:w="2263" w:type="dxa"/>
            <w:shd w:val="clear" w:color="auto" w:fill="00AE9E"/>
            <w:vAlign w:val="center"/>
          </w:tcPr>
          <w:p w14:paraId="2A4511A4" w14:textId="3F41046E" w:rsidR="00E2022E" w:rsidRPr="00C930FC" w:rsidRDefault="00886BDD" w:rsidP="003926B7">
            <w:pPr>
              <w:pStyle w:val="Tekstpodstawowy"/>
              <w:jc w:val="center"/>
              <w:rPr>
                <w:b/>
                <w:bCs/>
                <w:color w:val="FFFFFF" w:themeColor="background1"/>
              </w:rPr>
            </w:pPr>
            <w:r w:rsidRPr="00C930FC">
              <w:rPr>
                <w:b/>
                <w:bCs/>
                <w:color w:val="FFFFFF" w:themeColor="background1"/>
              </w:rPr>
              <w:t>LEGAL</w:t>
            </w:r>
          </w:p>
        </w:tc>
        <w:tc>
          <w:tcPr>
            <w:tcW w:w="6514" w:type="dxa"/>
          </w:tcPr>
          <w:p w14:paraId="69A128C0" w14:textId="6BC180EB" w:rsidR="00ED28B0" w:rsidRPr="00C930FC" w:rsidRDefault="00ED28B0" w:rsidP="00E87797">
            <w:pPr>
              <w:numPr>
                <w:ilvl w:val="0"/>
                <w:numId w:val="28"/>
              </w:numPr>
              <w:tabs>
                <w:tab w:val="clear" w:pos="720"/>
                <w:tab w:val="num" w:pos="321"/>
              </w:tabs>
              <w:spacing w:before="0" w:after="68"/>
              <w:ind w:left="324" w:hanging="284"/>
              <w:contextualSpacing/>
              <w:jc w:val="left"/>
            </w:pPr>
            <w:r w:rsidRPr="00C930FC">
              <w:rPr>
                <w:rFonts w:eastAsia="+mn-ea"/>
                <w:color w:val="000000"/>
                <w:kern w:val="24"/>
              </w:rPr>
              <w:t>Include all mandatory default procedures as defined by the EUPD 2014</w:t>
            </w:r>
            <w:r w:rsidR="00962314" w:rsidRPr="00C930FC">
              <w:rPr>
                <w:rStyle w:val="Odwoanieprzypisudolnego"/>
                <w:rFonts w:ascii="Times New Roman" w:eastAsia="+mn-ea" w:hAnsi="Times New Roman"/>
                <w:color w:val="000000"/>
                <w:kern w:val="24"/>
              </w:rPr>
              <w:footnoteReference w:id="5"/>
            </w:r>
          </w:p>
          <w:p w14:paraId="66A5396B" w14:textId="77777777" w:rsidR="00ED28B0" w:rsidRPr="00C930FC" w:rsidRDefault="00ED28B0" w:rsidP="00E87797">
            <w:pPr>
              <w:numPr>
                <w:ilvl w:val="0"/>
                <w:numId w:val="28"/>
              </w:numPr>
              <w:tabs>
                <w:tab w:val="clear" w:pos="720"/>
                <w:tab w:val="num" w:pos="321"/>
              </w:tabs>
              <w:spacing w:before="0" w:after="68"/>
              <w:ind w:left="324" w:hanging="284"/>
              <w:contextualSpacing/>
              <w:jc w:val="left"/>
            </w:pPr>
            <w:r w:rsidRPr="00C930FC">
              <w:rPr>
                <w:rFonts w:eastAsia="+mn-ea"/>
                <w:color w:val="000000"/>
                <w:kern w:val="24"/>
                <w:szCs w:val="22"/>
              </w:rPr>
              <w:t>Establish mandatory use of electronic procedures</w:t>
            </w:r>
          </w:p>
          <w:p w14:paraId="6B98BEBF" w14:textId="3E833C85" w:rsidR="00ED28B0" w:rsidRPr="00C930FC" w:rsidRDefault="00DE4EDD" w:rsidP="00E87797">
            <w:pPr>
              <w:numPr>
                <w:ilvl w:val="0"/>
                <w:numId w:val="28"/>
              </w:numPr>
              <w:tabs>
                <w:tab w:val="clear" w:pos="720"/>
                <w:tab w:val="num" w:pos="321"/>
              </w:tabs>
              <w:spacing w:before="0" w:after="68"/>
              <w:ind w:left="324" w:hanging="284"/>
              <w:contextualSpacing/>
              <w:jc w:val="left"/>
            </w:pPr>
            <w:r w:rsidRPr="00C930FC">
              <w:rPr>
                <w:rFonts w:eastAsia="+mn-ea"/>
                <w:color w:val="000000"/>
                <w:kern w:val="24"/>
                <w:szCs w:val="22"/>
              </w:rPr>
              <w:t>Guarantee that all contracting authorities apply the same rules and follow a uniform business process</w:t>
            </w:r>
            <w:r w:rsidR="00D675FE" w:rsidRPr="00C930FC">
              <w:rPr>
                <w:rFonts w:eastAsia="+mn-ea"/>
                <w:color w:val="000000"/>
                <w:kern w:val="24"/>
                <w:szCs w:val="22"/>
              </w:rPr>
              <w:t xml:space="preserve"> by design</w:t>
            </w:r>
          </w:p>
          <w:p w14:paraId="36C27E78" w14:textId="3B740954" w:rsidR="00E2022E" w:rsidRPr="00C930FC" w:rsidRDefault="00ED28B0" w:rsidP="00E87797">
            <w:pPr>
              <w:numPr>
                <w:ilvl w:val="0"/>
                <w:numId w:val="28"/>
              </w:numPr>
              <w:tabs>
                <w:tab w:val="clear" w:pos="720"/>
                <w:tab w:val="num" w:pos="321"/>
              </w:tabs>
              <w:spacing w:before="0" w:after="68"/>
              <w:ind w:left="324" w:hanging="284"/>
              <w:contextualSpacing/>
              <w:jc w:val="left"/>
            </w:pPr>
            <w:r w:rsidRPr="00C930FC">
              <w:rPr>
                <w:rFonts w:eastAsia="+mn-ea"/>
                <w:color w:val="000000"/>
                <w:kern w:val="24"/>
                <w:szCs w:val="22"/>
              </w:rPr>
              <w:t>Adjust the institutional structure to cope with the eProcurement reform</w:t>
            </w:r>
          </w:p>
        </w:tc>
      </w:tr>
      <w:tr w:rsidR="00E2022E" w:rsidRPr="00C930FC" w14:paraId="03DBA06C" w14:textId="77777777" w:rsidTr="58061BD8">
        <w:trPr>
          <w:del w:id="642" w:author="Alba Colomer Padrosa" w:date="2020-11-30T08:20:00Z"/>
        </w:trPr>
        <w:tc>
          <w:tcPr>
            <w:tcW w:w="2263" w:type="dxa"/>
            <w:shd w:val="clear" w:color="auto" w:fill="008276"/>
            <w:vAlign w:val="center"/>
          </w:tcPr>
          <w:p w14:paraId="20DD80AC" w14:textId="6092108D" w:rsidR="00E2022E" w:rsidRPr="00C930FC" w:rsidRDefault="00886BDD" w:rsidP="003926B7">
            <w:pPr>
              <w:pStyle w:val="Tekstpodstawowy"/>
              <w:jc w:val="center"/>
              <w:rPr>
                <w:b/>
                <w:bCs/>
                <w:color w:val="FFFFFF" w:themeColor="background1"/>
              </w:rPr>
            </w:pPr>
            <w:r w:rsidRPr="00C930FC">
              <w:rPr>
                <w:b/>
                <w:bCs/>
                <w:color w:val="FFFFFF" w:themeColor="background1"/>
              </w:rPr>
              <w:t>BUSINESS</w:t>
            </w:r>
          </w:p>
        </w:tc>
        <w:tc>
          <w:tcPr>
            <w:tcW w:w="6514" w:type="dxa"/>
          </w:tcPr>
          <w:p w14:paraId="2BB1F9E2" w14:textId="4859AB45" w:rsidR="00AD7377"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Involve political decision-makers</w:t>
            </w:r>
          </w:p>
          <w:p w14:paraId="65CC1111" w14:textId="330C4724" w:rsidR="00AD7377"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Involve multidisciplinary stakeholders in the procurement process reform</w:t>
            </w:r>
          </w:p>
          <w:p w14:paraId="60B79B55" w14:textId="77777777" w:rsidR="00AD7377"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Adapt the eProcurement system to the local public procurement market</w:t>
            </w:r>
          </w:p>
          <w:p w14:paraId="7ECEE3C4" w14:textId="77777777" w:rsidR="00AD7377"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Leverage technology to push for change of current practices</w:t>
            </w:r>
          </w:p>
          <w:p w14:paraId="6204D8E0" w14:textId="0CAC6068" w:rsidR="00AD7377"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 xml:space="preserve">Establish strategic procurement centralised in framework agreements </w:t>
            </w:r>
            <w:r w:rsidR="00B13CAF" w:rsidRPr="00C930FC">
              <w:rPr>
                <w:rFonts w:eastAsia="+mn-ea"/>
                <w:color w:val="000000"/>
                <w:kern w:val="24"/>
                <w:szCs w:val="22"/>
              </w:rPr>
              <w:t xml:space="preserve">that are </w:t>
            </w:r>
            <w:r w:rsidRPr="00C930FC">
              <w:rPr>
                <w:rFonts w:eastAsia="+mn-ea"/>
                <w:color w:val="000000"/>
                <w:kern w:val="24"/>
                <w:szCs w:val="22"/>
              </w:rPr>
              <w:t>mandatory for central government and contracting entities, financed from the state budget</w:t>
            </w:r>
          </w:p>
          <w:p w14:paraId="6F01012F" w14:textId="77777777" w:rsidR="00AD7377"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Open public procurement data</w:t>
            </w:r>
          </w:p>
          <w:p w14:paraId="6C9DFC0E" w14:textId="0580BB84" w:rsidR="00E2022E" w:rsidRPr="00C930FC" w:rsidRDefault="00AD737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Plan change management and communication strategy</w:t>
            </w:r>
          </w:p>
        </w:tc>
      </w:tr>
      <w:tr w:rsidR="00E2022E" w:rsidRPr="00C930FC" w14:paraId="3CC3BCA6" w14:textId="77777777" w:rsidTr="58061BD8">
        <w:trPr>
          <w:del w:id="643" w:author="Alba Colomer Padrosa" w:date="2020-11-30T08:20:00Z"/>
        </w:trPr>
        <w:tc>
          <w:tcPr>
            <w:tcW w:w="2263" w:type="dxa"/>
            <w:shd w:val="clear" w:color="auto" w:fill="00574F"/>
            <w:vAlign w:val="center"/>
          </w:tcPr>
          <w:p w14:paraId="1BA6021D" w14:textId="14127D78" w:rsidR="00E2022E" w:rsidRPr="00C930FC" w:rsidRDefault="00886BDD" w:rsidP="003926B7">
            <w:pPr>
              <w:pStyle w:val="Tekstpodstawowy"/>
              <w:jc w:val="center"/>
              <w:rPr>
                <w:b/>
                <w:bCs/>
                <w:color w:val="FFFFFF" w:themeColor="background1"/>
              </w:rPr>
            </w:pPr>
            <w:r w:rsidRPr="00C930FC">
              <w:rPr>
                <w:b/>
                <w:bCs/>
                <w:color w:val="FFFFFF" w:themeColor="background1"/>
              </w:rPr>
              <w:t>TECHNOLOGY</w:t>
            </w:r>
          </w:p>
        </w:tc>
        <w:tc>
          <w:tcPr>
            <w:tcW w:w="6514" w:type="dxa"/>
          </w:tcPr>
          <w:p w14:paraId="3AE0E461" w14:textId="77777777" w:rsidR="00E87797" w:rsidRPr="00C930FC" w:rsidRDefault="00E8779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Implement a rational scope of functionalities in a gradual way</w:t>
            </w:r>
          </w:p>
          <w:p w14:paraId="60A62EFC" w14:textId="7911F815" w:rsidR="00E87797" w:rsidRPr="00C930FC" w:rsidRDefault="00E8779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 xml:space="preserve">Interoperability matters and should be </w:t>
            </w:r>
            <w:r w:rsidR="00ED3E92" w:rsidRPr="00C930FC">
              <w:rPr>
                <w:rFonts w:eastAsia="+mn-ea"/>
                <w:color w:val="000000"/>
                <w:kern w:val="24"/>
                <w:szCs w:val="22"/>
              </w:rPr>
              <w:t>considered</w:t>
            </w:r>
            <w:r w:rsidRPr="00C930FC">
              <w:rPr>
                <w:rFonts w:eastAsia="+mn-ea"/>
                <w:color w:val="000000"/>
                <w:kern w:val="24"/>
                <w:szCs w:val="22"/>
              </w:rPr>
              <w:t xml:space="preserve"> early in the process</w:t>
            </w:r>
          </w:p>
          <w:p w14:paraId="626559E7" w14:textId="4BFB408F" w:rsidR="00E87797" w:rsidRPr="00C930FC" w:rsidRDefault="00E87797" w:rsidP="00E87797">
            <w:pPr>
              <w:numPr>
                <w:ilvl w:val="0"/>
                <w:numId w:val="28"/>
              </w:numPr>
              <w:tabs>
                <w:tab w:val="clear" w:pos="720"/>
                <w:tab w:val="num" w:pos="321"/>
              </w:tabs>
              <w:spacing w:before="0" w:after="68"/>
              <w:ind w:left="324" w:hanging="284"/>
              <w:contextualSpacing/>
              <w:jc w:val="left"/>
              <w:rPr>
                <w:rFonts w:eastAsia="+mn-ea"/>
                <w:color w:val="000000"/>
                <w:kern w:val="24"/>
                <w:szCs w:val="22"/>
              </w:rPr>
            </w:pPr>
            <w:r w:rsidRPr="00C930FC">
              <w:rPr>
                <w:rFonts w:eastAsia="+mn-ea"/>
                <w:color w:val="000000"/>
                <w:kern w:val="24"/>
                <w:szCs w:val="22"/>
              </w:rPr>
              <w:t xml:space="preserve">Do not request </w:t>
            </w:r>
            <w:r w:rsidR="00B13CAF" w:rsidRPr="00C930FC">
              <w:rPr>
                <w:rFonts w:eastAsia="+mn-ea"/>
                <w:color w:val="000000"/>
                <w:kern w:val="24"/>
                <w:szCs w:val="22"/>
              </w:rPr>
              <w:t xml:space="preserve">an </w:t>
            </w:r>
            <w:r w:rsidRPr="00C930FC">
              <w:rPr>
                <w:rFonts w:eastAsia="+mn-ea"/>
                <w:color w:val="000000"/>
                <w:kern w:val="24"/>
                <w:szCs w:val="22"/>
              </w:rPr>
              <w:t>electronic signature for tender participation</w:t>
            </w:r>
          </w:p>
          <w:p w14:paraId="4AABD2D3" w14:textId="3FE8D81F" w:rsidR="00E2022E" w:rsidRPr="00C930FC" w:rsidRDefault="00E87797" w:rsidP="00E87797">
            <w:pPr>
              <w:numPr>
                <w:ilvl w:val="0"/>
                <w:numId w:val="28"/>
              </w:numPr>
              <w:tabs>
                <w:tab w:val="clear" w:pos="720"/>
                <w:tab w:val="num" w:pos="321"/>
              </w:tabs>
              <w:spacing w:before="0" w:after="68"/>
              <w:ind w:left="324" w:hanging="284"/>
              <w:contextualSpacing/>
              <w:jc w:val="left"/>
            </w:pPr>
            <w:r w:rsidRPr="00C930FC">
              <w:rPr>
                <w:rFonts w:eastAsia="+mn-ea"/>
                <w:color w:val="000000"/>
                <w:kern w:val="24"/>
                <w:szCs w:val="22"/>
              </w:rPr>
              <w:t xml:space="preserve">Introduce </w:t>
            </w:r>
            <w:r w:rsidR="00AF5D79" w:rsidRPr="00C930FC">
              <w:rPr>
                <w:rFonts w:eastAsia="+mn-ea"/>
                <w:color w:val="000000"/>
                <w:kern w:val="24"/>
                <w:szCs w:val="22"/>
              </w:rPr>
              <w:t xml:space="preserve">a </w:t>
            </w:r>
            <w:r w:rsidRPr="00C930FC">
              <w:rPr>
                <w:rFonts w:eastAsia="+mn-ea"/>
                <w:color w:val="000000"/>
                <w:kern w:val="24"/>
                <w:szCs w:val="22"/>
              </w:rPr>
              <w:t>qualified electronic signature in online contract signing</w:t>
            </w:r>
          </w:p>
        </w:tc>
        <w:bookmarkStart w:id="644" w:name="_Toc57705312"/>
        <w:bookmarkEnd w:id="644"/>
      </w:tr>
    </w:tbl>
    <w:p w14:paraId="7BB755F0" w14:textId="77777777" w:rsidR="0051727D" w:rsidRPr="00C930FC" w:rsidRDefault="0051727D" w:rsidP="0051727D">
      <w:pPr>
        <w:pStyle w:val="Nagwek1"/>
        <w:numPr>
          <w:ilvl w:val="0"/>
          <w:numId w:val="0"/>
        </w:numPr>
        <w:ind w:left="432"/>
        <w:rPr>
          <w:del w:id="645" w:author="Alba Colomer Padrosa" w:date="2020-11-30T08:20:00Z"/>
        </w:rPr>
      </w:pPr>
      <w:bookmarkStart w:id="646" w:name="_Toc57705313"/>
      <w:bookmarkStart w:id="647" w:name="_Ref24099406"/>
      <w:bookmarkEnd w:id="646"/>
    </w:p>
    <w:p w14:paraId="445BFA95" w14:textId="574E62DD" w:rsidR="00276C58" w:rsidRPr="00C930FC" w:rsidRDefault="58061BD8" w:rsidP="00E549C1">
      <w:pPr>
        <w:pStyle w:val="Nagwek1"/>
      </w:pPr>
      <w:bookmarkStart w:id="648" w:name="_Toc57705314"/>
      <w:r>
        <w:t>Open Contracting Digital Procurement System concept</w:t>
      </w:r>
      <w:bookmarkEnd w:id="647"/>
      <w:bookmarkEnd w:id="648"/>
    </w:p>
    <w:p w14:paraId="103DD0BF" w14:textId="41672CD3" w:rsidR="0073503E" w:rsidRPr="00C930FC" w:rsidRDefault="0073503E" w:rsidP="00B147C3">
      <w:r w:rsidRPr="00C930FC">
        <w:t>The</w:t>
      </w:r>
      <w:r w:rsidR="00985712" w:rsidRPr="00C930FC">
        <w:t xml:space="preserve"> Open Contracting Digital Procurement System (OCDPS) concept </w:t>
      </w:r>
      <w:r w:rsidR="000735E9" w:rsidRPr="00C930FC">
        <w:t xml:space="preserve">has been designed </w:t>
      </w:r>
      <w:r w:rsidR="00AF5D79" w:rsidRPr="00C930FC">
        <w:t xml:space="preserve">with </w:t>
      </w:r>
      <w:r w:rsidR="000735E9" w:rsidRPr="00C930FC">
        <w:t>six key pillars</w:t>
      </w:r>
      <w:r w:rsidR="00AF5D79" w:rsidRPr="00C930FC">
        <w:t xml:space="preserve"> in mind</w:t>
      </w:r>
      <w:r w:rsidRPr="00C930FC">
        <w:t>:</w:t>
      </w:r>
    </w:p>
    <w:p w14:paraId="2E7DE5C9" w14:textId="30CE40C9" w:rsidR="0073503E" w:rsidRPr="00C930FC" w:rsidRDefault="00D36F0E" w:rsidP="0073503E">
      <w:pPr>
        <w:jc w:val="center"/>
      </w:pPr>
      <w:r w:rsidRPr="00E827EB">
        <w:rPr>
          <w:noProof/>
          <w:lang w:val="en-US" w:eastAsia="en-US"/>
        </w:rPr>
        <w:drawing>
          <wp:inline distT="0" distB="0" distL="0" distR="0" wp14:anchorId="38001056" wp14:editId="522FFBD0">
            <wp:extent cx="4045922" cy="3781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2848" cy="3787898"/>
                    </a:xfrm>
                    <a:prstGeom prst="rect">
                      <a:avLst/>
                    </a:prstGeom>
                    <a:noFill/>
                  </pic:spPr>
                </pic:pic>
              </a:graphicData>
            </a:graphic>
          </wp:inline>
        </w:drawing>
      </w:r>
    </w:p>
    <w:p w14:paraId="2EE524EA" w14:textId="28D740A4" w:rsidR="0073503E" w:rsidRPr="00C930FC" w:rsidRDefault="0073503E" w:rsidP="00AD0759">
      <w:pPr>
        <w:pStyle w:val="Legenda"/>
      </w:pPr>
      <w:bookmarkStart w:id="649" w:name="_Toc31289788"/>
      <w:r w:rsidRPr="00C930FC">
        <w:t xml:space="preserve">Figure </w:t>
      </w:r>
      <w:r w:rsidRPr="00C930FC">
        <w:fldChar w:fldCharType="begin"/>
      </w:r>
      <w:r w:rsidRPr="00C930FC">
        <w:instrText>SEQ Figure \* ARABIC</w:instrText>
      </w:r>
      <w:r w:rsidRPr="00C930FC">
        <w:fldChar w:fldCharType="separate"/>
      </w:r>
      <w:r w:rsidR="00AD3DB0" w:rsidRPr="00C930FC">
        <w:t>8</w:t>
      </w:r>
      <w:r w:rsidRPr="00C930FC">
        <w:fldChar w:fldCharType="end"/>
      </w:r>
      <w:r w:rsidR="008A2D09" w:rsidRPr="00C930FC">
        <w:t>.</w:t>
      </w:r>
      <w:r w:rsidRPr="00C930FC">
        <w:t xml:space="preserve"> Main pillars of </w:t>
      </w:r>
      <w:r w:rsidR="006847F3" w:rsidRPr="00C930FC">
        <w:t>OCDPS</w:t>
      </w:r>
      <w:bookmarkEnd w:id="649"/>
    </w:p>
    <w:p w14:paraId="0CA04658" w14:textId="77777777" w:rsidR="0051727D" w:rsidRPr="00C930FC" w:rsidRDefault="0051727D" w:rsidP="0051727D">
      <w:pPr>
        <w:pStyle w:val="Bullets1"/>
        <w:numPr>
          <w:ilvl w:val="0"/>
          <w:numId w:val="0"/>
        </w:numPr>
        <w:ind w:left="360"/>
      </w:pPr>
    </w:p>
    <w:p w14:paraId="27C5F722" w14:textId="4BFF83E8" w:rsidR="0073503E" w:rsidRPr="00C930FC" w:rsidRDefault="0073503E" w:rsidP="0073503E">
      <w:pPr>
        <w:pStyle w:val="Bullets1"/>
      </w:pPr>
      <w:r w:rsidRPr="00C930FC">
        <w:rPr>
          <w:b/>
        </w:rPr>
        <w:t>Cost</w:t>
      </w:r>
      <w:r w:rsidR="00AF5D79" w:rsidRPr="00C930FC">
        <w:rPr>
          <w:b/>
        </w:rPr>
        <w:t xml:space="preserve"> </w:t>
      </w:r>
      <w:r w:rsidRPr="00C930FC">
        <w:rPr>
          <w:b/>
        </w:rPr>
        <w:t>and</w:t>
      </w:r>
      <w:r w:rsidR="00AF5D79" w:rsidRPr="00C930FC">
        <w:rPr>
          <w:b/>
        </w:rPr>
        <w:t xml:space="preserve"> </w:t>
      </w:r>
      <w:r w:rsidRPr="00C930FC">
        <w:rPr>
          <w:b/>
        </w:rPr>
        <w:t>time efficient implementation</w:t>
      </w:r>
      <w:r w:rsidRPr="00C930FC">
        <w:t xml:space="preserve">: </w:t>
      </w:r>
      <w:r w:rsidR="00AF5D79" w:rsidRPr="00C930FC">
        <w:t>T</w:t>
      </w:r>
      <w:r w:rsidRPr="00C930FC">
        <w:t xml:space="preserve">he eProcurement scheme </w:t>
      </w:r>
      <w:r w:rsidR="00AF5D79" w:rsidRPr="00C930FC">
        <w:t>seeks</w:t>
      </w:r>
      <w:r w:rsidRPr="00C930FC">
        <w:t xml:space="preserve"> cost and time efficiencies through a) </w:t>
      </w:r>
      <w:r w:rsidR="00AF5D79" w:rsidRPr="00C930FC">
        <w:t xml:space="preserve">a </w:t>
      </w:r>
      <w:r w:rsidRPr="00C930FC">
        <w:t xml:space="preserve">high-level standardisation of procurement process; b) </w:t>
      </w:r>
      <w:r w:rsidR="00AF5D79" w:rsidRPr="00C930FC">
        <w:t xml:space="preserve">the </w:t>
      </w:r>
      <w:r w:rsidRPr="00C930FC">
        <w:t xml:space="preserve">modular design of electronic workflows; </w:t>
      </w:r>
      <w:r w:rsidR="00AF5D79" w:rsidRPr="00C930FC">
        <w:t xml:space="preserve">and </w:t>
      </w:r>
      <w:r w:rsidRPr="00C930FC">
        <w:t>c) the re-use of existing OCDS-based tools and services to offer data analytics and market intelligence functionalities</w:t>
      </w:r>
      <w:r w:rsidR="00AF5D79" w:rsidRPr="00C930FC">
        <w:t>,</w:t>
      </w:r>
      <w:r w:rsidRPr="00C930FC">
        <w:t xml:space="preserve"> drawing on data from fully digitalised public procurement processes. </w:t>
      </w:r>
    </w:p>
    <w:p w14:paraId="70A689D2" w14:textId="627272A4" w:rsidR="0073503E" w:rsidRPr="00C930FC" w:rsidRDefault="0073503E" w:rsidP="0073503E">
      <w:pPr>
        <w:pStyle w:val="Bullets1"/>
      </w:pPr>
      <w:r w:rsidRPr="00C930FC">
        <w:rPr>
          <w:b/>
        </w:rPr>
        <w:t>Multi-platform networking model</w:t>
      </w:r>
      <w:r w:rsidRPr="00C930FC">
        <w:t xml:space="preserve">: </w:t>
      </w:r>
      <w:r w:rsidR="00AF5D79" w:rsidRPr="00C930FC">
        <w:t xml:space="preserve">The </w:t>
      </w:r>
      <w:r w:rsidRPr="00C930FC">
        <w:t>eProcurement scheme combines e-government services operated by the government with services of commercial electronic platform operators, in order to create a collaborative delivery scheme that optimises digital service accessibility and quality to end</w:t>
      </w:r>
      <w:r w:rsidR="00AF5D79" w:rsidRPr="00C930FC">
        <w:t xml:space="preserve"> </w:t>
      </w:r>
      <w:r w:rsidRPr="00C930FC">
        <w:t xml:space="preserve">users among public sector buyers and private sector </w:t>
      </w:r>
      <w:r w:rsidR="007B6C08" w:rsidRPr="00C930FC">
        <w:t>economic operator</w:t>
      </w:r>
      <w:r w:rsidRPr="00C930FC">
        <w:t xml:space="preserve">s, service providers and contractors. The eProcurement scheme is open to new </w:t>
      </w:r>
      <w:r w:rsidR="00420FD7" w:rsidRPr="00C930FC">
        <w:t>Networking</w:t>
      </w:r>
      <w:r w:rsidR="007B6C08" w:rsidRPr="00C930FC">
        <w:t xml:space="preserve"> </w:t>
      </w:r>
      <w:r w:rsidRPr="00C930FC">
        <w:t>E</w:t>
      </w:r>
      <w:r w:rsidR="007B6C08" w:rsidRPr="00C930FC">
        <w:t xml:space="preserve">lectronic </w:t>
      </w:r>
      <w:r w:rsidRPr="00C930FC">
        <w:t>P</w:t>
      </w:r>
      <w:r w:rsidR="007B6C08" w:rsidRPr="00C930FC">
        <w:t xml:space="preserve">rocurement </w:t>
      </w:r>
      <w:r w:rsidRPr="00C930FC">
        <w:t>P</w:t>
      </w:r>
      <w:r w:rsidR="007B6C08" w:rsidRPr="00C930FC">
        <w:t>latform</w:t>
      </w:r>
      <w:r w:rsidRPr="00C930FC">
        <w:t>s</w:t>
      </w:r>
      <w:r w:rsidR="007B6C08" w:rsidRPr="00C930FC">
        <w:t xml:space="preserve"> (NEPPs)</w:t>
      </w:r>
      <w:r w:rsidRPr="00C930FC">
        <w:t xml:space="preserve"> operators, to encourage innovation by new entrants and </w:t>
      </w:r>
      <w:r w:rsidR="00AF5D79" w:rsidRPr="00C930FC">
        <w:t xml:space="preserve">maintain a </w:t>
      </w:r>
      <w:r w:rsidRPr="00C930FC">
        <w:t>high quality of service for end</w:t>
      </w:r>
      <w:r w:rsidR="00AF5D79" w:rsidRPr="00C930FC">
        <w:t xml:space="preserve"> </w:t>
      </w:r>
      <w:r w:rsidRPr="00C930FC">
        <w:t>users</w:t>
      </w:r>
      <w:r w:rsidR="00AF5D79" w:rsidRPr="00C930FC">
        <w:t>.</w:t>
      </w:r>
      <w:r w:rsidRPr="00C930FC">
        <w:t xml:space="preserve"> </w:t>
      </w:r>
    </w:p>
    <w:p w14:paraId="40023F84" w14:textId="51579D06" w:rsidR="0073503E" w:rsidRPr="00C930FC" w:rsidRDefault="0073503E" w:rsidP="0073503E">
      <w:pPr>
        <w:pStyle w:val="Bullets1"/>
        <w:rPr>
          <w:b/>
        </w:rPr>
      </w:pPr>
      <w:r w:rsidRPr="00C930FC">
        <w:rPr>
          <w:b/>
        </w:rPr>
        <w:t xml:space="preserve">Sustainable digital government service: </w:t>
      </w:r>
      <w:r w:rsidR="00AF5D79" w:rsidRPr="00C930FC">
        <w:t>The</w:t>
      </w:r>
      <w:r w:rsidR="00AF5D79" w:rsidRPr="00C930FC">
        <w:rPr>
          <w:b/>
        </w:rPr>
        <w:t xml:space="preserve"> </w:t>
      </w:r>
      <w:r w:rsidRPr="00C930FC">
        <w:t xml:space="preserve">eProcurement scheme is fully funded from </w:t>
      </w:r>
      <w:r w:rsidR="00025537" w:rsidRPr="00C930FC">
        <w:t>economic operator</w:t>
      </w:r>
      <w:r w:rsidRPr="00C930FC">
        <w:t xml:space="preserve"> fees for digital procurement services; no initial funding from state budget</w:t>
      </w:r>
      <w:r w:rsidR="00AF5D79" w:rsidRPr="00C930FC">
        <w:t>s</w:t>
      </w:r>
      <w:r w:rsidRPr="00C930FC">
        <w:t xml:space="preserve"> and no later exposure of state budget</w:t>
      </w:r>
      <w:r w:rsidR="00AF5D79" w:rsidRPr="00C930FC">
        <w:t>s</w:t>
      </w:r>
      <w:r w:rsidRPr="00C930FC">
        <w:t xml:space="preserve"> is envisaged</w:t>
      </w:r>
      <w:r w:rsidR="00AF5D79" w:rsidRPr="00C930FC">
        <w:t>.</w:t>
      </w:r>
      <w:r w:rsidRPr="00C930FC">
        <w:t xml:space="preserve"> </w:t>
      </w:r>
      <w:r w:rsidR="00AF5D79" w:rsidRPr="00C930FC">
        <w:t>N</w:t>
      </w:r>
      <w:r w:rsidRPr="00C930FC">
        <w:t xml:space="preserve">o fees are charged to </w:t>
      </w:r>
      <w:r w:rsidR="00B76108" w:rsidRPr="00C930FC">
        <w:t>contracting authorities using</w:t>
      </w:r>
      <w:r w:rsidRPr="00C930FC">
        <w:t xml:space="preserve"> the system</w:t>
      </w:r>
      <w:r w:rsidR="00AF5D79" w:rsidRPr="00C930FC">
        <w:t>.</w:t>
      </w:r>
      <w:r w:rsidRPr="00C930FC">
        <w:t xml:space="preserve"> </w:t>
      </w:r>
    </w:p>
    <w:p w14:paraId="314B791B" w14:textId="2784EA68" w:rsidR="0073503E" w:rsidRPr="00C930FC" w:rsidRDefault="0073503E" w:rsidP="0073503E">
      <w:pPr>
        <w:pStyle w:val="Bullets1"/>
      </w:pPr>
      <w:r w:rsidRPr="00C930FC">
        <w:rPr>
          <w:b/>
          <w:bCs/>
        </w:rPr>
        <w:t>Open source, open data, open contracting data standard</w:t>
      </w:r>
      <w:r w:rsidRPr="00C930FC">
        <w:t xml:space="preserve">: </w:t>
      </w:r>
      <w:r w:rsidR="00AF5D79" w:rsidRPr="00C930FC">
        <w:t>T</w:t>
      </w:r>
      <w:r w:rsidRPr="00C930FC">
        <w:t xml:space="preserve">o </w:t>
      </w:r>
      <w:r w:rsidR="00C60993" w:rsidRPr="00C930FC">
        <w:t xml:space="preserve">allow </w:t>
      </w:r>
      <w:r w:rsidR="00AF5D79" w:rsidRPr="00C930FC">
        <w:t xml:space="preserve">the </w:t>
      </w:r>
      <w:r w:rsidR="00C60993" w:rsidRPr="00C930FC">
        <w:t xml:space="preserve">government to </w:t>
      </w:r>
      <w:r w:rsidRPr="00C930FC">
        <w:t xml:space="preserve">prevent </w:t>
      </w:r>
      <w:r w:rsidR="00C60993" w:rsidRPr="00C930FC">
        <w:t xml:space="preserve">the </w:t>
      </w:r>
      <w:r w:rsidRPr="00C930FC">
        <w:t xml:space="preserve">lock-in effect, only open source applications are used in the system, strengthened for higher transparency and accountability by incorporating </w:t>
      </w:r>
      <w:r w:rsidR="00AF5D79" w:rsidRPr="00C930FC">
        <w:t xml:space="preserve">the </w:t>
      </w:r>
      <w:r w:rsidRPr="00C930FC">
        <w:t>Open Contracting Data Standard</w:t>
      </w:r>
      <w:r w:rsidR="003F5602" w:rsidRPr="00C930FC">
        <w:rPr>
          <w:rStyle w:val="Odwoanieprzypisudolnego"/>
          <w:rFonts w:ascii="Times New Roman" w:hAnsi="Times New Roman"/>
        </w:rPr>
        <w:footnoteReference w:id="6"/>
      </w:r>
      <w:r w:rsidR="00AF5D79" w:rsidRPr="00C930FC">
        <w:t>.</w:t>
      </w:r>
      <w:r w:rsidRPr="00C930FC">
        <w:t xml:space="preserve"> </w:t>
      </w:r>
    </w:p>
    <w:p w14:paraId="3771C598" w14:textId="31215FA4" w:rsidR="0073503E" w:rsidRPr="00C930FC" w:rsidRDefault="0073503E" w:rsidP="0073503E">
      <w:pPr>
        <w:pStyle w:val="Bullets1"/>
      </w:pPr>
      <w:r w:rsidRPr="00C930FC">
        <w:rPr>
          <w:b/>
        </w:rPr>
        <w:t>End-to-end electronic public procurement:</w:t>
      </w:r>
      <w:r w:rsidRPr="00C930FC">
        <w:t xml:space="preserve"> </w:t>
      </w:r>
      <w:r w:rsidR="00671C39" w:rsidRPr="00C930FC">
        <w:t xml:space="preserve">The </w:t>
      </w:r>
      <w:r w:rsidRPr="00C930FC">
        <w:t xml:space="preserve">eProcurement scheme covers the entire public procurement process, from planning to invoicing and payments under public contracts, to increase </w:t>
      </w:r>
      <w:r w:rsidR="00671C39" w:rsidRPr="00C930FC">
        <w:t xml:space="preserve">the </w:t>
      </w:r>
      <w:r w:rsidRPr="00C930FC">
        <w:t>transparency and efficiency of procurement</w:t>
      </w:r>
      <w:r w:rsidR="00AF5D79" w:rsidRPr="00C930FC">
        <w:t>.</w:t>
      </w:r>
      <w:r w:rsidRPr="00C930FC">
        <w:t xml:space="preserve"> </w:t>
      </w:r>
    </w:p>
    <w:p w14:paraId="22B62852" w14:textId="685ED178" w:rsidR="0073503E" w:rsidRPr="00C930FC" w:rsidRDefault="0073503E" w:rsidP="0073503E">
      <w:pPr>
        <w:pStyle w:val="Bullets1"/>
      </w:pPr>
      <w:r w:rsidRPr="00C930FC">
        <w:rPr>
          <w:b/>
        </w:rPr>
        <w:t>High level interoperability</w:t>
      </w:r>
      <w:r w:rsidRPr="00C930FC">
        <w:t>: eProcurement system applications are designed for interoperability with existing and future e-government and e-commerce services</w:t>
      </w:r>
      <w:r w:rsidR="00AF5D79" w:rsidRPr="00C930FC">
        <w:t>.</w:t>
      </w:r>
      <w:r w:rsidRPr="00C930FC">
        <w:t xml:space="preserve"> </w:t>
      </w:r>
    </w:p>
    <w:p w14:paraId="17A90631" w14:textId="5D86F476" w:rsidR="00180A93" w:rsidRPr="00C930FC" w:rsidRDefault="000905E7" w:rsidP="00B147C3">
      <w:r w:rsidRPr="00C930FC">
        <w:rPr>
          <w:rStyle w:val="Pogrubienie"/>
          <w:b w:val="0"/>
          <w:i w:val="0"/>
          <w:color w:val="24292E"/>
          <w:szCs w:val="22"/>
        </w:rPr>
        <w:t>The</w:t>
      </w:r>
      <w:r w:rsidRPr="00C930FC">
        <w:rPr>
          <w:rStyle w:val="Pogrubienie"/>
          <w:color w:val="24292E"/>
          <w:szCs w:val="22"/>
        </w:rPr>
        <w:t xml:space="preserve"> </w:t>
      </w:r>
      <w:r w:rsidRPr="00C930FC">
        <w:rPr>
          <w:b/>
        </w:rPr>
        <w:t>Open Contracting Digital Procurement System</w:t>
      </w:r>
      <w:r w:rsidRPr="00C930FC" w:rsidDel="000905E7">
        <w:rPr>
          <w:shd w:val="clear" w:color="auto" w:fill="FFFFFF"/>
        </w:rPr>
        <w:t xml:space="preserve"> </w:t>
      </w:r>
      <w:r w:rsidR="00276C58" w:rsidRPr="00C930FC">
        <w:t>offers an end-to-end electronic procurement management system with three main</w:t>
      </w:r>
      <w:r w:rsidR="00002D57" w:rsidRPr="00C930FC">
        <w:t xml:space="preserve"> characteristics:</w:t>
      </w:r>
      <w:r w:rsidR="00276C58" w:rsidRPr="00C930FC">
        <w:t xml:space="preserve"> </w:t>
      </w:r>
    </w:p>
    <w:p w14:paraId="7F99FC45" w14:textId="545BDD94" w:rsidR="00276C58" w:rsidRPr="00C930FC" w:rsidRDefault="00276C58" w:rsidP="00276C58">
      <w:pPr>
        <w:pStyle w:val="Bullets1"/>
        <w:rPr>
          <w:szCs w:val="22"/>
        </w:rPr>
      </w:pPr>
      <w:r w:rsidRPr="00C930FC">
        <w:rPr>
          <w:szCs w:val="22"/>
        </w:rPr>
        <w:t>The design of the system is based on a </w:t>
      </w:r>
      <w:r w:rsidRPr="00C930FC">
        <w:rPr>
          <w:rStyle w:val="Pogrubienie"/>
          <w:szCs w:val="22"/>
        </w:rPr>
        <w:t>modular approach to the BPMN representation of the procurement processes</w:t>
      </w:r>
      <w:r w:rsidRPr="00C930FC">
        <w:rPr>
          <w:szCs w:val="22"/>
        </w:rPr>
        <w:t xml:space="preserve"> and the underlying workflows, which enable the self-executability of </w:t>
      </w:r>
      <w:r w:rsidR="00FA77B5" w:rsidRPr="00C930FC">
        <w:rPr>
          <w:szCs w:val="22"/>
        </w:rPr>
        <w:t>legal mandator</w:t>
      </w:r>
      <w:r w:rsidRPr="00C930FC">
        <w:rPr>
          <w:szCs w:val="22"/>
        </w:rPr>
        <w:t xml:space="preserve">y requirements; flexibility in terms of the use of libraries of technical specifications and terms and conditions (and, potentially, of award criteria and evaluation methods); modularity in terms of the potential </w:t>
      </w:r>
      <w:r w:rsidR="003D4A4A" w:rsidRPr="00C930FC">
        <w:rPr>
          <w:szCs w:val="22"/>
        </w:rPr>
        <w:t>automation</w:t>
      </w:r>
      <w:r w:rsidRPr="00C930FC">
        <w:rPr>
          <w:szCs w:val="22"/>
        </w:rPr>
        <w:t xml:space="preserve"> in contexts of diverging levels of </w:t>
      </w:r>
      <w:r w:rsidR="00F00B98" w:rsidRPr="00C930FC">
        <w:rPr>
          <w:szCs w:val="22"/>
        </w:rPr>
        <w:t>e-government</w:t>
      </w:r>
      <w:r w:rsidRPr="00C930FC">
        <w:rPr>
          <w:szCs w:val="22"/>
        </w:rPr>
        <w:t xml:space="preserve"> development, which could achieve high-levels of sequential, cumulative checks throughout the procurement process; high levels of data resilience; and modularity in terms of information management and publication, and permission</w:t>
      </w:r>
      <w:r w:rsidR="00420FD7" w:rsidRPr="00C930FC">
        <w:rPr>
          <w:szCs w:val="22"/>
        </w:rPr>
        <w:t>s</w:t>
      </w:r>
      <w:r w:rsidRPr="00C930FC">
        <w:rPr>
          <w:szCs w:val="22"/>
        </w:rPr>
        <w:t xml:space="preserve"> of the system.</w:t>
      </w:r>
    </w:p>
    <w:p w14:paraId="516FE3CB" w14:textId="7C920B92" w:rsidR="00276C58" w:rsidRPr="00C930FC" w:rsidRDefault="00276C58" w:rsidP="00276C58">
      <w:pPr>
        <w:pStyle w:val="Bullets1"/>
        <w:rPr>
          <w:szCs w:val="22"/>
        </w:rPr>
      </w:pPr>
      <w:r w:rsidRPr="00C930FC">
        <w:rPr>
          <w:szCs w:val="22"/>
        </w:rPr>
        <w:t xml:space="preserve">The system </w:t>
      </w:r>
      <w:r w:rsidR="000217ED" w:rsidRPr="00C930FC">
        <w:rPr>
          <w:szCs w:val="22"/>
        </w:rPr>
        <w:t xml:space="preserve">is built on </w:t>
      </w:r>
      <w:r w:rsidRPr="00C930FC">
        <w:rPr>
          <w:szCs w:val="22"/>
        </w:rPr>
        <w:t>a </w:t>
      </w:r>
      <w:r w:rsidRPr="00C930FC">
        <w:rPr>
          <w:rStyle w:val="Pogrubienie"/>
          <w:szCs w:val="22"/>
        </w:rPr>
        <w:t>networked interoperable digital procurement architecture</w:t>
      </w:r>
      <w:r w:rsidRPr="00C930FC">
        <w:rPr>
          <w:szCs w:val="22"/>
        </w:rPr>
        <w:t> that relies on the interaction between the single point of access web</w:t>
      </w:r>
      <w:r w:rsidR="00671C39" w:rsidRPr="00C930FC">
        <w:rPr>
          <w:szCs w:val="22"/>
        </w:rPr>
        <w:t xml:space="preserve"> </w:t>
      </w:r>
      <w:r w:rsidRPr="00C930FC">
        <w:rPr>
          <w:szCs w:val="22"/>
        </w:rPr>
        <w:t>portal, the data exchange central database unit</w:t>
      </w:r>
      <w:r w:rsidR="00671C39" w:rsidRPr="00C930FC">
        <w:rPr>
          <w:szCs w:val="22"/>
        </w:rPr>
        <w:t>,</w:t>
      </w:r>
      <w:r w:rsidRPr="00C930FC">
        <w:rPr>
          <w:szCs w:val="22"/>
        </w:rPr>
        <w:t xml:space="preserve"> and a variable number of networking electronic procurement platforms. The interconnection between the central database and commercial marketplaces is facilitated by an Application Programming Interface (API) that exchanges data electronically and automatically. As a result of the interoperability between the single point of access web</w:t>
      </w:r>
      <w:r w:rsidR="00671C39" w:rsidRPr="00C930FC">
        <w:rPr>
          <w:szCs w:val="22"/>
        </w:rPr>
        <w:t xml:space="preserve"> </w:t>
      </w:r>
      <w:r w:rsidRPr="00C930FC">
        <w:rPr>
          <w:szCs w:val="22"/>
        </w:rPr>
        <w:t xml:space="preserve">portal, the central database and the </w:t>
      </w:r>
      <w:r w:rsidR="00671C39" w:rsidRPr="00C930FC">
        <w:rPr>
          <w:szCs w:val="22"/>
        </w:rPr>
        <w:t>NEPPs</w:t>
      </w:r>
      <w:r w:rsidRPr="00C930FC">
        <w:rPr>
          <w:szCs w:val="22"/>
        </w:rPr>
        <w:t xml:space="preserve">, a collective authentication, synchronisation and validation of the data is achieved in </w:t>
      </w:r>
      <w:r w:rsidR="00D70014" w:rsidRPr="00C930FC">
        <w:rPr>
          <w:szCs w:val="22"/>
        </w:rPr>
        <w:t xml:space="preserve">almost </w:t>
      </w:r>
      <w:r w:rsidRPr="00C930FC">
        <w:rPr>
          <w:szCs w:val="22"/>
        </w:rPr>
        <w:t xml:space="preserve">real time for all transactions conducted on the system (which could characterise the system as ‘blockchain-like’). The central database </w:t>
      </w:r>
      <w:r w:rsidR="00671C39" w:rsidRPr="00C930FC">
        <w:rPr>
          <w:szCs w:val="22"/>
        </w:rPr>
        <w:t xml:space="preserve">itself </w:t>
      </w:r>
      <w:r w:rsidRPr="00C930FC">
        <w:rPr>
          <w:szCs w:val="22"/>
        </w:rPr>
        <w:t>is designed in a modular way, so that it can either solely ensure data exchange, or also operate as</w:t>
      </w:r>
      <w:r w:rsidR="00F00B98" w:rsidRPr="00C930FC">
        <w:rPr>
          <w:szCs w:val="22"/>
        </w:rPr>
        <w:t xml:space="preserve"> a</w:t>
      </w:r>
      <w:r w:rsidRPr="00C930FC">
        <w:rPr>
          <w:szCs w:val="22"/>
        </w:rPr>
        <w:t xml:space="preserve"> process manager (i.e. smart database).</w:t>
      </w:r>
    </w:p>
    <w:p w14:paraId="298E1B9D" w14:textId="09D2DCCC" w:rsidR="000544A6" w:rsidRPr="00C930FC" w:rsidRDefault="00276C58" w:rsidP="00C60993">
      <w:pPr>
        <w:pStyle w:val="Bullets1"/>
      </w:pPr>
      <w:r w:rsidRPr="00C930FC">
        <w:rPr>
          <w:szCs w:val="22"/>
        </w:rPr>
        <w:t>The system is designed to facilitate the </w:t>
      </w:r>
      <w:r w:rsidRPr="00C930FC">
        <w:rPr>
          <w:rStyle w:val="Pogrubienie"/>
          <w:szCs w:val="22"/>
        </w:rPr>
        <w:t>automated generation and publication of open procurement data</w:t>
      </w:r>
      <w:r w:rsidRPr="00C930FC">
        <w:rPr>
          <w:szCs w:val="22"/>
        </w:rPr>
        <w:t xml:space="preserve"> in OCDS format and in real time. This results in a data architecture that ensures that clean and rich open procurement data </w:t>
      </w:r>
      <w:r w:rsidR="000302A0" w:rsidRPr="00C930FC">
        <w:rPr>
          <w:szCs w:val="22"/>
        </w:rPr>
        <w:t>is</w:t>
      </w:r>
      <w:r w:rsidRPr="00C930FC">
        <w:rPr>
          <w:szCs w:val="22"/>
        </w:rPr>
        <w:t xml:space="preserve"> available for immediate and broad re-use, without the need for data extraction or further processing. This avoids the negative effects of data manipulation by creating a common source of objective and clean data that is automatically generated and available to all stakeholders</w:t>
      </w:r>
      <w:r w:rsidR="00671C39" w:rsidRPr="00C930FC">
        <w:rPr>
          <w:szCs w:val="22"/>
        </w:rPr>
        <w:t xml:space="preserve"> </w:t>
      </w:r>
      <w:r w:rsidRPr="00C930FC">
        <w:rPr>
          <w:szCs w:val="22"/>
        </w:rPr>
        <w:t xml:space="preserve">– that is, government, businesses and civil society. This </w:t>
      </w:r>
      <w:r w:rsidR="00671C39" w:rsidRPr="00C930FC">
        <w:rPr>
          <w:szCs w:val="22"/>
        </w:rPr>
        <w:t xml:space="preserve">also </w:t>
      </w:r>
      <w:r w:rsidRPr="00C930FC">
        <w:rPr>
          <w:szCs w:val="22"/>
        </w:rPr>
        <w:t>ensures a high level of data resilience of the electronic procurement system. This data architecture provides the foundation for the open data analytics solution.</w:t>
      </w:r>
      <w:r w:rsidR="000544A6" w:rsidRPr="00C930FC">
        <w:rPr>
          <w:szCs w:val="22"/>
        </w:rPr>
        <w:t xml:space="preserve"> </w:t>
      </w:r>
      <w:r w:rsidR="002B5589" w:rsidRPr="00C930FC">
        <w:t>The system is implement</w:t>
      </w:r>
      <w:r w:rsidR="000302A0" w:rsidRPr="00C930FC">
        <w:t>ed</w:t>
      </w:r>
      <w:r w:rsidR="002B5589" w:rsidRPr="00C930FC">
        <w:t xml:space="preserve"> based on open access technologies</w:t>
      </w:r>
      <w:r w:rsidR="00671C39" w:rsidRPr="00C930FC">
        <w:t>,</w:t>
      </w:r>
      <w:r w:rsidR="002B5589" w:rsidRPr="00C930FC">
        <w:t xml:space="preserve"> which </w:t>
      </w:r>
      <w:r w:rsidR="002B5589" w:rsidRPr="00C930FC">
        <w:rPr>
          <w:b/>
        </w:rPr>
        <w:t>avoids future risks</w:t>
      </w:r>
      <w:r w:rsidR="00671C39" w:rsidRPr="00C930FC">
        <w:rPr>
          <w:b/>
        </w:rPr>
        <w:t xml:space="preserve"> of lock-in</w:t>
      </w:r>
      <w:r w:rsidR="002B5589" w:rsidRPr="00C930FC">
        <w:rPr>
          <w:b/>
        </w:rPr>
        <w:t xml:space="preserve"> with a specific solution or provider. </w:t>
      </w:r>
    </w:p>
    <w:p w14:paraId="1FE6F34E" w14:textId="2298195B" w:rsidR="00D70014" w:rsidRPr="00C930FC" w:rsidRDefault="00D70014" w:rsidP="00B147C3">
      <w:r w:rsidRPr="00C930FC">
        <w:t xml:space="preserve">The result of this design choice is a self-executable BPMN engine that </w:t>
      </w:r>
      <w:r w:rsidR="00326B13" w:rsidRPr="00C930FC">
        <w:t xml:space="preserve">offers </w:t>
      </w:r>
      <w:r w:rsidRPr="00C930FC">
        <w:t>the additional feature of ensuring a much higher level of accuracy in reflecting the regulation of the procurement process than non-electronic procurement management approaches.</w:t>
      </w:r>
    </w:p>
    <w:p w14:paraId="21DD3CFA" w14:textId="77777777" w:rsidR="0051727D" w:rsidRPr="00C930FC" w:rsidRDefault="0051727D" w:rsidP="00B147C3">
      <w:pPr>
        <w:rPr>
          <w:rStyle w:val="Pogrubienie"/>
          <w:b w:val="0"/>
          <w:i w:val="0"/>
          <w:color w:val="24292E"/>
          <w:szCs w:val="22"/>
        </w:rPr>
      </w:pPr>
    </w:p>
    <w:p w14:paraId="3F790CC6" w14:textId="77777777" w:rsidR="0051727D" w:rsidRPr="00C930FC" w:rsidRDefault="0051727D" w:rsidP="00B147C3">
      <w:pPr>
        <w:rPr>
          <w:rStyle w:val="Pogrubienie"/>
          <w:b w:val="0"/>
          <w:i w:val="0"/>
          <w:color w:val="24292E"/>
          <w:szCs w:val="22"/>
        </w:rPr>
      </w:pPr>
    </w:p>
    <w:p w14:paraId="21EBEC7C" w14:textId="77777777" w:rsidR="0051727D" w:rsidRPr="00C930FC" w:rsidRDefault="0051727D" w:rsidP="00B147C3">
      <w:pPr>
        <w:rPr>
          <w:rStyle w:val="Pogrubienie"/>
          <w:b w:val="0"/>
          <w:i w:val="0"/>
          <w:color w:val="24292E"/>
          <w:szCs w:val="22"/>
        </w:rPr>
      </w:pPr>
    </w:p>
    <w:p w14:paraId="51ABB8A9" w14:textId="77777777" w:rsidR="00B62CBC" w:rsidRPr="00C930FC" w:rsidRDefault="00B62CBC" w:rsidP="00B147C3">
      <w:pPr>
        <w:rPr>
          <w:shd w:val="clear" w:color="auto" w:fill="FFFFFF"/>
        </w:rPr>
      </w:pPr>
      <w:r w:rsidRPr="00C930FC">
        <w:rPr>
          <w:rStyle w:val="Pogrubienie"/>
          <w:b w:val="0"/>
          <w:i w:val="0"/>
          <w:color w:val="24292E"/>
          <w:szCs w:val="22"/>
        </w:rPr>
        <w:t>The main characteristics of the</w:t>
      </w:r>
      <w:r w:rsidRPr="00C930FC">
        <w:rPr>
          <w:rStyle w:val="Pogrubienie"/>
          <w:color w:val="24292E"/>
          <w:szCs w:val="22"/>
        </w:rPr>
        <w:t xml:space="preserve"> </w:t>
      </w:r>
      <w:r w:rsidRPr="00C930FC">
        <w:rPr>
          <w:b/>
        </w:rPr>
        <w:t>Open Contracting Digital Procurement System</w:t>
      </w:r>
      <w:r w:rsidRPr="00C930FC" w:rsidDel="000905E7">
        <w:rPr>
          <w:shd w:val="clear" w:color="auto" w:fill="FFFFFF"/>
        </w:rPr>
        <w:t xml:space="preserve"> </w:t>
      </w:r>
      <w:r w:rsidRPr="00C930FC">
        <w:rPr>
          <w:shd w:val="clear" w:color="auto" w:fill="FFFFFF"/>
        </w:rPr>
        <w:t>are summarised as follows:</w:t>
      </w:r>
    </w:p>
    <w:p w14:paraId="43D80B87" w14:textId="7053C8D4" w:rsidR="00B62CBC" w:rsidRPr="00C930FC" w:rsidRDefault="001437E3" w:rsidP="00B62CBC">
      <w:pPr>
        <w:pStyle w:val="Tekstpodstawowy"/>
        <w:keepNext/>
      </w:pPr>
      <w:r w:rsidRPr="00E827EB">
        <w:rPr>
          <w:noProof/>
          <w:lang w:val="en-US" w:eastAsia="en-US"/>
        </w:rPr>
        <w:drawing>
          <wp:inline distT="0" distB="0" distL="0" distR="0" wp14:anchorId="7134E4A0" wp14:editId="3D05D2E9">
            <wp:extent cx="5645320" cy="370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865" cy="3718632"/>
                    </a:xfrm>
                    <a:prstGeom prst="rect">
                      <a:avLst/>
                    </a:prstGeom>
                    <a:noFill/>
                  </pic:spPr>
                </pic:pic>
              </a:graphicData>
            </a:graphic>
          </wp:inline>
        </w:drawing>
      </w:r>
    </w:p>
    <w:p w14:paraId="523F159B" w14:textId="77777777" w:rsidR="00B62CBC" w:rsidRPr="00C930FC" w:rsidRDefault="00B62CBC" w:rsidP="00AD0759">
      <w:pPr>
        <w:pStyle w:val="Legenda"/>
      </w:pPr>
      <w:bookmarkStart w:id="650" w:name="_Toc31289789"/>
      <w:r w:rsidRPr="00C930FC">
        <w:t xml:space="preserve">Figure </w:t>
      </w:r>
      <w:r w:rsidRPr="00C930FC">
        <w:fldChar w:fldCharType="begin"/>
      </w:r>
      <w:r w:rsidRPr="00C930FC">
        <w:instrText>SEQ Figure \* ARABIC</w:instrText>
      </w:r>
      <w:r w:rsidRPr="00C930FC">
        <w:fldChar w:fldCharType="separate"/>
      </w:r>
      <w:r w:rsidR="00AD3DB0" w:rsidRPr="00C930FC">
        <w:t>9</w:t>
      </w:r>
      <w:r w:rsidRPr="00C930FC">
        <w:fldChar w:fldCharType="end"/>
      </w:r>
      <w:r w:rsidRPr="00C930FC">
        <w:t>. Main characteristics of the system</w:t>
      </w:r>
      <w:bookmarkEnd w:id="650"/>
    </w:p>
    <w:p w14:paraId="76EE875B" w14:textId="77777777" w:rsidR="0051727D" w:rsidRPr="00C930FC" w:rsidRDefault="0051727D" w:rsidP="000544A6">
      <w:pPr>
        <w:pStyle w:val="Bullets1"/>
        <w:numPr>
          <w:ilvl w:val="0"/>
          <w:numId w:val="0"/>
        </w:numPr>
      </w:pPr>
    </w:p>
    <w:p w14:paraId="4EE59406" w14:textId="4F747202" w:rsidR="002B5589" w:rsidRPr="00C930FC" w:rsidRDefault="002B5589" w:rsidP="000544A6">
      <w:pPr>
        <w:pStyle w:val="Bullets1"/>
        <w:numPr>
          <w:ilvl w:val="0"/>
          <w:numId w:val="0"/>
        </w:numPr>
      </w:pPr>
      <w:r w:rsidRPr="00C930FC">
        <w:t xml:space="preserve">Additionally, </w:t>
      </w:r>
      <w:r w:rsidR="007F6BA0" w:rsidRPr="00C930FC">
        <w:t xml:space="preserve">some </w:t>
      </w:r>
      <w:r w:rsidRPr="00C930FC">
        <w:t xml:space="preserve">positive externalities </w:t>
      </w:r>
      <w:r w:rsidR="007F6BA0" w:rsidRPr="00C930FC">
        <w:t xml:space="preserve">can </w:t>
      </w:r>
      <w:r w:rsidR="00EF0229" w:rsidRPr="00C930FC">
        <w:t>be generated</w:t>
      </w:r>
      <w:r w:rsidRPr="00C930FC">
        <w:t xml:space="preserve"> under this model</w:t>
      </w:r>
      <w:r w:rsidR="00671C39" w:rsidRPr="00C930FC">
        <w:t>, which</w:t>
      </w:r>
      <w:r w:rsidRPr="00C930FC">
        <w:t>:</w:t>
      </w:r>
    </w:p>
    <w:p w14:paraId="586C9926" w14:textId="796D4237" w:rsidR="002B5589" w:rsidRPr="00C930FC" w:rsidRDefault="00671C39" w:rsidP="00B147C3">
      <w:pPr>
        <w:pStyle w:val="Bullets1"/>
      </w:pPr>
      <w:r w:rsidRPr="00C930FC">
        <w:t>I</w:t>
      </w:r>
      <w:r w:rsidR="002B5589" w:rsidRPr="00C930FC">
        <w:t>ncreases cross-border competition for the provision of commercial marketplace services and eProcurement platforms, as well as the emergence of value-added services</w:t>
      </w:r>
      <w:r w:rsidR="00EA0A52" w:rsidRPr="00C930FC">
        <w:t xml:space="preserve"> such as tender preparation support, commercial information, consultancy or legal advice, </w:t>
      </w:r>
      <w:r w:rsidR="00E63070" w:rsidRPr="00C930FC">
        <w:t>etc.</w:t>
      </w:r>
      <w:r w:rsidR="002B5589" w:rsidRPr="00C930FC">
        <w:t xml:space="preserve">; </w:t>
      </w:r>
    </w:p>
    <w:p w14:paraId="593C2104" w14:textId="6F923C73" w:rsidR="002B5589" w:rsidRPr="00C930FC" w:rsidRDefault="00B13D98" w:rsidP="00B147C3">
      <w:pPr>
        <w:pStyle w:val="Bullets1"/>
      </w:pPr>
      <w:r w:rsidRPr="00C930FC">
        <w:t>I</w:t>
      </w:r>
      <w:r w:rsidR="002B5589" w:rsidRPr="00C930FC">
        <w:t>ncentivise</w:t>
      </w:r>
      <w:r w:rsidRPr="00C930FC">
        <w:t>s</w:t>
      </w:r>
      <w:r w:rsidR="002B5589" w:rsidRPr="00C930FC">
        <w:t xml:space="preserve"> the emergence of more developments and/or a community of developers; </w:t>
      </w:r>
    </w:p>
    <w:p w14:paraId="72CB8AF7" w14:textId="58260D60" w:rsidR="002B5589" w:rsidRPr="00C930FC" w:rsidRDefault="00B13D98" w:rsidP="00B147C3">
      <w:pPr>
        <w:pStyle w:val="Bullets1"/>
      </w:pPr>
      <w:r w:rsidRPr="00C930FC">
        <w:t>F</w:t>
      </w:r>
      <w:r w:rsidR="002B5589" w:rsidRPr="00C930FC">
        <w:t xml:space="preserve">acilitates cross-border cooperation, for example, in the context of the European Union and its initiatives on eProcurement, which could more easily overcome some of the difficulties </w:t>
      </w:r>
      <w:r w:rsidR="00567518" w:rsidRPr="00C930FC">
        <w:t>encountered in</w:t>
      </w:r>
      <w:r w:rsidR="00403A04" w:rsidRPr="00C930FC">
        <w:t xml:space="preserve"> closed procurement systems</w:t>
      </w:r>
      <w:r w:rsidR="002B5589" w:rsidRPr="00C930FC">
        <w:t>;</w:t>
      </w:r>
    </w:p>
    <w:p w14:paraId="059F10E2" w14:textId="46DBF09E" w:rsidR="002B5589" w:rsidRPr="00C930FC" w:rsidRDefault="00B13D98" w:rsidP="00B147C3">
      <w:pPr>
        <w:pStyle w:val="Bullets1"/>
      </w:pPr>
      <w:r w:rsidRPr="00C930FC">
        <w:t>G</w:t>
      </w:r>
      <w:r w:rsidR="002B5589" w:rsidRPr="00C930FC">
        <w:t>enerates a network or community of jurisdictions having implemented the same solution.</w:t>
      </w:r>
    </w:p>
    <w:p w14:paraId="180AA008" w14:textId="77777777" w:rsidR="001823AA" w:rsidRPr="00C930FC" w:rsidRDefault="001823AA" w:rsidP="001823AA">
      <w:pPr>
        <w:pStyle w:val="Bullets2"/>
        <w:numPr>
          <w:ilvl w:val="0"/>
          <w:numId w:val="0"/>
        </w:numPr>
        <w:ind w:left="697"/>
      </w:pPr>
    </w:p>
    <w:p w14:paraId="58F32990" w14:textId="77777777" w:rsidR="001823AA" w:rsidRPr="00C930FC" w:rsidRDefault="001823AA" w:rsidP="00B147C3">
      <w:r w:rsidRPr="00C930FC">
        <w:t xml:space="preserve">The open source code for the </w:t>
      </w:r>
      <w:r w:rsidRPr="00C930FC">
        <w:rPr>
          <w:b/>
        </w:rPr>
        <w:t>Open Contracting Digital Procurement System</w:t>
      </w:r>
      <w:r w:rsidRPr="00C930FC" w:rsidDel="000905E7">
        <w:rPr>
          <w:shd w:val="clear" w:color="auto" w:fill="FFFFFF"/>
        </w:rPr>
        <w:t xml:space="preserve"> </w:t>
      </w:r>
      <w:r w:rsidRPr="00C930FC">
        <w:t xml:space="preserve">is provided in the following GitHub: </w:t>
      </w:r>
      <w:hyperlink r:id="rId27" w:history="1">
        <w:r w:rsidRPr="00C930FC">
          <w:rPr>
            <w:rStyle w:val="Hipercze"/>
            <w:rFonts w:ascii="Times New Roman" w:hAnsi="Times New Roman"/>
          </w:rPr>
          <w:t>https://github.com/MTendereProcurementSystem/MTender/wiki</w:t>
        </w:r>
      </w:hyperlink>
    </w:p>
    <w:p w14:paraId="1EB859FF" w14:textId="7ED15E97" w:rsidR="00514121" w:rsidRPr="00C930FC" w:rsidRDefault="00514121" w:rsidP="00025DC7">
      <w:pPr>
        <w:pStyle w:val="Nagwek2"/>
        <w:rPr>
          <w:rFonts w:cs="Times New Roman"/>
        </w:rPr>
      </w:pPr>
      <w:bookmarkStart w:id="651" w:name="_Toc57705315"/>
      <w:r w:rsidRPr="00C930FC">
        <w:rPr>
          <w:rFonts w:cs="Times New Roman"/>
        </w:rPr>
        <w:t>Alignment with EU best practices</w:t>
      </w:r>
      <w:bookmarkEnd w:id="651"/>
    </w:p>
    <w:p w14:paraId="440D65CD" w14:textId="7EAAC7F1" w:rsidR="00514121" w:rsidRPr="00C930FC" w:rsidRDefault="00514121" w:rsidP="00B147C3">
      <w:pPr>
        <w:rPr>
          <w:shd w:val="clear" w:color="auto" w:fill="FFFFFF"/>
        </w:rPr>
      </w:pPr>
      <w:r w:rsidRPr="00C930FC">
        <w:t xml:space="preserve">The </w:t>
      </w:r>
      <w:r w:rsidRPr="00C930FC">
        <w:rPr>
          <w:b/>
          <w:bCs/>
        </w:rPr>
        <w:t>Open Contracting Digital Procurement System</w:t>
      </w:r>
      <w:r w:rsidRPr="00C930FC" w:rsidDel="000905E7">
        <w:rPr>
          <w:shd w:val="clear" w:color="auto" w:fill="FFFFFF"/>
        </w:rPr>
        <w:t xml:space="preserve"> </w:t>
      </w:r>
      <w:r w:rsidRPr="00C930FC">
        <w:rPr>
          <w:shd w:val="clear" w:color="auto" w:fill="FFFFFF"/>
        </w:rPr>
        <w:t>has been mapped against the European Union Best practices on eProcurement, specifically the e-Procurement Golden Book of Good Practice</w:t>
      </w:r>
      <w:r w:rsidRPr="00C930FC">
        <w:rPr>
          <w:rStyle w:val="Odwoanieprzypisudolnego"/>
          <w:rFonts w:ascii="Times New Roman" w:hAnsi="Times New Roman"/>
          <w:shd w:val="clear" w:color="auto" w:fill="FFFFFF"/>
        </w:rPr>
        <w:footnoteReference w:id="7"/>
      </w:r>
      <w:r w:rsidRPr="00C930FC">
        <w:rPr>
          <w:shd w:val="clear" w:color="auto" w:fill="FFFFFF"/>
        </w:rPr>
        <w:t xml:space="preserve"> and recommendations by the e-Tendering Expert Group (e-TEG)</w:t>
      </w:r>
      <w:r w:rsidRPr="00C930FC">
        <w:rPr>
          <w:rStyle w:val="Odwoanieprzypisudolnego"/>
          <w:rFonts w:ascii="Times New Roman" w:hAnsi="Times New Roman"/>
          <w:shd w:val="clear" w:color="auto" w:fill="FFFFFF"/>
        </w:rPr>
        <w:footnoteReference w:id="8"/>
      </w:r>
      <w:r w:rsidRPr="00C930FC">
        <w:rPr>
          <w:shd w:val="clear" w:color="auto" w:fill="FFFFFF"/>
        </w:rPr>
        <w:t xml:space="preserve"> </w:t>
      </w:r>
      <w:r w:rsidR="00B13D98" w:rsidRPr="00C930FC">
        <w:rPr>
          <w:shd w:val="clear" w:color="auto" w:fill="FFFFFF"/>
        </w:rPr>
        <w:t>of</w:t>
      </w:r>
      <w:r w:rsidRPr="00C930FC">
        <w:rPr>
          <w:shd w:val="clear" w:color="auto" w:fill="FFFFFF"/>
        </w:rPr>
        <w:t xml:space="preserve"> the European Commission.</w:t>
      </w:r>
    </w:p>
    <w:p w14:paraId="72F2C748" w14:textId="65617D90" w:rsidR="00514121" w:rsidRPr="00C930FC" w:rsidRDefault="00514121" w:rsidP="00AD0759">
      <w:pPr>
        <w:pStyle w:val="Legenda"/>
      </w:pPr>
    </w:p>
    <w:p w14:paraId="7A51C453" w14:textId="5DA02AEE" w:rsidR="00514121" w:rsidRPr="00C930FC" w:rsidRDefault="00514121" w:rsidP="00AD0759">
      <w:pPr>
        <w:pStyle w:val="Legenda"/>
      </w:pPr>
      <w:bookmarkStart w:id="652" w:name="_Toc31289775"/>
      <w:r w:rsidRPr="00C930FC">
        <w:t xml:space="preserve">Table </w:t>
      </w:r>
      <w:r w:rsidRPr="00C930FC">
        <w:fldChar w:fldCharType="begin"/>
      </w:r>
      <w:r w:rsidRPr="00C930FC">
        <w:instrText>SEQ Table \* ARABIC</w:instrText>
      </w:r>
      <w:r w:rsidRPr="00C930FC">
        <w:fldChar w:fldCharType="separate"/>
      </w:r>
      <w:ins w:id="653" w:author="Chris Smith" w:date="2020-10-14T09:38:00Z">
        <w:r w:rsidR="00D51716" w:rsidRPr="00595F28">
          <w:rPr>
            <w:rPrChange w:id="654" w:author="Chris Smith" w:date="2020-11-28T15:13:00Z">
              <w:rPr>
                <w:noProof/>
              </w:rPr>
            </w:rPrChange>
          </w:rPr>
          <w:t>5</w:t>
        </w:r>
      </w:ins>
      <w:del w:id="655" w:author="Chris Smith" w:date="2020-10-14T09:32:00Z">
        <w:r w:rsidR="00AD3DB0" w:rsidRPr="00595F28" w:rsidDel="00771B04">
          <w:rPr>
            <w:rPrChange w:id="656" w:author="Chris Smith" w:date="2020-11-28T15:13:00Z">
              <w:rPr>
                <w:noProof/>
              </w:rPr>
            </w:rPrChange>
          </w:rPr>
          <w:delText>1</w:delText>
        </w:r>
      </w:del>
      <w:r w:rsidRPr="00C930FC">
        <w:fldChar w:fldCharType="end"/>
      </w:r>
      <w:r w:rsidRPr="00C930FC">
        <w:t xml:space="preserve"> Review against EU best practices</w:t>
      </w:r>
      <w:bookmarkEnd w:id="652"/>
    </w:p>
    <w:tbl>
      <w:tblPr>
        <w:tblStyle w:val="Tabela-Siatka"/>
        <w:tblW w:w="5653" w:type="pct"/>
        <w:tblInd w:w="-572" w:type="dxa"/>
        <w:tblLook w:val="04A0" w:firstRow="1" w:lastRow="0" w:firstColumn="1" w:lastColumn="0" w:noHBand="0" w:noVBand="1"/>
      </w:tblPr>
      <w:tblGrid>
        <w:gridCol w:w="5861"/>
        <w:gridCol w:w="901"/>
        <w:gridCol w:w="1013"/>
        <w:gridCol w:w="2160"/>
      </w:tblGrid>
      <w:tr w:rsidR="00787335" w:rsidRPr="00C930FC" w14:paraId="0A527C93" w14:textId="77777777" w:rsidTr="58061BD8">
        <w:trPr>
          <w:trHeight w:val="397"/>
          <w:tblHeader/>
        </w:trPr>
        <w:tc>
          <w:tcPr>
            <w:tcW w:w="3000" w:type="pct"/>
            <w:tcBorders>
              <w:top w:val="nil"/>
              <w:left w:val="nil"/>
              <w:bottom w:val="nil"/>
              <w:right w:val="nil"/>
            </w:tcBorders>
            <w:shd w:val="clear" w:color="auto" w:fill="auto"/>
            <w:vAlign w:val="center"/>
          </w:tcPr>
          <w:p w14:paraId="6202BDCD" w14:textId="77777777" w:rsidR="00514121" w:rsidRPr="00C930FC" w:rsidRDefault="00514121" w:rsidP="00514121">
            <w:pPr>
              <w:keepLines/>
              <w:spacing w:before="0" w:after="0"/>
              <w:jc w:val="center"/>
              <w:rPr>
                <w:b/>
                <w:bCs/>
                <w:color w:val="00539B"/>
                <w:szCs w:val="22"/>
              </w:rPr>
            </w:pPr>
            <w:r w:rsidRPr="00C930FC">
              <w:rPr>
                <w:b/>
                <w:bCs/>
                <w:color w:val="00539B"/>
                <w:szCs w:val="22"/>
              </w:rPr>
              <w:t>Criterion / best practice</w:t>
            </w:r>
          </w:p>
        </w:tc>
        <w:tc>
          <w:tcPr>
            <w:tcW w:w="303" w:type="pct"/>
            <w:tcBorders>
              <w:top w:val="nil"/>
              <w:left w:val="nil"/>
              <w:bottom w:val="nil"/>
              <w:right w:val="nil"/>
            </w:tcBorders>
            <w:shd w:val="clear" w:color="auto" w:fill="auto"/>
            <w:vAlign w:val="center"/>
          </w:tcPr>
          <w:p w14:paraId="1E38444E" w14:textId="78C573FD" w:rsidR="00514121" w:rsidRPr="00C930FC" w:rsidRDefault="00514121" w:rsidP="00514121">
            <w:pPr>
              <w:keepLines/>
              <w:spacing w:before="0" w:after="0"/>
              <w:jc w:val="center"/>
              <w:rPr>
                <w:b/>
                <w:bCs/>
                <w:color w:val="00539B"/>
                <w:szCs w:val="22"/>
              </w:rPr>
            </w:pPr>
            <w:r w:rsidRPr="00C930FC">
              <w:rPr>
                <w:b/>
                <w:bCs/>
                <w:color w:val="00539B"/>
                <w:szCs w:val="22"/>
              </w:rPr>
              <w:t xml:space="preserve">Golden </w:t>
            </w:r>
            <w:r w:rsidR="00B13D98" w:rsidRPr="00C930FC">
              <w:rPr>
                <w:b/>
                <w:bCs/>
                <w:color w:val="00539B"/>
                <w:szCs w:val="22"/>
              </w:rPr>
              <w:t>B</w:t>
            </w:r>
            <w:r w:rsidRPr="00C930FC">
              <w:rPr>
                <w:b/>
                <w:bCs/>
                <w:color w:val="00539B"/>
                <w:szCs w:val="22"/>
              </w:rPr>
              <w:t>ook</w:t>
            </w:r>
          </w:p>
        </w:tc>
        <w:tc>
          <w:tcPr>
            <w:tcW w:w="560" w:type="pct"/>
            <w:tcBorders>
              <w:top w:val="nil"/>
              <w:left w:val="nil"/>
              <w:bottom w:val="nil"/>
              <w:right w:val="nil"/>
            </w:tcBorders>
            <w:shd w:val="clear" w:color="auto" w:fill="auto"/>
            <w:vAlign w:val="center"/>
          </w:tcPr>
          <w:p w14:paraId="6FA12E36" w14:textId="77777777" w:rsidR="00514121" w:rsidRPr="00C930FC" w:rsidRDefault="00514121" w:rsidP="00514121">
            <w:pPr>
              <w:keepLines/>
              <w:spacing w:before="0" w:after="0"/>
              <w:jc w:val="center"/>
              <w:rPr>
                <w:b/>
                <w:bCs/>
                <w:color w:val="00539B"/>
                <w:szCs w:val="22"/>
              </w:rPr>
            </w:pPr>
            <w:r w:rsidRPr="00C930FC">
              <w:rPr>
                <w:b/>
                <w:bCs/>
                <w:color w:val="00539B"/>
                <w:szCs w:val="22"/>
              </w:rPr>
              <w:t>e-TEG</w:t>
            </w:r>
            <w:r w:rsidRPr="00C930FC">
              <w:rPr>
                <w:b/>
                <w:bCs/>
                <w:color w:val="00539B"/>
                <w:szCs w:val="22"/>
              </w:rPr>
              <w:br/>
              <w:t>OR</w:t>
            </w:r>
          </w:p>
        </w:tc>
        <w:tc>
          <w:tcPr>
            <w:tcW w:w="1137" w:type="pct"/>
            <w:tcBorders>
              <w:top w:val="nil"/>
              <w:left w:val="nil"/>
              <w:bottom w:val="nil"/>
              <w:right w:val="nil"/>
            </w:tcBorders>
            <w:shd w:val="clear" w:color="auto" w:fill="auto"/>
            <w:vAlign w:val="center"/>
          </w:tcPr>
          <w:p w14:paraId="1576D192" w14:textId="7423B9C5" w:rsidR="00514121" w:rsidRPr="00C930FC" w:rsidRDefault="00676546" w:rsidP="00514121">
            <w:pPr>
              <w:keepLines/>
              <w:spacing w:before="0" w:after="0"/>
              <w:jc w:val="center"/>
              <w:rPr>
                <w:b/>
                <w:bCs/>
                <w:color w:val="00539B"/>
                <w:szCs w:val="22"/>
              </w:rPr>
            </w:pPr>
            <w:r w:rsidRPr="00C930FC">
              <w:rPr>
                <w:b/>
                <w:color w:val="00539B"/>
              </w:rPr>
              <w:t>Open Contracting Digital Procurement System</w:t>
            </w:r>
          </w:p>
        </w:tc>
      </w:tr>
      <w:tr w:rsidR="00514121" w:rsidRPr="00C930FC" w14:paraId="64358C61" w14:textId="77777777" w:rsidTr="58061BD8">
        <w:trPr>
          <w:trHeight w:val="397"/>
        </w:trPr>
        <w:tc>
          <w:tcPr>
            <w:tcW w:w="3000" w:type="pct"/>
            <w:tcBorders>
              <w:top w:val="nil"/>
              <w:left w:val="nil"/>
              <w:bottom w:val="dotted" w:sz="12" w:space="0" w:color="00539B"/>
              <w:right w:val="nil"/>
            </w:tcBorders>
          </w:tcPr>
          <w:p w14:paraId="1981BF2A" w14:textId="716E34F4" w:rsidR="00514121" w:rsidRPr="00C930FC" w:rsidRDefault="00514121" w:rsidP="00B13D98">
            <w:pPr>
              <w:pStyle w:val="Akapitzlist"/>
              <w:numPr>
                <w:ilvl w:val="0"/>
                <w:numId w:val="24"/>
              </w:numPr>
              <w:spacing w:before="0" w:after="0"/>
              <w:ind w:left="462"/>
              <w:rPr>
                <w:szCs w:val="22"/>
              </w:rPr>
            </w:pPr>
            <w:r w:rsidRPr="00C930FC">
              <w:rPr>
                <w:szCs w:val="22"/>
              </w:rPr>
              <w:t>Platforms automatically</w:t>
            </w:r>
            <w:r w:rsidR="00B13D98" w:rsidRPr="00C930FC">
              <w:rPr>
                <w:szCs w:val="22"/>
              </w:rPr>
              <w:t xml:space="preserve"> </w:t>
            </w:r>
            <w:r w:rsidRPr="00C930FC">
              <w:rPr>
                <w:szCs w:val="22"/>
              </w:rPr>
              <w:t>transmit all their notices to a single point of access for publication</w:t>
            </w:r>
          </w:p>
        </w:tc>
        <w:tc>
          <w:tcPr>
            <w:tcW w:w="303" w:type="pct"/>
            <w:tcBorders>
              <w:top w:val="nil"/>
              <w:left w:val="nil"/>
              <w:bottom w:val="dotted" w:sz="12" w:space="0" w:color="00539B"/>
              <w:right w:val="nil"/>
            </w:tcBorders>
            <w:vAlign w:val="center"/>
          </w:tcPr>
          <w:p w14:paraId="218F64BC" w14:textId="77777777" w:rsidR="00514121" w:rsidRPr="00C930FC" w:rsidRDefault="00514121" w:rsidP="00514121">
            <w:pPr>
              <w:spacing w:before="0" w:after="0"/>
              <w:jc w:val="center"/>
              <w:rPr>
                <w:szCs w:val="22"/>
              </w:rPr>
            </w:pPr>
            <w:r w:rsidRPr="00C930FC">
              <w:rPr>
                <w:szCs w:val="22"/>
              </w:rPr>
              <w:t>1</w:t>
            </w:r>
          </w:p>
        </w:tc>
        <w:tc>
          <w:tcPr>
            <w:tcW w:w="560" w:type="pct"/>
            <w:tcBorders>
              <w:top w:val="nil"/>
              <w:left w:val="nil"/>
              <w:bottom w:val="dotted" w:sz="12" w:space="0" w:color="00539B"/>
              <w:right w:val="nil"/>
            </w:tcBorders>
            <w:vAlign w:val="center"/>
          </w:tcPr>
          <w:p w14:paraId="151835CC" w14:textId="77777777" w:rsidR="00514121" w:rsidRPr="00C930FC" w:rsidRDefault="00514121" w:rsidP="00514121">
            <w:pPr>
              <w:spacing w:before="0" w:after="0"/>
              <w:jc w:val="center"/>
              <w:rPr>
                <w:szCs w:val="22"/>
              </w:rPr>
            </w:pPr>
            <w:r w:rsidRPr="00C930FC">
              <w:rPr>
                <w:szCs w:val="22"/>
              </w:rPr>
              <w:t>3.1</w:t>
            </w:r>
          </w:p>
        </w:tc>
        <w:tc>
          <w:tcPr>
            <w:tcW w:w="1137" w:type="pct"/>
            <w:tcBorders>
              <w:top w:val="nil"/>
              <w:left w:val="nil"/>
              <w:bottom w:val="dotted" w:sz="12" w:space="0" w:color="00539B"/>
              <w:right w:val="nil"/>
            </w:tcBorders>
            <w:vAlign w:val="center"/>
          </w:tcPr>
          <w:p w14:paraId="5CD4A11C"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6D1A975A" w14:textId="77777777" w:rsidTr="58061BD8">
        <w:trPr>
          <w:trHeight w:val="397"/>
        </w:trPr>
        <w:tc>
          <w:tcPr>
            <w:tcW w:w="3000" w:type="pct"/>
            <w:tcBorders>
              <w:top w:val="dotted" w:sz="12" w:space="0" w:color="00539B"/>
              <w:left w:val="nil"/>
              <w:bottom w:val="dotted" w:sz="12" w:space="0" w:color="00539B"/>
              <w:right w:val="nil"/>
            </w:tcBorders>
          </w:tcPr>
          <w:p w14:paraId="755763F0" w14:textId="77777777" w:rsidR="00514121" w:rsidRPr="00C930FC" w:rsidRDefault="00514121" w:rsidP="00A41C7D">
            <w:pPr>
              <w:pStyle w:val="Akapitzlist"/>
              <w:numPr>
                <w:ilvl w:val="0"/>
                <w:numId w:val="24"/>
              </w:numPr>
              <w:spacing w:before="0" w:after="0"/>
              <w:ind w:left="462"/>
              <w:rPr>
                <w:szCs w:val="22"/>
              </w:rPr>
            </w:pPr>
            <w:r w:rsidRPr="00C930FC">
              <w:rPr>
                <w:szCs w:val="22"/>
              </w:rPr>
              <w:t>Affordable training plans for economic operators and contracting authorities</w:t>
            </w:r>
          </w:p>
        </w:tc>
        <w:tc>
          <w:tcPr>
            <w:tcW w:w="303" w:type="pct"/>
            <w:tcBorders>
              <w:top w:val="dotted" w:sz="12" w:space="0" w:color="00539B"/>
              <w:left w:val="nil"/>
              <w:bottom w:val="dotted" w:sz="12" w:space="0" w:color="00539B"/>
              <w:right w:val="nil"/>
            </w:tcBorders>
            <w:vAlign w:val="center"/>
          </w:tcPr>
          <w:p w14:paraId="34A1F44F" w14:textId="77777777" w:rsidR="00514121" w:rsidRPr="00C930FC" w:rsidRDefault="00514121" w:rsidP="00514121">
            <w:pPr>
              <w:spacing w:before="0" w:after="0"/>
              <w:jc w:val="center"/>
              <w:rPr>
                <w:szCs w:val="22"/>
              </w:rPr>
            </w:pPr>
            <w:r w:rsidRPr="00C930FC">
              <w:rPr>
                <w:szCs w:val="22"/>
              </w:rPr>
              <w:t>2</w:t>
            </w:r>
          </w:p>
        </w:tc>
        <w:tc>
          <w:tcPr>
            <w:tcW w:w="560" w:type="pct"/>
            <w:tcBorders>
              <w:top w:val="dotted" w:sz="12" w:space="0" w:color="00539B"/>
              <w:left w:val="nil"/>
              <w:bottom w:val="dotted" w:sz="12" w:space="0" w:color="00539B"/>
              <w:right w:val="nil"/>
            </w:tcBorders>
            <w:vAlign w:val="center"/>
          </w:tcPr>
          <w:p w14:paraId="442659EF" w14:textId="77777777" w:rsidR="00514121" w:rsidRPr="00C930FC" w:rsidRDefault="00514121" w:rsidP="00514121">
            <w:pPr>
              <w:spacing w:before="0" w:after="0"/>
              <w:jc w:val="center"/>
              <w:rPr>
                <w:szCs w:val="22"/>
              </w:rPr>
            </w:pPr>
            <w:r w:rsidRPr="00C930FC">
              <w:rPr>
                <w:szCs w:val="22"/>
              </w:rPr>
              <w:t>2.2</w:t>
            </w:r>
          </w:p>
        </w:tc>
        <w:tc>
          <w:tcPr>
            <w:tcW w:w="1137" w:type="pct"/>
            <w:tcBorders>
              <w:top w:val="dotted" w:sz="12" w:space="0" w:color="00539B"/>
              <w:left w:val="nil"/>
              <w:bottom w:val="dotted" w:sz="12" w:space="0" w:color="00539B"/>
              <w:right w:val="nil"/>
            </w:tcBorders>
            <w:vAlign w:val="center"/>
          </w:tcPr>
          <w:p w14:paraId="0E54FA7F"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40945544" w14:textId="77777777" w:rsidTr="58061BD8">
        <w:trPr>
          <w:trHeight w:val="397"/>
        </w:trPr>
        <w:tc>
          <w:tcPr>
            <w:tcW w:w="3000" w:type="pct"/>
            <w:tcBorders>
              <w:top w:val="dotted" w:sz="12" w:space="0" w:color="00539B"/>
              <w:left w:val="nil"/>
              <w:bottom w:val="dotted" w:sz="12" w:space="0" w:color="00539B"/>
              <w:right w:val="nil"/>
            </w:tcBorders>
          </w:tcPr>
          <w:p w14:paraId="302D40E5" w14:textId="77777777" w:rsidR="00514121" w:rsidRPr="00C930FC" w:rsidRDefault="00514121" w:rsidP="00A41C7D">
            <w:pPr>
              <w:pStyle w:val="Akapitzlist"/>
              <w:numPr>
                <w:ilvl w:val="0"/>
                <w:numId w:val="24"/>
              </w:numPr>
              <w:spacing w:before="0" w:after="0"/>
              <w:ind w:left="462"/>
              <w:rPr>
                <w:szCs w:val="22"/>
              </w:rPr>
            </w:pPr>
            <w:r w:rsidRPr="00C930FC">
              <w:rPr>
                <w:szCs w:val="22"/>
              </w:rPr>
              <w:t>Platforms have communication plans to promote the use of e-Procurement</w:t>
            </w:r>
          </w:p>
        </w:tc>
        <w:tc>
          <w:tcPr>
            <w:tcW w:w="303" w:type="pct"/>
            <w:tcBorders>
              <w:top w:val="dotted" w:sz="12" w:space="0" w:color="00539B"/>
              <w:left w:val="nil"/>
              <w:bottom w:val="dotted" w:sz="12" w:space="0" w:color="00539B"/>
              <w:right w:val="nil"/>
            </w:tcBorders>
            <w:vAlign w:val="center"/>
          </w:tcPr>
          <w:p w14:paraId="531F6BEE" w14:textId="77777777" w:rsidR="00514121" w:rsidRPr="00C930FC" w:rsidRDefault="00514121" w:rsidP="00514121">
            <w:pPr>
              <w:spacing w:before="0" w:after="0"/>
              <w:jc w:val="center"/>
              <w:rPr>
                <w:szCs w:val="22"/>
              </w:rPr>
            </w:pPr>
            <w:r w:rsidRPr="00C930FC">
              <w:rPr>
                <w:szCs w:val="22"/>
              </w:rPr>
              <w:t>3</w:t>
            </w:r>
          </w:p>
        </w:tc>
        <w:tc>
          <w:tcPr>
            <w:tcW w:w="560" w:type="pct"/>
            <w:tcBorders>
              <w:top w:val="dotted" w:sz="12" w:space="0" w:color="00539B"/>
              <w:left w:val="nil"/>
              <w:bottom w:val="dotted" w:sz="12" w:space="0" w:color="00539B"/>
              <w:right w:val="nil"/>
            </w:tcBorders>
            <w:vAlign w:val="center"/>
          </w:tcPr>
          <w:p w14:paraId="777C6206" w14:textId="77777777" w:rsidR="00514121" w:rsidRPr="00C930FC" w:rsidRDefault="00514121" w:rsidP="00514121">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79C974D7"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5848942D" w14:textId="77777777" w:rsidTr="58061BD8">
        <w:trPr>
          <w:trHeight w:val="397"/>
        </w:trPr>
        <w:tc>
          <w:tcPr>
            <w:tcW w:w="3000" w:type="pct"/>
            <w:tcBorders>
              <w:top w:val="dotted" w:sz="12" w:space="0" w:color="00539B"/>
              <w:left w:val="nil"/>
              <w:bottom w:val="dotted" w:sz="12" w:space="0" w:color="00539B"/>
              <w:right w:val="nil"/>
            </w:tcBorders>
          </w:tcPr>
          <w:p w14:paraId="1597E09B" w14:textId="2BF2578C" w:rsidR="00514121" w:rsidRPr="00C930FC" w:rsidRDefault="00514121" w:rsidP="00A41C7D">
            <w:pPr>
              <w:pStyle w:val="Akapitzlist"/>
              <w:numPr>
                <w:ilvl w:val="0"/>
                <w:numId w:val="24"/>
              </w:numPr>
              <w:spacing w:before="0" w:after="0"/>
              <w:ind w:left="462"/>
              <w:rPr>
                <w:szCs w:val="22"/>
              </w:rPr>
            </w:pPr>
            <w:r w:rsidRPr="00C930FC">
              <w:rPr>
                <w:szCs w:val="22"/>
              </w:rPr>
              <w:t xml:space="preserve">Economic operators can access and retrieve contract notices and tender specifications as anonymous users from </w:t>
            </w:r>
            <w:r w:rsidR="00B13D98" w:rsidRPr="00C930FC">
              <w:rPr>
                <w:szCs w:val="22"/>
              </w:rPr>
              <w:t xml:space="preserve">a </w:t>
            </w:r>
            <w:r w:rsidRPr="00C930FC">
              <w:rPr>
                <w:szCs w:val="22"/>
              </w:rPr>
              <w:t>single window web</w:t>
            </w:r>
            <w:r w:rsidR="00B13D98" w:rsidRPr="00C930FC">
              <w:rPr>
                <w:szCs w:val="22"/>
              </w:rPr>
              <w:t xml:space="preserve"> </w:t>
            </w:r>
            <w:r w:rsidRPr="00C930FC">
              <w:rPr>
                <w:szCs w:val="22"/>
              </w:rPr>
              <w:t>portal</w:t>
            </w:r>
          </w:p>
        </w:tc>
        <w:tc>
          <w:tcPr>
            <w:tcW w:w="303" w:type="pct"/>
            <w:tcBorders>
              <w:top w:val="dotted" w:sz="12" w:space="0" w:color="00539B"/>
              <w:left w:val="nil"/>
              <w:bottom w:val="dotted" w:sz="12" w:space="0" w:color="00539B"/>
              <w:right w:val="nil"/>
            </w:tcBorders>
            <w:vAlign w:val="center"/>
          </w:tcPr>
          <w:p w14:paraId="7E90580C" w14:textId="77777777" w:rsidR="00514121" w:rsidRPr="00C930FC" w:rsidRDefault="00514121" w:rsidP="00514121">
            <w:pPr>
              <w:spacing w:before="0" w:after="0"/>
              <w:jc w:val="center"/>
              <w:rPr>
                <w:szCs w:val="22"/>
              </w:rPr>
            </w:pPr>
            <w:r w:rsidRPr="00C930FC">
              <w:rPr>
                <w:szCs w:val="22"/>
              </w:rPr>
              <w:t>4</w:t>
            </w:r>
          </w:p>
        </w:tc>
        <w:tc>
          <w:tcPr>
            <w:tcW w:w="560" w:type="pct"/>
            <w:tcBorders>
              <w:top w:val="dotted" w:sz="12" w:space="0" w:color="00539B"/>
              <w:left w:val="nil"/>
              <w:bottom w:val="dotted" w:sz="12" w:space="0" w:color="00539B"/>
              <w:right w:val="nil"/>
            </w:tcBorders>
            <w:vAlign w:val="center"/>
          </w:tcPr>
          <w:p w14:paraId="028EB7FA" w14:textId="77777777" w:rsidR="00514121" w:rsidRPr="00C930FC" w:rsidRDefault="00514121" w:rsidP="00514121">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3834AFC9" w14:textId="77777777" w:rsidR="00514121" w:rsidRPr="00C930FC" w:rsidRDefault="00514121" w:rsidP="00514121">
            <w:pPr>
              <w:spacing w:before="0" w:after="0"/>
              <w:jc w:val="center"/>
              <w:rPr>
                <w:color w:val="00B050"/>
                <w:szCs w:val="22"/>
              </w:rPr>
            </w:pPr>
            <w:r w:rsidRPr="00C930FC">
              <w:rPr>
                <w:color w:val="00B050"/>
              </w:rPr>
              <w:t>Yes</w:t>
            </w:r>
            <w:r w:rsidRPr="00C930FC">
              <w:rPr>
                <w:rStyle w:val="Odwoanieprzypisudolnego"/>
                <w:rFonts w:ascii="Times New Roman" w:hAnsi="Times New Roman"/>
                <w:color w:val="00B050"/>
              </w:rPr>
              <w:footnoteReference w:id="9"/>
            </w:r>
          </w:p>
        </w:tc>
      </w:tr>
      <w:tr w:rsidR="00514121" w:rsidRPr="00C930FC" w14:paraId="1042B29E" w14:textId="77777777" w:rsidTr="58061BD8">
        <w:trPr>
          <w:trHeight w:val="397"/>
        </w:trPr>
        <w:tc>
          <w:tcPr>
            <w:tcW w:w="3000" w:type="pct"/>
            <w:tcBorders>
              <w:top w:val="dotted" w:sz="12" w:space="0" w:color="00539B"/>
              <w:left w:val="nil"/>
              <w:bottom w:val="dotted" w:sz="12" w:space="0" w:color="00539B"/>
              <w:right w:val="nil"/>
            </w:tcBorders>
          </w:tcPr>
          <w:p w14:paraId="7369713D" w14:textId="7618B7F5" w:rsidR="00514121" w:rsidRPr="00C930FC" w:rsidRDefault="00514121" w:rsidP="00A41C7D">
            <w:pPr>
              <w:pStyle w:val="Akapitzlist"/>
              <w:numPr>
                <w:ilvl w:val="0"/>
                <w:numId w:val="24"/>
              </w:numPr>
              <w:spacing w:before="0" w:after="0"/>
              <w:ind w:left="462"/>
              <w:rPr>
                <w:szCs w:val="22"/>
              </w:rPr>
            </w:pPr>
            <w:r w:rsidRPr="00C930FC">
              <w:rPr>
                <w:szCs w:val="22"/>
              </w:rPr>
              <w:t xml:space="preserve">Economic operators can register on </w:t>
            </w:r>
            <w:r w:rsidR="00B13D98" w:rsidRPr="00C930FC">
              <w:rPr>
                <w:szCs w:val="22"/>
              </w:rPr>
              <w:t xml:space="preserve">a </w:t>
            </w:r>
            <w:r w:rsidRPr="00C930FC">
              <w:rPr>
                <w:szCs w:val="22"/>
              </w:rPr>
              <w:t>platform without having to provide country-specific information</w:t>
            </w:r>
          </w:p>
        </w:tc>
        <w:tc>
          <w:tcPr>
            <w:tcW w:w="303" w:type="pct"/>
            <w:tcBorders>
              <w:top w:val="dotted" w:sz="12" w:space="0" w:color="00539B"/>
              <w:left w:val="nil"/>
              <w:bottom w:val="dotted" w:sz="12" w:space="0" w:color="00539B"/>
              <w:right w:val="nil"/>
            </w:tcBorders>
            <w:vAlign w:val="center"/>
          </w:tcPr>
          <w:p w14:paraId="2F2A2AC5" w14:textId="77777777" w:rsidR="00514121" w:rsidRPr="00C930FC" w:rsidRDefault="00514121" w:rsidP="00514121">
            <w:pPr>
              <w:spacing w:before="0" w:after="0"/>
              <w:jc w:val="center"/>
              <w:rPr>
                <w:szCs w:val="22"/>
              </w:rPr>
            </w:pPr>
            <w:r w:rsidRPr="00C930FC">
              <w:rPr>
                <w:szCs w:val="22"/>
              </w:rPr>
              <w:t>5</w:t>
            </w:r>
          </w:p>
        </w:tc>
        <w:tc>
          <w:tcPr>
            <w:tcW w:w="560" w:type="pct"/>
            <w:tcBorders>
              <w:top w:val="dotted" w:sz="12" w:space="0" w:color="00539B"/>
              <w:left w:val="nil"/>
              <w:bottom w:val="dotted" w:sz="12" w:space="0" w:color="00539B"/>
              <w:right w:val="nil"/>
            </w:tcBorders>
            <w:vAlign w:val="center"/>
          </w:tcPr>
          <w:p w14:paraId="7FB799E9" w14:textId="77777777" w:rsidR="00514121" w:rsidRPr="00C930FC" w:rsidRDefault="00514121" w:rsidP="00514121">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41987163" w14:textId="49A81456"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197C7C71" w14:textId="77777777" w:rsidTr="58061BD8">
        <w:trPr>
          <w:trHeight w:val="397"/>
        </w:trPr>
        <w:tc>
          <w:tcPr>
            <w:tcW w:w="3000" w:type="pct"/>
            <w:tcBorders>
              <w:top w:val="dotted" w:sz="12" w:space="0" w:color="00539B"/>
              <w:left w:val="nil"/>
              <w:bottom w:val="dotted" w:sz="12" w:space="0" w:color="00539B"/>
              <w:right w:val="nil"/>
            </w:tcBorders>
          </w:tcPr>
          <w:p w14:paraId="69CB0E18"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complete/validate their registration on a platform by clicking an activation link sent by email</w:t>
            </w:r>
          </w:p>
        </w:tc>
        <w:tc>
          <w:tcPr>
            <w:tcW w:w="303" w:type="pct"/>
            <w:tcBorders>
              <w:top w:val="dotted" w:sz="12" w:space="0" w:color="00539B"/>
              <w:left w:val="nil"/>
              <w:bottom w:val="dotted" w:sz="12" w:space="0" w:color="00539B"/>
              <w:right w:val="nil"/>
            </w:tcBorders>
            <w:vAlign w:val="center"/>
          </w:tcPr>
          <w:p w14:paraId="2DE89F7D" w14:textId="77777777" w:rsidR="00514121" w:rsidRPr="00C930FC" w:rsidRDefault="00514121" w:rsidP="00514121">
            <w:pPr>
              <w:spacing w:before="0" w:after="0"/>
              <w:jc w:val="center"/>
              <w:rPr>
                <w:szCs w:val="22"/>
              </w:rPr>
            </w:pPr>
            <w:r w:rsidRPr="00C930FC">
              <w:rPr>
                <w:szCs w:val="22"/>
              </w:rPr>
              <w:t>6</w:t>
            </w:r>
          </w:p>
        </w:tc>
        <w:tc>
          <w:tcPr>
            <w:tcW w:w="560" w:type="pct"/>
            <w:tcBorders>
              <w:top w:val="dotted" w:sz="12" w:space="0" w:color="00539B"/>
              <w:left w:val="nil"/>
              <w:bottom w:val="dotted" w:sz="12" w:space="0" w:color="00539B"/>
              <w:right w:val="nil"/>
            </w:tcBorders>
            <w:vAlign w:val="center"/>
          </w:tcPr>
          <w:p w14:paraId="503B400C" w14:textId="77777777" w:rsidR="00514121" w:rsidRPr="00C930FC" w:rsidRDefault="00514121" w:rsidP="00514121">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0C14EAB3" w14:textId="77777777" w:rsidR="00514121" w:rsidRPr="00C930FC" w:rsidRDefault="00514121" w:rsidP="00514121">
            <w:pPr>
              <w:spacing w:before="0" w:after="0"/>
              <w:jc w:val="center"/>
              <w:rPr>
                <w:color w:val="00B050"/>
                <w:szCs w:val="22"/>
              </w:rPr>
            </w:pPr>
            <w:r w:rsidRPr="00C930FC">
              <w:rPr>
                <w:color w:val="00B050"/>
                <w:szCs w:val="22"/>
              </w:rPr>
              <w:t xml:space="preserve">Yes </w:t>
            </w:r>
          </w:p>
        </w:tc>
      </w:tr>
      <w:tr w:rsidR="00514121" w:rsidRPr="00C930FC" w14:paraId="6A42FC7E" w14:textId="77777777" w:rsidTr="58061BD8">
        <w:trPr>
          <w:trHeight w:val="397"/>
        </w:trPr>
        <w:tc>
          <w:tcPr>
            <w:tcW w:w="3000" w:type="pct"/>
            <w:tcBorders>
              <w:top w:val="dotted" w:sz="12" w:space="0" w:color="00539B"/>
              <w:left w:val="nil"/>
              <w:bottom w:val="dotted" w:sz="12" w:space="0" w:color="00539B"/>
              <w:right w:val="nil"/>
            </w:tcBorders>
          </w:tcPr>
          <w:p w14:paraId="57BEC35B" w14:textId="77777777" w:rsidR="00514121" w:rsidRPr="00C930FC" w:rsidRDefault="00514121" w:rsidP="00A41C7D">
            <w:pPr>
              <w:pStyle w:val="Akapitzlist"/>
              <w:numPr>
                <w:ilvl w:val="0"/>
                <w:numId w:val="24"/>
              </w:numPr>
              <w:spacing w:before="0" w:after="0"/>
              <w:ind w:left="462"/>
              <w:rPr>
                <w:szCs w:val="22"/>
              </w:rPr>
            </w:pPr>
            <w:r w:rsidRPr="00C930FC">
              <w:rPr>
                <w:szCs w:val="22"/>
              </w:rPr>
              <w:t xml:space="preserve">Platforms support English in addition to the official language(s) </w:t>
            </w:r>
          </w:p>
        </w:tc>
        <w:tc>
          <w:tcPr>
            <w:tcW w:w="303" w:type="pct"/>
            <w:tcBorders>
              <w:top w:val="dotted" w:sz="12" w:space="0" w:color="00539B"/>
              <w:left w:val="nil"/>
              <w:bottom w:val="dotted" w:sz="12" w:space="0" w:color="00539B"/>
              <w:right w:val="nil"/>
            </w:tcBorders>
            <w:vAlign w:val="center"/>
          </w:tcPr>
          <w:p w14:paraId="4C595EC3" w14:textId="77777777" w:rsidR="00514121" w:rsidRPr="00C930FC" w:rsidRDefault="00514121" w:rsidP="00514121">
            <w:pPr>
              <w:spacing w:before="0" w:after="0"/>
              <w:jc w:val="center"/>
              <w:rPr>
                <w:szCs w:val="22"/>
              </w:rPr>
            </w:pPr>
            <w:r w:rsidRPr="00C930FC">
              <w:rPr>
                <w:szCs w:val="22"/>
              </w:rPr>
              <w:t>7</w:t>
            </w:r>
          </w:p>
        </w:tc>
        <w:tc>
          <w:tcPr>
            <w:tcW w:w="560" w:type="pct"/>
            <w:tcBorders>
              <w:top w:val="dotted" w:sz="12" w:space="0" w:color="00539B"/>
              <w:left w:val="nil"/>
              <w:bottom w:val="dotted" w:sz="12" w:space="0" w:color="00539B"/>
              <w:right w:val="nil"/>
            </w:tcBorders>
            <w:vAlign w:val="center"/>
          </w:tcPr>
          <w:p w14:paraId="1B953D7A" w14:textId="77777777" w:rsidR="00514121" w:rsidRPr="00C930FC" w:rsidRDefault="00514121" w:rsidP="00514121">
            <w:pPr>
              <w:spacing w:before="0" w:after="0"/>
              <w:jc w:val="center"/>
              <w:rPr>
                <w:szCs w:val="22"/>
              </w:rPr>
            </w:pPr>
            <w:r w:rsidRPr="00C930FC">
              <w:rPr>
                <w:szCs w:val="22"/>
              </w:rPr>
              <w:t>12.1</w:t>
            </w:r>
          </w:p>
        </w:tc>
        <w:tc>
          <w:tcPr>
            <w:tcW w:w="1137" w:type="pct"/>
            <w:tcBorders>
              <w:top w:val="dotted" w:sz="12" w:space="0" w:color="00539B"/>
              <w:left w:val="nil"/>
              <w:bottom w:val="dotted" w:sz="12" w:space="0" w:color="00539B"/>
              <w:right w:val="nil"/>
            </w:tcBorders>
            <w:vAlign w:val="center"/>
          </w:tcPr>
          <w:p w14:paraId="4764349B" w14:textId="31A67F8C" w:rsidR="00514121" w:rsidRPr="00C930FC" w:rsidRDefault="00A56075" w:rsidP="00514121">
            <w:pPr>
              <w:spacing w:before="0" w:after="0"/>
              <w:jc w:val="center"/>
              <w:rPr>
                <w:color w:val="00B050"/>
                <w:szCs w:val="22"/>
              </w:rPr>
            </w:pPr>
            <w:r w:rsidRPr="00C930FC">
              <w:rPr>
                <w:color w:val="00B050"/>
                <w:szCs w:val="22"/>
              </w:rPr>
              <w:t>Yes</w:t>
            </w:r>
          </w:p>
        </w:tc>
      </w:tr>
      <w:tr w:rsidR="00514121" w:rsidRPr="00C930FC" w14:paraId="2296C0C3" w14:textId="77777777" w:rsidTr="58061BD8">
        <w:trPr>
          <w:trHeight w:val="397"/>
        </w:trPr>
        <w:tc>
          <w:tcPr>
            <w:tcW w:w="3000" w:type="pct"/>
            <w:tcBorders>
              <w:top w:val="dotted" w:sz="12" w:space="0" w:color="00539B"/>
              <w:left w:val="nil"/>
              <w:bottom w:val="dotted" w:sz="12" w:space="0" w:color="00539B"/>
              <w:right w:val="nil"/>
            </w:tcBorders>
          </w:tcPr>
          <w:p w14:paraId="26DD53FA" w14:textId="0B1566B6" w:rsidR="00514121" w:rsidRPr="00C930FC" w:rsidRDefault="00514121" w:rsidP="00A41C7D">
            <w:pPr>
              <w:pStyle w:val="Akapitzlist"/>
              <w:numPr>
                <w:ilvl w:val="0"/>
                <w:numId w:val="24"/>
              </w:numPr>
              <w:spacing w:before="0" w:after="0"/>
              <w:ind w:left="462"/>
              <w:rPr>
                <w:szCs w:val="22"/>
              </w:rPr>
            </w:pPr>
            <w:r w:rsidRPr="00C930FC">
              <w:rPr>
                <w:szCs w:val="22"/>
              </w:rPr>
              <w:t xml:space="preserve">Economic operators can log in to platform with username </w:t>
            </w:r>
            <w:r w:rsidR="00B13D98" w:rsidRPr="00C930FC">
              <w:rPr>
                <w:szCs w:val="22"/>
              </w:rPr>
              <w:t>and</w:t>
            </w:r>
            <w:r w:rsidRPr="00C930FC">
              <w:rPr>
                <w:szCs w:val="22"/>
              </w:rPr>
              <w:t xml:space="preserve"> password</w:t>
            </w:r>
          </w:p>
        </w:tc>
        <w:tc>
          <w:tcPr>
            <w:tcW w:w="303" w:type="pct"/>
            <w:tcBorders>
              <w:top w:val="dotted" w:sz="12" w:space="0" w:color="00539B"/>
              <w:left w:val="nil"/>
              <w:bottom w:val="dotted" w:sz="12" w:space="0" w:color="00539B"/>
              <w:right w:val="nil"/>
            </w:tcBorders>
            <w:vAlign w:val="center"/>
          </w:tcPr>
          <w:p w14:paraId="13EB6E5F" w14:textId="77777777" w:rsidR="00514121" w:rsidRPr="00C930FC" w:rsidRDefault="00514121" w:rsidP="00514121">
            <w:pPr>
              <w:spacing w:before="0" w:after="0"/>
              <w:jc w:val="center"/>
              <w:rPr>
                <w:szCs w:val="22"/>
              </w:rPr>
            </w:pPr>
            <w:r w:rsidRPr="00C930FC">
              <w:rPr>
                <w:szCs w:val="22"/>
              </w:rPr>
              <w:t>8</w:t>
            </w:r>
          </w:p>
        </w:tc>
        <w:tc>
          <w:tcPr>
            <w:tcW w:w="560" w:type="pct"/>
            <w:tcBorders>
              <w:top w:val="dotted" w:sz="12" w:space="0" w:color="00539B"/>
              <w:left w:val="nil"/>
              <w:bottom w:val="dotted" w:sz="12" w:space="0" w:color="00539B"/>
              <w:right w:val="nil"/>
            </w:tcBorders>
            <w:vAlign w:val="center"/>
          </w:tcPr>
          <w:p w14:paraId="49F5F01A" w14:textId="77777777" w:rsidR="00514121" w:rsidRPr="00C930FC" w:rsidRDefault="00514121" w:rsidP="00514121">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7B08FB1F" w14:textId="77777777" w:rsidR="00514121" w:rsidRPr="00C930FC" w:rsidRDefault="00514121" w:rsidP="00514121">
            <w:pPr>
              <w:spacing w:before="0" w:after="0"/>
              <w:jc w:val="center"/>
              <w:rPr>
                <w:color w:val="00B050"/>
                <w:szCs w:val="22"/>
              </w:rPr>
            </w:pPr>
            <w:r w:rsidRPr="00C930FC">
              <w:rPr>
                <w:color w:val="00B050"/>
                <w:szCs w:val="22"/>
              </w:rPr>
              <w:t xml:space="preserve"> Yes </w:t>
            </w:r>
          </w:p>
        </w:tc>
      </w:tr>
      <w:tr w:rsidR="00514121" w:rsidRPr="00C930FC" w14:paraId="65D94EC7" w14:textId="77777777" w:rsidTr="58061BD8">
        <w:trPr>
          <w:trHeight w:val="397"/>
        </w:trPr>
        <w:tc>
          <w:tcPr>
            <w:tcW w:w="3000" w:type="pct"/>
            <w:tcBorders>
              <w:top w:val="dotted" w:sz="12" w:space="0" w:color="00539B"/>
              <w:left w:val="nil"/>
              <w:bottom w:val="dotted" w:sz="12" w:space="0" w:color="00539B"/>
              <w:right w:val="nil"/>
            </w:tcBorders>
          </w:tcPr>
          <w:p w14:paraId="0C6DACEB"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can search contract notices using search criteria</w:t>
            </w:r>
          </w:p>
        </w:tc>
        <w:tc>
          <w:tcPr>
            <w:tcW w:w="303" w:type="pct"/>
            <w:tcBorders>
              <w:top w:val="dotted" w:sz="12" w:space="0" w:color="00539B"/>
              <w:left w:val="nil"/>
              <w:bottom w:val="dotted" w:sz="12" w:space="0" w:color="00539B"/>
              <w:right w:val="nil"/>
            </w:tcBorders>
            <w:vAlign w:val="center"/>
          </w:tcPr>
          <w:p w14:paraId="668F7010" w14:textId="77777777" w:rsidR="00514121" w:rsidRPr="00C930FC" w:rsidRDefault="00514121" w:rsidP="00514121">
            <w:pPr>
              <w:spacing w:before="0" w:after="0"/>
              <w:jc w:val="center"/>
              <w:rPr>
                <w:szCs w:val="22"/>
              </w:rPr>
            </w:pPr>
            <w:r w:rsidRPr="00C930FC">
              <w:rPr>
                <w:szCs w:val="22"/>
              </w:rPr>
              <w:t>9</w:t>
            </w:r>
          </w:p>
        </w:tc>
        <w:tc>
          <w:tcPr>
            <w:tcW w:w="560" w:type="pct"/>
            <w:tcBorders>
              <w:top w:val="dotted" w:sz="12" w:space="0" w:color="00539B"/>
              <w:left w:val="nil"/>
              <w:bottom w:val="dotted" w:sz="12" w:space="0" w:color="00539B"/>
              <w:right w:val="nil"/>
            </w:tcBorders>
            <w:vAlign w:val="center"/>
          </w:tcPr>
          <w:p w14:paraId="27CAF499" w14:textId="77777777" w:rsidR="00514121" w:rsidRPr="00C930FC" w:rsidRDefault="00514121" w:rsidP="00514121">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301662CE"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2A14F408" w14:textId="77777777" w:rsidTr="58061BD8">
        <w:trPr>
          <w:trHeight w:val="397"/>
        </w:trPr>
        <w:tc>
          <w:tcPr>
            <w:tcW w:w="3000" w:type="pct"/>
            <w:tcBorders>
              <w:top w:val="dotted" w:sz="12" w:space="0" w:color="00539B"/>
              <w:left w:val="nil"/>
              <w:bottom w:val="dotted" w:sz="12" w:space="0" w:color="00539B"/>
              <w:right w:val="nil"/>
            </w:tcBorders>
          </w:tcPr>
          <w:p w14:paraId="5CB00F3E"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can evaluate whether tender specifications are relevant for them based on information available in contract notices</w:t>
            </w:r>
          </w:p>
        </w:tc>
        <w:tc>
          <w:tcPr>
            <w:tcW w:w="303" w:type="pct"/>
            <w:tcBorders>
              <w:top w:val="dotted" w:sz="12" w:space="0" w:color="00539B"/>
              <w:left w:val="nil"/>
              <w:bottom w:val="dotted" w:sz="12" w:space="0" w:color="00539B"/>
              <w:right w:val="nil"/>
            </w:tcBorders>
            <w:vAlign w:val="center"/>
          </w:tcPr>
          <w:p w14:paraId="6945AD64" w14:textId="77777777" w:rsidR="00514121" w:rsidRPr="00C930FC" w:rsidRDefault="00514121" w:rsidP="00514121">
            <w:pPr>
              <w:spacing w:before="0" w:after="0"/>
              <w:jc w:val="center"/>
              <w:rPr>
                <w:szCs w:val="22"/>
              </w:rPr>
            </w:pPr>
            <w:r w:rsidRPr="00C930FC">
              <w:rPr>
                <w:szCs w:val="22"/>
              </w:rPr>
              <w:t>10</w:t>
            </w:r>
          </w:p>
        </w:tc>
        <w:tc>
          <w:tcPr>
            <w:tcW w:w="560" w:type="pct"/>
            <w:tcBorders>
              <w:top w:val="dotted" w:sz="12" w:space="0" w:color="00539B"/>
              <w:left w:val="nil"/>
              <w:bottom w:val="dotted" w:sz="12" w:space="0" w:color="00539B"/>
              <w:right w:val="nil"/>
            </w:tcBorders>
            <w:vAlign w:val="center"/>
          </w:tcPr>
          <w:p w14:paraId="3119B670" w14:textId="77777777" w:rsidR="00514121" w:rsidRPr="00C930FC" w:rsidRDefault="00514121" w:rsidP="00514121">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4278A9C0" w14:textId="77777777" w:rsidR="00514121" w:rsidRPr="00C930FC" w:rsidRDefault="00514121" w:rsidP="00514121">
            <w:pPr>
              <w:spacing w:before="0" w:after="0"/>
              <w:jc w:val="center"/>
              <w:rPr>
                <w:color w:val="00B050"/>
                <w:szCs w:val="22"/>
              </w:rPr>
            </w:pPr>
            <w:r w:rsidRPr="00C930FC">
              <w:rPr>
                <w:color w:val="00B050"/>
              </w:rPr>
              <w:t>Yes</w:t>
            </w:r>
            <w:r w:rsidRPr="00C930FC">
              <w:rPr>
                <w:rStyle w:val="Odwoanieprzypisudolnego"/>
                <w:rFonts w:ascii="Times New Roman" w:hAnsi="Times New Roman"/>
                <w:color w:val="00B050"/>
              </w:rPr>
              <w:footnoteReference w:id="10"/>
            </w:r>
          </w:p>
        </w:tc>
      </w:tr>
      <w:tr w:rsidR="00514121" w:rsidRPr="00C930FC" w14:paraId="394392A0" w14:textId="77777777" w:rsidTr="58061BD8">
        <w:trPr>
          <w:trHeight w:val="397"/>
        </w:trPr>
        <w:tc>
          <w:tcPr>
            <w:tcW w:w="3000" w:type="pct"/>
            <w:tcBorders>
              <w:top w:val="dotted" w:sz="12" w:space="0" w:color="00539B"/>
              <w:left w:val="nil"/>
              <w:bottom w:val="dotted" w:sz="12" w:space="0" w:color="00539B"/>
              <w:right w:val="nil"/>
            </w:tcBorders>
          </w:tcPr>
          <w:p w14:paraId="00E2A31D"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are notified of changes to tender specifications</w:t>
            </w:r>
          </w:p>
        </w:tc>
        <w:tc>
          <w:tcPr>
            <w:tcW w:w="303" w:type="pct"/>
            <w:tcBorders>
              <w:top w:val="dotted" w:sz="12" w:space="0" w:color="00539B"/>
              <w:left w:val="nil"/>
              <w:bottom w:val="dotted" w:sz="12" w:space="0" w:color="00539B"/>
              <w:right w:val="nil"/>
            </w:tcBorders>
            <w:vAlign w:val="center"/>
          </w:tcPr>
          <w:p w14:paraId="11983899" w14:textId="77777777" w:rsidR="00514121" w:rsidRPr="00C930FC" w:rsidRDefault="00514121" w:rsidP="00514121">
            <w:pPr>
              <w:spacing w:before="0" w:after="0"/>
              <w:jc w:val="center"/>
              <w:rPr>
                <w:szCs w:val="22"/>
              </w:rPr>
            </w:pPr>
            <w:r w:rsidRPr="00C930FC">
              <w:rPr>
                <w:szCs w:val="22"/>
              </w:rPr>
              <w:t>11</w:t>
            </w:r>
          </w:p>
        </w:tc>
        <w:tc>
          <w:tcPr>
            <w:tcW w:w="560" w:type="pct"/>
            <w:tcBorders>
              <w:top w:val="dotted" w:sz="12" w:space="0" w:color="00539B"/>
              <w:left w:val="nil"/>
              <w:bottom w:val="dotted" w:sz="12" w:space="0" w:color="00539B"/>
              <w:right w:val="nil"/>
            </w:tcBorders>
            <w:vAlign w:val="center"/>
          </w:tcPr>
          <w:p w14:paraId="17C00DBE" w14:textId="77777777" w:rsidR="00514121" w:rsidRPr="00C930FC" w:rsidRDefault="00514121" w:rsidP="00514121">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3DDBEDEE" w14:textId="77777777" w:rsidR="00514121" w:rsidRPr="00C930FC" w:rsidRDefault="00514121" w:rsidP="00514121">
            <w:pPr>
              <w:spacing w:before="0" w:after="0"/>
              <w:jc w:val="center"/>
              <w:rPr>
                <w:color w:val="00B050"/>
                <w:szCs w:val="22"/>
              </w:rPr>
            </w:pPr>
            <w:r w:rsidRPr="00C930FC">
              <w:rPr>
                <w:color w:val="00B050"/>
                <w:szCs w:val="22"/>
              </w:rPr>
              <w:t xml:space="preserve">Yes </w:t>
            </w:r>
          </w:p>
        </w:tc>
      </w:tr>
      <w:tr w:rsidR="00514121" w:rsidRPr="00C930FC" w14:paraId="2479B8B3" w14:textId="77777777" w:rsidTr="58061BD8">
        <w:trPr>
          <w:trHeight w:val="397"/>
        </w:trPr>
        <w:tc>
          <w:tcPr>
            <w:tcW w:w="3000" w:type="pct"/>
            <w:tcBorders>
              <w:top w:val="dotted" w:sz="12" w:space="0" w:color="00539B"/>
              <w:left w:val="nil"/>
              <w:bottom w:val="dotted" w:sz="12" w:space="0" w:color="00539B"/>
              <w:right w:val="nil"/>
            </w:tcBorders>
          </w:tcPr>
          <w:p w14:paraId="705CC71C" w14:textId="77777777" w:rsidR="00514121" w:rsidRPr="00C930FC" w:rsidRDefault="00514121" w:rsidP="00A41C7D">
            <w:pPr>
              <w:pStyle w:val="Akapitzlist"/>
              <w:numPr>
                <w:ilvl w:val="0"/>
                <w:numId w:val="24"/>
              </w:numPr>
              <w:spacing w:before="0" w:after="0"/>
              <w:ind w:left="462"/>
              <w:rPr>
                <w:szCs w:val="22"/>
              </w:rPr>
            </w:pPr>
            <w:r w:rsidRPr="00C930FC">
              <w:rPr>
                <w:szCs w:val="22"/>
              </w:rPr>
              <w:t>Platforms support automatic transmission of all types of notices to TED</w:t>
            </w:r>
          </w:p>
        </w:tc>
        <w:tc>
          <w:tcPr>
            <w:tcW w:w="303" w:type="pct"/>
            <w:tcBorders>
              <w:top w:val="dotted" w:sz="12" w:space="0" w:color="00539B"/>
              <w:left w:val="nil"/>
              <w:bottom w:val="dotted" w:sz="12" w:space="0" w:color="00539B"/>
              <w:right w:val="nil"/>
            </w:tcBorders>
            <w:vAlign w:val="center"/>
          </w:tcPr>
          <w:p w14:paraId="324F65D9" w14:textId="77777777" w:rsidR="00514121" w:rsidRPr="00C930FC" w:rsidRDefault="00514121" w:rsidP="00514121">
            <w:pPr>
              <w:spacing w:before="0" w:after="0"/>
              <w:jc w:val="center"/>
              <w:rPr>
                <w:szCs w:val="22"/>
              </w:rPr>
            </w:pPr>
            <w:r w:rsidRPr="00C930FC">
              <w:rPr>
                <w:szCs w:val="22"/>
              </w:rPr>
              <w:t>12</w:t>
            </w:r>
          </w:p>
        </w:tc>
        <w:tc>
          <w:tcPr>
            <w:tcW w:w="560" w:type="pct"/>
            <w:tcBorders>
              <w:top w:val="dotted" w:sz="12" w:space="0" w:color="00539B"/>
              <w:left w:val="nil"/>
              <w:bottom w:val="dotted" w:sz="12" w:space="0" w:color="00539B"/>
              <w:right w:val="nil"/>
            </w:tcBorders>
            <w:vAlign w:val="center"/>
          </w:tcPr>
          <w:p w14:paraId="2B03063B" w14:textId="77777777" w:rsidR="00514121" w:rsidRPr="00C930FC" w:rsidRDefault="00514121" w:rsidP="00514121">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2E12DB74" w14:textId="77777777" w:rsidR="00514121" w:rsidRPr="00C930FC" w:rsidRDefault="00514121" w:rsidP="00514121">
            <w:pPr>
              <w:spacing w:before="0" w:after="0"/>
              <w:jc w:val="center"/>
              <w:rPr>
                <w:color w:val="00B050"/>
                <w:szCs w:val="22"/>
              </w:rPr>
            </w:pPr>
            <w:r w:rsidRPr="00C930FC">
              <w:rPr>
                <w:color w:val="00B050"/>
                <w:szCs w:val="22"/>
              </w:rPr>
              <w:t xml:space="preserve">Yes </w:t>
            </w:r>
          </w:p>
        </w:tc>
      </w:tr>
      <w:tr w:rsidR="00514121" w:rsidRPr="00C930FC" w14:paraId="3195D819" w14:textId="77777777" w:rsidTr="58061BD8">
        <w:trPr>
          <w:trHeight w:val="397"/>
        </w:trPr>
        <w:tc>
          <w:tcPr>
            <w:tcW w:w="3000" w:type="pct"/>
            <w:tcBorders>
              <w:top w:val="dotted" w:sz="12" w:space="0" w:color="00539B"/>
              <w:left w:val="nil"/>
              <w:bottom w:val="dotted" w:sz="12" w:space="0" w:color="00539B"/>
              <w:right w:val="nil"/>
            </w:tcBorders>
          </w:tcPr>
          <w:p w14:paraId="6CAF7069"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and contracting authorities can search CPV categories based on their code or their description</w:t>
            </w:r>
          </w:p>
        </w:tc>
        <w:tc>
          <w:tcPr>
            <w:tcW w:w="303" w:type="pct"/>
            <w:tcBorders>
              <w:top w:val="dotted" w:sz="12" w:space="0" w:color="00539B"/>
              <w:left w:val="nil"/>
              <w:bottom w:val="dotted" w:sz="12" w:space="0" w:color="00539B"/>
              <w:right w:val="nil"/>
            </w:tcBorders>
            <w:vAlign w:val="center"/>
          </w:tcPr>
          <w:p w14:paraId="21784DA1" w14:textId="77777777" w:rsidR="00514121" w:rsidRPr="00C930FC" w:rsidRDefault="00514121" w:rsidP="00514121">
            <w:pPr>
              <w:spacing w:before="0" w:after="0"/>
              <w:jc w:val="center"/>
              <w:rPr>
                <w:szCs w:val="22"/>
              </w:rPr>
            </w:pPr>
            <w:r w:rsidRPr="00C930FC">
              <w:rPr>
                <w:szCs w:val="22"/>
              </w:rPr>
              <w:t>13</w:t>
            </w:r>
          </w:p>
        </w:tc>
        <w:tc>
          <w:tcPr>
            <w:tcW w:w="560" w:type="pct"/>
            <w:tcBorders>
              <w:top w:val="dotted" w:sz="12" w:space="0" w:color="00539B"/>
              <w:left w:val="nil"/>
              <w:bottom w:val="dotted" w:sz="12" w:space="0" w:color="00539B"/>
              <w:right w:val="nil"/>
            </w:tcBorders>
            <w:vAlign w:val="center"/>
          </w:tcPr>
          <w:p w14:paraId="1F46D91B" w14:textId="77777777" w:rsidR="00514121" w:rsidRPr="00C930FC" w:rsidRDefault="00514121" w:rsidP="00514121">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7C039C73"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550B7B94" w14:textId="77777777" w:rsidTr="58061BD8">
        <w:trPr>
          <w:trHeight w:val="397"/>
        </w:trPr>
        <w:tc>
          <w:tcPr>
            <w:tcW w:w="3000" w:type="pct"/>
            <w:tcBorders>
              <w:top w:val="dotted" w:sz="12" w:space="0" w:color="00539B"/>
              <w:left w:val="nil"/>
              <w:bottom w:val="dotted" w:sz="12" w:space="0" w:color="00539B"/>
              <w:right w:val="nil"/>
            </w:tcBorders>
          </w:tcPr>
          <w:p w14:paraId="5C8FF559" w14:textId="77777777" w:rsidR="00514121" w:rsidRPr="00C930FC" w:rsidRDefault="00514121" w:rsidP="00A41C7D">
            <w:pPr>
              <w:pStyle w:val="Akapitzlist"/>
              <w:numPr>
                <w:ilvl w:val="0"/>
                <w:numId w:val="24"/>
              </w:numPr>
              <w:spacing w:before="0" w:after="0"/>
              <w:ind w:left="462"/>
              <w:rPr>
                <w:szCs w:val="22"/>
              </w:rPr>
            </w:pPr>
            <w:r w:rsidRPr="00C930FC">
              <w:rPr>
                <w:szCs w:val="22"/>
              </w:rPr>
              <w:t>Contracting authorities can re-use information in their profile or previous notices to create contract notices, tender specifications and award notices</w:t>
            </w:r>
          </w:p>
        </w:tc>
        <w:tc>
          <w:tcPr>
            <w:tcW w:w="303" w:type="pct"/>
            <w:tcBorders>
              <w:top w:val="dotted" w:sz="12" w:space="0" w:color="00539B"/>
              <w:left w:val="nil"/>
              <w:bottom w:val="dotted" w:sz="12" w:space="0" w:color="00539B"/>
              <w:right w:val="nil"/>
            </w:tcBorders>
            <w:vAlign w:val="center"/>
          </w:tcPr>
          <w:p w14:paraId="19C42F00" w14:textId="77777777" w:rsidR="00514121" w:rsidRPr="00C930FC" w:rsidRDefault="00514121" w:rsidP="00514121">
            <w:pPr>
              <w:spacing w:before="0" w:after="0"/>
              <w:jc w:val="center"/>
              <w:rPr>
                <w:szCs w:val="22"/>
              </w:rPr>
            </w:pPr>
            <w:r w:rsidRPr="00C930FC">
              <w:rPr>
                <w:szCs w:val="22"/>
              </w:rPr>
              <w:t>14</w:t>
            </w:r>
          </w:p>
        </w:tc>
        <w:tc>
          <w:tcPr>
            <w:tcW w:w="560" w:type="pct"/>
            <w:tcBorders>
              <w:top w:val="dotted" w:sz="12" w:space="0" w:color="00539B"/>
              <w:left w:val="nil"/>
              <w:bottom w:val="dotted" w:sz="12" w:space="0" w:color="00539B"/>
              <w:right w:val="nil"/>
            </w:tcBorders>
            <w:vAlign w:val="center"/>
          </w:tcPr>
          <w:p w14:paraId="164BDA69" w14:textId="77777777" w:rsidR="00514121" w:rsidRPr="00C930FC" w:rsidRDefault="00514121" w:rsidP="00514121">
            <w:pPr>
              <w:spacing w:before="0" w:after="0"/>
              <w:jc w:val="center"/>
              <w:rPr>
                <w:szCs w:val="22"/>
              </w:rPr>
            </w:pPr>
            <w:r w:rsidRPr="00C930FC">
              <w:rPr>
                <w:szCs w:val="22"/>
              </w:rPr>
              <w:t>2.1</w:t>
            </w:r>
          </w:p>
        </w:tc>
        <w:tc>
          <w:tcPr>
            <w:tcW w:w="1137" w:type="pct"/>
            <w:tcBorders>
              <w:top w:val="dotted" w:sz="12" w:space="0" w:color="00539B"/>
              <w:left w:val="nil"/>
              <w:bottom w:val="dotted" w:sz="12" w:space="0" w:color="00539B"/>
              <w:right w:val="nil"/>
            </w:tcBorders>
            <w:vAlign w:val="center"/>
          </w:tcPr>
          <w:p w14:paraId="7706A597" w14:textId="77777777" w:rsidR="00514121" w:rsidRPr="00C930FC" w:rsidRDefault="00514121" w:rsidP="00514121">
            <w:pPr>
              <w:spacing w:before="0" w:after="0"/>
              <w:jc w:val="center"/>
              <w:rPr>
                <w:color w:val="00B050"/>
                <w:szCs w:val="22"/>
              </w:rPr>
            </w:pPr>
            <w:r w:rsidRPr="00C930FC">
              <w:rPr>
                <w:color w:val="00B050"/>
              </w:rPr>
              <w:t>Yes</w:t>
            </w:r>
            <w:r w:rsidRPr="00C930FC">
              <w:rPr>
                <w:rStyle w:val="Odwoanieprzypisudolnego"/>
                <w:rFonts w:ascii="Times New Roman" w:hAnsi="Times New Roman"/>
                <w:color w:val="00B050"/>
              </w:rPr>
              <w:footnoteReference w:id="11"/>
            </w:r>
          </w:p>
        </w:tc>
      </w:tr>
      <w:tr w:rsidR="00514121" w:rsidRPr="00C930FC" w14:paraId="5C51A054" w14:textId="77777777" w:rsidTr="58061BD8">
        <w:trPr>
          <w:trHeight w:val="397"/>
        </w:trPr>
        <w:tc>
          <w:tcPr>
            <w:tcW w:w="3000" w:type="pct"/>
            <w:tcBorders>
              <w:top w:val="dotted" w:sz="12" w:space="0" w:color="00539B"/>
              <w:left w:val="nil"/>
              <w:bottom w:val="dotted" w:sz="12" w:space="0" w:color="00539B"/>
              <w:right w:val="nil"/>
            </w:tcBorders>
          </w:tcPr>
          <w:p w14:paraId="3490C1FF"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can choose to manually or electronically sign a submission report containing the hash value of each submitted document</w:t>
            </w:r>
          </w:p>
        </w:tc>
        <w:tc>
          <w:tcPr>
            <w:tcW w:w="303" w:type="pct"/>
            <w:tcBorders>
              <w:top w:val="dotted" w:sz="12" w:space="0" w:color="00539B"/>
              <w:left w:val="nil"/>
              <w:bottom w:val="dotted" w:sz="12" w:space="0" w:color="00539B"/>
              <w:right w:val="nil"/>
            </w:tcBorders>
            <w:vAlign w:val="center"/>
          </w:tcPr>
          <w:p w14:paraId="306F1653" w14:textId="77777777" w:rsidR="00514121" w:rsidRPr="00C930FC" w:rsidRDefault="00514121" w:rsidP="00514121">
            <w:pPr>
              <w:spacing w:before="0" w:after="0"/>
              <w:jc w:val="center"/>
              <w:rPr>
                <w:szCs w:val="22"/>
              </w:rPr>
            </w:pPr>
            <w:r w:rsidRPr="00C930FC">
              <w:rPr>
                <w:szCs w:val="22"/>
              </w:rPr>
              <w:t>15</w:t>
            </w:r>
          </w:p>
        </w:tc>
        <w:tc>
          <w:tcPr>
            <w:tcW w:w="560" w:type="pct"/>
            <w:tcBorders>
              <w:top w:val="dotted" w:sz="12" w:space="0" w:color="00539B"/>
              <w:left w:val="nil"/>
              <w:bottom w:val="dotted" w:sz="12" w:space="0" w:color="00539B"/>
              <w:right w:val="nil"/>
            </w:tcBorders>
            <w:vAlign w:val="center"/>
          </w:tcPr>
          <w:p w14:paraId="30B83AF5" w14:textId="77777777" w:rsidR="00514121" w:rsidRPr="00C930FC" w:rsidRDefault="00514121" w:rsidP="00514121">
            <w:pPr>
              <w:spacing w:before="0" w:after="0"/>
              <w:jc w:val="center"/>
              <w:rPr>
                <w:szCs w:val="22"/>
              </w:rPr>
            </w:pPr>
            <w:r w:rsidRPr="00C930FC">
              <w:rPr>
                <w:szCs w:val="22"/>
              </w:rPr>
              <w:t>6.8</w:t>
            </w:r>
          </w:p>
        </w:tc>
        <w:tc>
          <w:tcPr>
            <w:tcW w:w="1137" w:type="pct"/>
            <w:tcBorders>
              <w:top w:val="dotted" w:sz="12" w:space="0" w:color="00539B"/>
              <w:left w:val="nil"/>
              <w:bottom w:val="dotted" w:sz="12" w:space="0" w:color="00539B"/>
              <w:right w:val="nil"/>
            </w:tcBorders>
            <w:vAlign w:val="center"/>
          </w:tcPr>
          <w:p w14:paraId="26BA8373" w14:textId="77777777" w:rsidR="00514121" w:rsidRPr="00C930FC" w:rsidRDefault="00514121" w:rsidP="00514121">
            <w:pPr>
              <w:spacing w:before="0" w:after="0"/>
              <w:jc w:val="center"/>
              <w:rPr>
                <w:szCs w:val="22"/>
              </w:rPr>
            </w:pPr>
            <w:r w:rsidRPr="00C930FC">
              <w:rPr>
                <w:szCs w:val="22"/>
              </w:rPr>
              <w:t xml:space="preserve"> </w:t>
            </w:r>
            <w:r w:rsidRPr="00C930FC">
              <w:rPr>
                <w:color w:val="FFC000"/>
                <w:szCs w:val="22"/>
              </w:rPr>
              <w:t>Partially</w:t>
            </w:r>
          </w:p>
        </w:tc>
      </w:tr>
      <w:tr w:rsidR="00514121" w:rsidRPr="00C930FC" w14:paraId="5F9DEE9F" w14:textId="77777777" w:rsidTr="58061BD8">
        <w:trPr>
          <w:trHeight w:val="397"/>
        </w:trPr>
        <w:tc>
          <w:tcPr>
            <w:tcW w:w="3000" w:type="pct"/>
            <w:tcBorders>
              <w:top w:val="dotted" w:sz="12" w:space="0" w:color="00539B"/>
              <w:left w:val="nil"/>
              <w:bottom w:val="dotted" w:sz="12" w:space="0" w:color="00539B"/>
              <w:right w:val="nil"/>
            </w:tcBorders>
          </w:tcPr>
          <w:p w14:paraId="42809048"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receive proof of delivery upon successful tender submission</w:t>
            </w:r>
          </w:p>
        </w:tc>
        <w:tc>
          <w:tcPr>
            <w:tcW w:w="303" w:type="pct"/>
            <w:tcBorders>
              <w:top w:val="dotted" w:sz="12" w:space="0" w:color="00539B"/>
              <w:left w:val="nil"/>
              <w:bottom w:val="dotted" w:sz="12" w:space="0" w:color="00539B"/>
              <w:right w:val="nil"/>
            </w:tcBorders>
            <w:vAlign w:val="center"/>
          </w:tcPr>
          <w:p w14:paraId="592BE4DC" w14:textId="77777777" w:rsidR="00514121" w:rsidRPr="00C930FC" w:rsidRDefault="00514121" w:rsidP="00514121">
            <w:pPr>
              <w:spacing w:before="0" w:after="0"/>
              <w:jc w:val="center"/>
              <w:rPr>
                <w:szCs w:val="22"/>
              </w:rPr>
            </w:pPr>
            <w:r w:rsidRPr="00C930FC">
              <w:rPr>
                <w:szCs w:val="22"/>
              </w:rPr>
              <w:t>16</w:t>
            </w:r>
          </w:p>
        </w:tc>
        <w:tc>
          <w:tcPr>
            <w:tcW w:w="560" w:type="pct"/>
            <w:tcBorders>
              <w:top w:val="dotted" w:sz="12" w:space="0" w:color="00539B"/>
              <w:left w:val="nil"/>
              <w:bottom w:val="dotted" w:sz="12" w:space="0" w:color="00539B"/>
              <w:right w:val="nil"/>
            </w:tcBorders>
            <w:vAlign w:val="center"/>
          </w:tcPr>
          <w:p w14:paraId="03F7A970" w14:textId="77777777" w:rsidR="00514121" w:rsidRPr="00C930FC" w:rsidRDefault="00514121" w:rsidP="00514121">
            <w:pPr>
              <w:spacing w:before="0" w:after="0"/>
              <w:jc w:val="center"/>
              <w:rPr>
                <w:szCs w:val="22"/>
              </w:rPr>
            </w:pPr>
            <w:r w:rsidRPr="00C930FC">
              <w:rPr>
                <w:szCs w:val="22"/>
              </w:rPr>
              <w:t>6.4</w:t>
            </w:r>
          </w:p>
        </w:tc>
        <w:tc>
          <w:tcPr>
            <w:tcW w:w="1137" w:type="pct"/>
            <w:tcBorders>
              <w:top w:val="dotted" w:sz="12" w:space="0" w:color="00539B"/>
              <w:left w:val="nil"/>
              <w:bottom w:val="dotted" w:sz="12" w:space="0" w:color="00539B"/>
              <w:right w:val="nil"/>
            </w:tcBorders>
            <w:vAlign w:val="center"/>
          </w:tcPr>
          <w:p w14:paraId="4F2BD52D"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13E80CC9" w14:textId="77777777" w:rsidTr="58061BD8">
        <w:trPr>
          <w:trHeight w:val="397"/>
        </w:trPr>
        <w:tc>
          <w:tcPr>
            <w:tcW w:w="3000" w:type="pct"/>
            <w:tcBorders>
              <w:top w:val="dotted" w:sz="12" w:space="0" w:color="00539B"/>
              <w:left w:val="nil"/>
              <w:bottom w:val="dotted" w:sz="12" w:space="0" w:color="00539B"/>
              <w:right w:val="nil"/>
            </w:tcBorders>
          </w:tcPr>
          <w:p w14:paraId="48D82A58" w14:textId="44F53C06" w:rsidR="00514121" w:rsidRPr="00C930FC" w:rsidRDefault="00514121" w:rsidP="00A41C7D">
            <w:pPr>
              <w:pStyle w:val="Akapitzlist"/>
              <w:numPr>
                <w:ilvl w:val="0"/>
                <w:numId w:val="24"/>
              </w:numPr>
              <w:spacing w:before="0" w:after="0"/>
              <w:ind w:left="462"/>
              <w:rPr>
                <w:szCs w:val="22"/>
              </w:rPr>
            </w:pPr>
            <w:r w:rsidRPr="00C930FC">
              <w:rPr>
                <w:szCs w:val="22"/>
              </w:rPr>
              <w:t>Economic operators can re</w:t>
            </w:r>
            <w:r w:rsidR="00B13D98" w:rsidRPr="00C930FC">
              <w:rPr>
                <w:szCs w:val="22"/>
              </w:rPr>
              <w:t>-</w:t>
            </w:r>
            <w:r w:rsidRPr="00C930FC">
              <w:rPr>
                <w:szCs w:val="22"/>
              </w:rPr>
              <w:t>submit tenders up until the submission deadline</w:t>
            </w:r>
          </w:p>
        </w:tc>
        <w:tc>
          <w:tcPr>
            <w:tcW w:w="303" w:type="pct"/>
            <w:tcBorders>
              <w:top w:val="dotted" w:sz="12" w:space="0" w:color="00539B"/>
              <w:left w:val="nil"/>
              <w:bottom w:val="dotted" w:sz="12" w:space="0" w:color="00539B"/>
              <w:right w:val="nil"/>
            </w:tcBorders>
            <w:vAlign w:val="center"/>
          </w:tcPr>
          <w:p w14:paraId="27DD50FB" w14:textId="77777777" w:rsidR="00514121" w:rsidRPr="00C930FC" w:rsidRDefault="00514121" w:rsidP="00514121">
            <w:pPr>
              <w:spacing w:before="0" w:after="0"/>
              <w:jc w:val="center"/>
              <w:rPr>
                <w:szCs w:val="22"/>
              </w:rPr>
            </w:pPr>
            <w:r w:rsidRPr="00C930FC">
              <w:rPr>
                <w:szCs w:val="22"/>
              </w:rPr>
              <w:t>17</w:t>
            </w:r>
          </w:p>
        </w:tc>
        <w:tc>
          <w:tcPr>
            <w:tcW w:w="560" w:type="pct"/>
            <w:tcBorders>
              <w:top w:val="dotted" w:sz="12" w:space="0" w:color="00539B"/>
              <w:left w:val="nil"/>
              <w:bottom w:val="dotted" w:sz="12" w:space="0" w:color="00539B"/>
              <w:right w:val="nil"/>
            </w:tcBorders>
            <w:vAlign w:val="center"/>
          </w:tcPr>
          <w:p w14:paraId="70786CF2" w14:textId="77777777" w:rsidR="00514121" w:rsidRPr="00C930FC" w:rsidRDefault="00514121" w:rsidP="00514121">
            <w:pPr>
              <w:spacing w:before="0" w:after="0"/>
              <w:jc w:val="center"/>
              <w:rPr>
                <w:szCs w:val="22"/>
              </w:rPr>
            </w:pPr>
            <w:r w:rsidRPr="00C930FC">
              <w:rPr>
                <w:szCs w:val="22"/>
              </w:rPr>
              <w:t>6.3</w:t>
            </w:r>
          </w:p>
        </w:tc>
        <w:tc>
          <w:tcPr>
            <w:tcW w:w="1137" w:type="pct"/>
            <w:tcBorders>
              <w:top w:val="dotted" w:sz="12" w:space="0" w:color="00539B"/>
              <w:left w:val="nil"/>
              <w:bottom w:val="dotted" w:sz="12" w:space="0" w:color="00539B"/>
              <w:right w:val="nil"/>
            </w:tcBorders>
            <w:vAlign w:val="center"/>
          </w:tcPr>
          <w:p w14:paraId="56F86FDB" w14:textId="77777777" w:rsidR="00514121" w:rsidRPr="00C930FC" w:rsidRDefault="00514121" w:rsidP="00514121">
            <w:pPr>
              <w:spacing w:before="0" w:after="0"/>
              <w:jc w:val="center"/>
              <w:rPr>
                <w:color w:val="00B050"/>
                <w:szCs w:val="22"/>
              </w:rPr>
            </w:pPr>
            <w:r w:rsidRPr="00C930FC">
              <w:rPr>
                <w:color w:val="00B050"/>
                <w:szCs w:val="22"/>
              </w:rPr>
              <w:t xml:space="preserve"> Yes </w:t>
            </w:r>
          </w:p>
        </w:tc>
      </w:tr>
      <w:tr w:rsidR="00514121" w:rsidRPr="00C930FC" w14:paraId="45FB8F79" w14:textId="77777777" w:rsidTr="58061BD8">
        <w:trPr>
          <w:trHeight w:val="397"/>
        </w:trPr>
        <w:tc>
          <w:tcPr>
            <w:tcW w:w="3000" w:type="pct"/>
            <w:tcBorders>
              <w:top w:val="dotted" w:sz="12" w:space="0" w:color="00539B"/>
              <w:left w:val="nil"/>
              <w:bottom w:val="dotted" w:sz="12" w:space="0" w:color="00539B"/>
              <w:right w:val="nil"/>
            </w:tcBorders>
          </w:tcPr>
          <w:p w14:paraId="483F47E5" w14:textId="77777777" w:rsidR="00514121" w:rsidRPr="00C930FC" w:rsidRDefault="00514121" w:rsidP="00A41C7D">
            <w:pPr>
              <w:pStyle w:val="Akapitzlist"/>
              <w:numPr>
                <w:ilvl w:val="0"/>
                <w:numId w:val="24"/>
              </w:numPr>
              <w:spacing w:before="0" w:after="0"/>
              <w:ind w:left="462"/>
              <w:rPr>
                <w:szCs w:val="22"/>
              </w:rPr>
            </w:pPr>
            <w:r w:rsidRPr="00C930FC">
              <w:rPr>
                <w:szCs w:val="22"/>
              </w:rPr>
              <w:t>Platforms keep tenders encrypted until the opening session</w:t>
            </w:r>
          </w:p>
        </w:tc>
        <w:tc>
          <w:tcPr>
            <w:tcW w:w="303" w:type="pct"/>
            <w:tcBorders>
              <w:top w:val="dotted" w:sz="12" w:space="0" w:color="00539B"/>
              <w:left w:val="nil"/>
              <w:bottom w:val="dotted" w:sz="12" w:space="0" w:color="00539B"/>
              <w:right w:val="nil"/>
            </w:tcBorders>
            <w:vAlign w:val="center"/>
          </w:tcPr>
          <w:p w14:paraId="3EB603F8" w14:textId="77777777" w:rsidR="00514121" w:rsidRPr="00C930FC" w:rsidRDefault="00514121" w:rsidP="00514121">
            <w:pPr>
              <w:spacing w:before="0" w:after="0"/>
              <w:jc w:val="center"/>
              <w:rPr>
                <w:szCs w:val="22"/>
              </w:rPr>
            </w:pPr>
            <w:r w:rsidRPr="00C930FC">
              <w:rPr>
                <w:szCs w:val="22"/>
              </w:rPr>
              <w:t>18</w:t>
            </w:r>
          </w:p>
        </w:tc>
        <w:tc>
          <w:tcPr>
            <w:tcW w:w="560" w:type="pct"/>
            <w:tcBorders>
              <w:top w:val="dotted" w:sz="12" w:space="0" w:color="00539B"/>
              <w:left w:val="nil"/>
              <w:bottom w:val="dotted" w:sz="12" w:space="0" w:color="00539B"/>
              <w:right w:val="nil"/>
            </w:tcBorders>
            <w:vAlign w:val="center"/>
          </w:tcPr>
          <w:p w14:paraId="67C30A85" w14:textId="77777777" w:rsidR="00514121" w:rsidRPr="00C930FC" w:rsidRDefault="00514121" w:rsidP="00514121">
            <w:pPr>
              <w:spacing w:before="0" w:after="0"/>
              <w:jc w:val="center"/>
              <w:rPr>
                <w:szCs w:val="22"/>
              </w:rPr>
            </w:pPr>
            <w:r w:rsidRPr="00C930FC">
              <w:rPr>
                <w:szCs w:val="22"/>
              </w:rPr>
              <w:t>6.7</w:t>
            </w:r>
          </w:p>
        </w:tc>
        <w:tc>
          <w:tcPr>
            <w:tcW w:w="1137" w:type="pct"/>
            <w:tcBorders>
              <w:top w:val="dotted" w:sz="12" w:space="0" w:color="00539B"/>
              <w:left w:val="nil"/>
              <w:bottom w:val="dotted" w:sz="12" w:space="0" w:color="00539B"/>
              <w:right w:val="nil"/>
            </w:tcBorders>
            <w:vAlign w:val="center"/>
          </w:tcPr>
          <w:p w14:paraId="407790D2" w14:textId="77777777" w:rsidR="00514121" w:rsidRPr="00C930FC" w:rsidRDefault="00514121" w:rsidP="00514121">
            <w:pPr>
              <w:spacing w:before="0" w:after="0"/>
              <w:jc w:val="center"/>
              <w:rPr>
                <w:szCs w:val="22"/>
              </w:rPr>
            </w:pPr>
            <w:r w:rsidRPr="00C930FC">
              <w:rPr>
                <w:color w:val="FFC000"/>
                <w:szCs w:val="22"/>
              </w:rPr>
              <w:t>Partially</w:t>
            </w:r>
          </w:p>
        </w:tc>
      </w:tr>
      <w:tr w:rsidR="00514121" w:rsidRPr="00C930FC" w14:paraId="1A5835DB" w14:textId="77777777" w:rsidTr="58061BD8">
        <w:trPr>
          <w:trHeight w:val="397"/>
        </w:trPr>
        <w:tc>
          <w:tcPr>
            <w:tcW w:w="3000" w:type="pct"/>
            <w:tcBorders>
              <w:top w:val="dotted" w:sz="12" w:space="0" w:color="00539B"/>
              <w:left w:val="nil"/>
              <w:bottom w:val="dotted" w:sz="12" w:space="0" w:color="00539B"/>
              <w:right w:val="nil"/>
            </w:tcBorders>
          </w:tcPr>
          <w:p w14:paraId="5EBBDDDC" w14:textId="77777777" w:rsidR="00514121" w:rsidRPr="00C930FC" w:rsidRDefault="00514121" w:rsidP="00A41C7D">
            <w:pPr>
              <w:pStyle w:val="Akapitzlist"/>
              <w:numPr>
                <w:ilvl w:val="0"/>
                <w:numId w:val="24"/>
              </w:numPr>
              <w:spacing w:before="0" w:after="0"/>
              <w:ind w:left="462"/>
              <w:rPr>
                <w:szCs w:val="22"/>
              </w:rPr>
            </w:pPr>
            <w:r w:rsidRPr="00C930FC">
              <w:rPr>
                <w:szCs w:val="22"/>
              </w:rPr>
              <w:t>Contracting authorities can evaluate part of their tenders automatically based on pre-defined criteria</w:t>
            </w:r>
          </w:p>
        </w:tc>
        <w:tc>
          <w:tcPr>
            <w:tcW w:w="303" w:type="pct"/>
            <w:tcBorders>
              <w:top w:val="dotted" w:sz="12" w:space="0" w:color="00539B"/>
              <w:left w:val="nil"/>
              <w:bottom w:val="dotted" w:sz="12" w:space="0" w:color="00539B"/>
              <w:right w:val="nil"/>
            </w:tcBorders>
            <w:vAlign w:val="center"/>
          </w:tcPr>
          <w:p w14:paraId="683B3702" w14:textId="77777777" w:rsidR="00514121" w:rsidRPr="00C930FC" w:rsidRDefault="00514121" w:rsidP="00514121">
            <w:pPr>
              <w:spacing w:before="0" w:after="0"/>
              <w:jc w:val="center"/>
              <w:rPr>
                <w:szCs w:val="22"/>
              </w:rPr>
            </w:pPr>
            <w:r w:rsidRPr="00C930FC">
              <w:rPr>
                <w:szCs w:val="22"/>
              </w:rPr>
              <w:t>19</w:t>
            </w:r>
          </w:p>
        </w:tc>
        <w:tc>
          <w:tcPr>
            <w:tcW w:w="560" w:type="pct"/>
            <w:tcBorders>
              <w:top w:val="dotted" w:sz="12" w:space="0" w:color="00539B"/>
              <w:left w:val="nil"/>
              <w:bottom w:val="dotted" w:sz="12" w:space="0" w:color="00539B"/>
              <w:right w:val="nil"/>
            </w:tcBorders>
            <w:vAlign w:val="center"/>
          </w:tcPr>
          <w:p w14:paraId="42BA2BC2" w14:textId="77777777" w:rsidR="00514121" w:rsidRPr="00C930FC" w:rsidRDefault="00514121" w:rsidP="00514121">
            <w:pPr>
              <w:spacing w:before="0" w:after="0"/>
              <w:jc w:val="center"/>
              <w:rPr>
                <w:szCs w:val="22"/>
              </w:rPr>
            </w:pPr>
            <w:r w:rsidRPr="00C930FC">
              <w:rPr>
                <w:szCs w:val="22"/>
              </w:rPr>
              <w:t>2.3, 9.2</w:t>
            </w:r>
          </w:p>
        </w:tc>
        <w:tc>
          <w:tcPr>
            <w:tcW w:w="1137" w:type="pct"/>
            <w:tcBorders>
              <w:top w:val="dotted" w:sz="12" w:space="0" w:color="00539B"/>
              <w:left w:val="nil"/>
              <w:bottom w:val="dotted" w:sz="12" w:space="0" w:color="00539B"/>
              <w:right w:val="nil"/>
            </w:tcBorders>
            <w:vAlign w:val="center"/>
          </w:tcPr>
          <w:p w14:paraId="7B2D77C2" w14:textId="6AAA0E2C" w:rsidR="00514121" w:rsidRPr="00C930FC" w:rsidRDefault="00514121" w:rsidP="001823AA">
            <w:pPr>
              <w:spacing w:before="0" w:after="0"/>
              <w:jc w:val="center"/>
              <w:rPr>
                <w:color w:val="00B050"/>
                <w:szCs w:val="22"/>
              </w:rPr>
            </w:pPr>
            <w:r w:rsidRPr="00C930FC">
              <w:rPr>
                <w:color w:val="00B050"/>
                <w:szCs w:val="22"/>
              </w:rPr>
              <w:t>Yes</w:t>
            </w:r>
          </w:p>
        </w:tc>
      </w:tr>
      <w:tr w:rsidR="00514121" w:rsidRPr="00C930FC" w14:paraId="2C056237" w14:textId="77777777" w:rsidTr="58061BD8">
        <w:trPr>
          <w:trHeight w:val="397"/>
        </w:trPr>
        <w:tc>
          <w:tcPr>
            <w:tcW w:w="3000" w:type="pct"/>
            <w:tcBorders>
              <w:top w:val="dotted" w:sz="12" w:space="0" w:color="00539B"/>
              <w:left w:val="nil"/>
              <w:bottom w:val="dotted" w:sz="12" w:space="0" w:color="00539B"/>
              <w:right w:val="nil"/>
            </w:tcBorders>
          </w:tcPr>
          <w:p w14:paraId="4516C715" w14:textId="77777777" w:rsidR="00514121" w:rsidRPr="00C930FC" w:rsidRDefault="00514121" w:rsidP="00A41C7D">
            <w:pPr>
              <w:pStyle w:val="Akapitzlist"/>
              <w:numPr>
                <w:ilvl w:val="0"/>
                <w:numId w:val="24"/>
              </w:numPr>
              <w:spacing w:before="0" w:after="0"/>
              <w:ind w:left="462"/>
              <w:rPr>
                <w:szCs w:val="22"/>
              </w:rPr>
            </w:pPr>
            <w:r w:rsidRPr="00C930FC">
              <w:rPr>
                <w:szCs w:val="22"/>
              </w:rPr>
              <w:t>Platforms use European e-Signature validation services during e-Submission</w:t>
            </w:r>
          </w:p>
        </w:tc>
        <w:tc>
          <w:tcPr>
            <w:tcW w:w="303" w:type="pct"/>
            <w:tcBorders>
              <w:top w:val="dotted" w:sz="12" w:space="0" w:color="00539B"/>
              <w:left w:val="nil"/>
              <w:bottom w:val="dotted" w:sz="12" w:space="0" w:color="00539B"/>
              <w:right w:val="nil"/>
            </w:tcBorders>
            <w:vAlign w:val="center"/>
          </w:tcPr>
          <w:p w14:paraId="15E05722" w14:textId="77777777" w:rsidR="00514121" w:rsidRPr="00C930FC" w:rsidRDefault="00514121" w:rsidP="00514121">
            <w:pPr>
              <w:spacing w:before="0" w:after="0"/>
              <w:jc w:val="center"/>
              <w:rPr>
                <w:szCs w:val="22"/>
              </w:rPr>
            </w:pPr>
            <w:r w:rsidRPr="00C930FC">
              <w:rPr>
                <w:szCs w:val="22"/>
              </w:rPr>
              <w:t>20</w:t>
            </w:r>
          </w:p>
        </w:tc>
        <w:tc>
          <w:tcPr>
            <w:tcW w:w="560" w:type="pct"/>
            <w:tcBorders>
              <w:top w:val="dotted" w:sz="12" w:space="0" w:color="00539B"/>
              <w:left w:val="nil"/>
              <w:bottom w:val="dotted" w:sz="12" w:space="0" w:color="00539B"/>
              <w:right w:val="nil"/>
            </w:tcBorders>
            <w:vAlign w:val="center"/>
          </w:tcPr>
          <w:p w14:paraId="5A7B7969" w14:textId="77777777" w:rsidR="00514121" w:rsidRPr="00C930FC" w:rsidRDefault="00514121" w:rsidP="00514121">
            <w:pPr>
              <w:spacing w:before="0" w:after="0"/>
              <w:jc w:val="center"/>
              <w:rPr>
                <w:szCs w:val="22"/>
              </w:rPr>
            </w:pPr>
            <w:r w:rsidRPr="00C930FC">
              <w:rPr>
                <w:szCs w:val="22"/>
              </w:rPr>
              <w:t>6.8</w:t>
            </w:r>
          </w:p>
        </w:tc>
        <w:tc>
          <w:tcPr>
            <w:tcW w:w="1137" w:type="pct"/>
            <w:tcBorders>
              <w:top w:val="dotted" w:sz="12" w:space="0" w:color="00539B"/>
              <w:left w:val="nil"/>
              <w:bottom w:val="dotted" w:sz="12" w:space="0" w:color="00539B"/>
              <w:right w:val="nil"/>
            </w:tcBorders>
            <w:vAlign w:val="center"/>
          </w:tcPr>
          <w:p w14:paraId="4DED849D" w14:textId="77777777" w:rsidR="00514121" w:rsidRPr="00C930FC" w:rsidRDefault="00514121" w:rsidP="00514121">
            <w:pPr>
              <w:spacing w:before="0" w:after="0"/>
              <w:jc w:val="center"/>
              <w:rPr>
                <w:szCs w:val="22"/>
              </w:rPr>
            </w:pPr>
            <w:r w:rsidRPr="00C930FC">
              <w:rPr>
                <w:color w:val="808080" w:themeColor="background1" w:themeShade="80"/>
                <w:szCs w:val="22"/>
              </w:rPr>
              <w:t xml:space="preserve"> Not required in current implementations</w:t>
            </w:r>
          </w:p>
        </w:tc>
      </w:tr>
      <w:tr w:rsidR="00514121" w:rsidRPr="00C930FC" w14:paraId="6FFA8DB9" w14:textId="77777777" w:rsidTr="58061BD8">
        <w:trPr>
          <w:trHeight w:val="397"/>
        </w:trPr>
        <w:tc>
          <w:tcPr>
            <w:tcW w:w="3000" w:type="pct"/>
            <w:tcBorders>
              <w:top w:val="dotted" w:sz="12" w:space="0" w:color="00539B"/>
              <w:left w:val="nil"/>
              <w:bottom w:val="dotted" w:sz="12" w:space="0" w:color="00539B"/>
              <w:right w:val="nil"/>
            </w:tcBorders>
          </w:tcPr>
          <w:p w14:paraId="65959006" w14:textId="77777777" w:rsidR="00514121" w:rsidRPr="00C930FC" w:rsidRDefault="00514121" w:rsidP="00A41C7D">
            <w:pPr>
              <w:pStyle w:val="Akapitzlist"/>
              <w:numPr>
                <w:ilvl w:val="0"/>
                <w:numId w:val="24"/>
              </w:numPr>
              <w:spacing w:before="0" w:after="0"/>
              <w:ind w:left="462"/>
              <w:rPr>
                <w:szCs w:val="22"/>
              </w:rPr>
            </w:pPr>
            <w:r w:rsidRPr="00C930FC">
              <w:rPr>
                <w:szCs w:val="22"/>
              </w:rPr>
              <w:t>Platforms clearly indicate all costs related to use of the platform</w:t>
            </w:r>
          </w:p>
        </w:tc>
        <w:tc>
          <w:tcPr>
            <w:tcW w:w="303" w:type="pct"/>
            <w:tcBorders>
              <w:top w:val="dotted" w:sz="12" w:space="0" w:color="00539B"/>
              <w:left w:val="nil"/>
              <w:bottom w:val="dotted" w:sz="12" w:space="0" w:color="00539B"/>
              <w:right w:val="nil"/>
            </w:tcBorders>
            <w:vAlign w:val="center"/>
          </w:tcPr>
          <w:p w14:paraId="35C3314A" w14:textId="77777777" w:rsidR="00514121" w:rsidRPr="00C930FC" w:rsidRDefault="00514121" w:rsidP="00514121">
            <w:pPr>
              <w:spacing w:before="0" w:after="0"/>
              <w:jc w:val="center"/>
              <w:rPr>
                <w:szCs w:val="22"/>
              </w:rPr>
            </w:pPr>
            <w:r w:rsidRPr="00C930FC">
              <w:rPr>
                <w:szCs w:val="22"/>
              </w:rPr>
              <w:t>21</w:t>
            </w:r>
          </w:p>
        </w:tc>
        <w:tc>
          <w:tcPr>
            <w:tcW w:w="560" w:type="pct"/>
            <w:tcBorders>
              <w:top w:val="dotted" w:sz="12" w:space="0" w:color="00539B"/>
              <w:left w:val="nil"/>
              <w:bottom w:val="dotted" w:sz="12" w:space="0" w:color="00539B"/>
              <w:right w:val="nil"/>
            </w:tcBorders>
            <w:vAlign w:val="center"/>
          </w:tcPr>
          <w:p w14:paraId="1C46A812" w14:textId="77777777" w:rsidR="00514121" w:rsidRPr="00C930FC" w:rsidRDefault="00514121" w:rsidP="00514121">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5DAA7941" w14:textId="77777777" w:rsidR="00514121" w:rsidRPr="00C930FC" w:rsidRDefault="00514121" w:rsidP="00514121">
            <w:pPr>
              <w:spacing w:before="0" w:after="0"/>
              <w:jc w:val="center"/>
              <w:rPr>
                <w:color w:val="00B050"/>
                <w:szCs w:val="22"/>
              </w:rPr>
            </w:pPr>
            <w:r w:rsidRPr="00C930FC">
              <w:rPr>
                <w:color w:val="00B050"/>
                <w:szCs w:val="22"/>
              </w:rPr>
              <w:t xml:space="preserve"> Yes </w:t>
            </w:r>
          </w:p>
        </w:tc>
      </w:tr>
      <w:tr w:rsidR="00514121" w:rsidRPr="00C930FC" w14:paraId="32AA57E6" w14:textId="77777777" w:rsidTr="58061BD8">
        <w:trPr>
          <w:trHeight w:val="397"/>
        </w:trPr>
        <w:tc>
          <w:tcPr>
            <w:tcW w:w="3000" w:type="pct"/>
            <w:tcBorders>
              <w:top w:val="dotted" w:sz="12" w:space="0" w:color="00539B"/>
              <w:left w:val="nil"/>
              <w:bottom w:val="dotted" w:sz="12" w:space="0" w:color="00539B"/>
              <w:right w:val="nil"/>
            </w:tcBorders>
          </w:tcPr>
          <w:p w14:paraId="7A1BED9C" w14:textId="77777777" w:rsidR="00514121" w:rsidRPr="00C930FC" w:rsidRDefault="00514121" w:rsidP="00A41C7D">
            <w:pPr>
              <w:pStyle w:val="Akapitzlist"/>
              <w:numPr>
                <w:ilvl w:val="0"/>
                <w:numId w:val="24"/>
              </w:numPr>
              <w:spacing w:before="0" w:after="0"/>
              <w:ind w:left="462"/>
              <w:rPr>
                <w:szCs w:val="22"/>
              </w:rPr>
            </w:pPr>
            <w:r w:rsidRPr="00C930FC">
              <w:rPr>
                <w:szCs w:val="22"/>
              </w:rPr>
              <w:t>Economic operators can create tenders using a core set of structured data and unstructured documents</w:t>
            </w:r>
          </w:p>
        </w:tc>
        <w:tc>
          <w:tcPr>
            <w:tcW w:w="303" w:type="pct"/>
            <w:tcBorders>
              <w:top w:val="dotted" w:sz="12" w:space="0" w:color="00539B"/>
              <w:left w:val="nil"/>
              <w:bottom w:val="dotted" w:sz="12" w:space="0" w:color="00539B"/>
              <w:right w:val="nil"/>
            </w:tcBorders>
            <w:vAlign w:val="center"/>
          </w:tcPr>
          <w:p w14:paraId="1C77802C" w14:textId="77777777" w:rsidR="00514121" w:rsidRPr="00C930FC" w:rsidRDefault="00514121" w:rsidP="00514121">
            <w:pPr>
              <w:spacing w:before="0" w:after="0"/>
              <w:jc w:val="center"/>
              <w:rPr>
                <w:szCs w:val="22"/>
              </w:rPr>
            </w:pPr>
            <w:r w:rsidRPr="00C930FC">
              <w:rPr>
                <w:szCs w:val="22"/>
              </w:rPr>
              <w:t>22</w:t>
            </w:r>
          </w:p>
        </w:tc>
        <w:tc>
          <w:tcPr>
            <w:tcW w:w="560" w:type="pct"/>
            <w:tcBorders>
              <w:top w:val="dotted" w:sz="12" w:space="0" w:color="00539B"/>
              <w:left w:val="nil"/>
              <w:bottom w:val="dotted" w:sz="12" w:space="0" w:color="00539B"/>
              <w:right w:val="nil"/>
            </w:tcBorders>
            <w:vAlign w:val="center"/>
          </w:tcPr>
          <w:p w14:paraId="2F7CCD42" w14:textId="77777777" w:rsidR="00514121" w:rsidRPr="00C930FC" w:rsidRDefault="00514121" w:rsidP="00514121">
            <w:pPr>
              <w:spacing w:before="0" w:after="0"/>
              <w:jc w:val="center"/>
              <w:rPr>
                <w:szCs w:val="22"/>
              </w:rPr>
            </w:pPr>
            <w:r w:rsidRPr="00C930FC">
              <w:rPr>
                <w:szCs w:val="22"/>
              </w:rPr>
              <w:t>6.2</w:t>
            </w:r>
          </w:p>
        </w:tc>
        <w:tc>
          <w:tcPr>
            <w:tcW w:w="1137" w:type="pct"/>
            <w:tcBorders>
              <w:top w:val="dotted" w:sz="12" w:space="0" w:color="00539B"/>
              <w:left w:val="nil"/>
              <w:bottom w:val="dotted" w:sz="12" w:space="0" w:color="00539B"/>
              <w:right w:val="nil"/>
            </w:tcBorders>
            <w:vAlign w:val="center"/>
          </w:tcPr>
          <w:p w14:paraId="61DB3C6F" w14:textId="77777777" w:rsidR="00514121" w:rsidRPr="00C930FC" w:rsidRDefault="00514121" w:rsidP="00514121">
            <w:pPr>
              <w:spacing w:before="0" w:after="0"/>
              <w:jc w:val="center"/>
              <w:rPr>
                <w:color w:val="00B050"/>
                <w:szCs w:val="22"/>
              </w:rPr>
            </w:pPr>
            <w:r w:rsidRPr="00C930FC">
              <w:rPr>
                <w:color w:val="00B050"/>
                <w:szCs w:val="22"/>
              </w:rPr>
              <w:t xml:space="preserve"> Yes </w:t>
            </w:r>
          </w:p>
        </w:tc>
      </w:tr>
      <w:tr w:rsidR="00514121" w:rsidRPr="00C930FC" w14:paraId="6C743DFB" w14:textId="77777777" w:rsidTr="58061BD8">
        <w:trPr>
          <w:trHeight w:val="397"/>
        </w:trPr>
        <w:tc>
          <w:tcPr>
            <w:tcW w:w="3000" w:type="pct"/>
            <w:tcBorders>
              <w:top w:val="dotted" w:sz="12" w:space="0" w:color="00539B"/>
              <w:left w:val="nil"/>
              <w:bottom w:val="dotted" w:sz="12" w:space="0" w:color="00539B"/>
              <w:right w:val="nil"/>
            </w:tcBorders>
          </w:tcPr>
          <w:p w14:paraId="4BFAE9C5" w14:textId="408EE508" w:rsidR="00514121" w:rsidRPr="00C930FC" w:rsidRDefault="00514121" w:rsidP="00A41C7D">
            <w:pPr>
              <w:pStyle w:val="Akapitzlist"/>
              <w:numPr>
                <w:ilvl w:val="0"/>
                <w:numId w:val="24"/>
              </w:numPr>
              <w:spacing w:before="0" w:after="0"/>
              <w:ind w:left="462"/>
              <w:rPr>
                <w:szCs w:val="22"/>
              </w:rPr>
            </w:pPr>
            <w:r w:rsidRPr="00C930FC">
              <w:rPr>
                <w:szCs w:val="22"/>
              </w:rPr>
              <w:t xml:space="preserve">Economic operators have freedom to choose </w:t>
            </w:r>
            <w:r w:rsidR="00B13D98" w:rsidRPr="00C930FC">
              <w:rPr>
                <w:szCs w:val="22"/>
              </w:rPr>
              <w:t xml:space="preserve">the </w:t>
            </w:r>
            <w:r w:rsidRPr="00C930FC">
              <w:rPr>
                <w:szCs w:val="22"/>
              </w:rPr>
              <w:t xml:space="preserve">platform of their preference without being locked in by </w:t>
            </w:r>
            <w:r w:rsidR="00B13D98" w:rsidRPr="00C930FC">
              <w:rPr>
                <w:szCs w:val="22"/>
              </w:rPr>
              <w:t xml:space="preserve">the </w:t>
            </w:r>
            <w:r w:rsidRPr="00C930FC">
              <w:rPr>
                <w:szCs w:val="22"/>
              </w:rPr>
              <w:t>choice of contracting authority</w:t>
            </w:r>
          </w:p>
        </w:tc>
        <w:tc>
          <w:tcPr>
            <w:tcW w:w="303" w:type="pct"/>
            <w:tcBorders>
              <w:top w:val="dotted" w:sz="12" w:space="0" w:color="00539B"/>
              <w:left w:val="nil"/>
              <w:bottom w:val="dotted" w:sz="12" w:space="0" w:color="00539B"/>
              <w:right w:val="nil"/>
            </w:tcBorders>
            <w:vAlign w:val="center"/>
          </w:tcPr>
          <w:p w14:paraId="73E714E3" w14:textId="77777777" w:rsidR="00514121" w:rsidRPr="00C930FC" w:rsidRDefault="00514121" w:rsidP="00514121">
            <w:pPr>
              <w:spacing w:before="0" w:after="0"/>
              <w:jc w:val="center"/>
              <w:rPr>
                <w:szCs w:val="22"/>
              </w:rPr>
            </w:pPr>
            <w:r w:rsidRPr="00C930FC">
              <w:rPr>
                <w:szCs w:val="22"/>
              </w:rPr>
              <w:t>23</w:t>
            </w:r>
          </w:p>
        </w:tc>
        <w:tc>
          <w:tcPr>
            <w:tcW w:w="560" w:type="pct"/>
            <w:tcBorders>
              <w:top w:val="dotted" w:sz="12" w:space="0" w:color="00539B"/>
              <w:left w:val="nil"/>
              <w:bottom w:val="dotted" w:sz="12" w:space="0" w:color="00539B"/>
              <w:right w:val="nil"/>
            </w:tcBorders>
            <w:vAlign w:val="center"/>
          </w:tcPr>
          <w:p w14:paraId="03193F01" w14:textId="77777777" w:rsidR="00514121" w:rsidRPr="00C930FC" w:rsidRDefault="00514121" w:rsidP="00514121">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7A92CA9F" w14:textId="77777777" w:rsidR="00514121" w:rsidRPr="00C930FC" w:rsidRDefault="00514121" w:rsidP="00514121">
            <w:pPr>
              <w:spacing w:before="0" w:after="0"/>
              <w:jc w:val="center"/>
              <w:rPr>
                <w:color w:val="00B050"/>
                <w:szCs w:val="22"/>
              </w:rPr>
            </w:pPr>
            <w:r w:rsidRPr="00C930FC">
              <w:rPr>
                <w:color w:val="00B050"/>
                <w:szCs w:val="22"/>
              </w:rPr>
              <w:t>Yes</w:t>
            </w:r>
          </w:p>
        </w:tc>
      </w:tr>
      <w:tr w:rsidR="00514121" w:rsidRPr="00C930FC" w14:paraId="4102B384" w14:textId="77777777" w:rsidTr="58061BD8">
        <w:trPr>
          <w:trHeight w:val="397"/>
        </w:trPr>
        <w:tc>
          <w:tcPr>
            <w:tcW w:w="3000" w:type="pct"/>
            <w:tcBorders>
              <w:top w:val="dotted" w:sz="12" w:space="0" w:color="00539B"/>
              <w:left w:val="nil"/>
              <w:bottom w:val="nil"/>
              <w:right w:val="nil"/>
            </w:tcBorders>
          </w:tcPr>
          <w:p w14:paraId="427ABFA4" w14:textId="4F120738" w:rsidR="00514121" w:rsidRPr="00C930FC" w:rsidRDefault="00514121" w:rsidP="00A41C7D">
            <w:pPr>
              <w:pStyle w:val="Akapitzlist"/>
              <w:numPr>
                <w:ilvl w:val="0"/>
                <w:numId w:val="24"/>
              </w:numPr>
              <w:spacing w:before="0" w:after="0"/>
              <w:ind w:left="462"/>
              <w:rPr>
                <w:szCs w:val="22"/>
              </w:rPr>
            </w:pPr>
            <w:r w:rsidRPr="00C930FC">
              <w:rPr>
                <w:szCs w:val="22"/>
              </w:rPr>
              <w:t xml:space="preserve">Platforms use standard specifications to structure data </w:t>
            </w:r>
            <w:r w:rsidR="00B13D98" w:rsidRPr="00C930FC">
              <w:rPr>
                <w:szCs w:val="22"/>
              </w:rPr>
              <w:t>and</w:t>
            </w:r>
            <w:r w:rsidRPr="00C930FC">
              <w:rPr>
                <w:szCs w:val="22"/>
              </w:rPr>
              <w:t xml:space="preserve"> promote interoperability</w:t>
            </w:r>
          </w:p>
        </w:tc>
        <w:tc>
          <w:tcPr>
            <w:tcW w:w="303" w:type="pct"/>
            <w:tcBorders>
              <w:top w:val="dotted" w:sz="12" w:space="0" w:color="00539B"/>
              <w:left w:val="nil"/>
              <w:bottom w:val="nil"/>
              <w:right w:val="nil"/>
            </w:tcBorders>
            <w:vAlign w:val="center"/>
          </w:tcPr>
          <w:p w14:paraId="7A16E159" w14:textId="77777777" w:rsidR="00514121" w:rsidRPr="00C930FC" w:rsidRDefault="00514121" w:rsidP="00514121">
            <w:pPr>
              <w:spacing w:before="0" w:after="0"/>
              <w:jc w:val="center"/>
              <w:rPr>
                <w:szCs w:val="22"/>
              </w:rPr>
            </w:pPr>
            <w:r w:rsidRPr="00C930FC">
              <w:rPr>
                <w:szCs w:val="22"/>
              </w:rPr>
              <w:t>24</w:t>
            </w:r>
          </w:p>
        </w:tc>
        <w:tc>
          <w:tcPr>
            <w:tcW w:w="560" w:type="pct"/>
            <w:tcBorders>
              <w:top w:val="dotted" w:sz="12" w:space="0" w:color="00539B"/>
              <w:left w:val="nil"/>
              <w:bottom w:val="nil"/>
              <w:right w:val="nil"/>
            </w:tcBorders>
            <w:vAlign w:val="center"/>
          </w:tcPr>
          <w:p w14:paraId="5AD00D50" w14:textId="77777777" w:rsidR="00514121" w:rsidRPr="00C930FC" w:rsidRDefault="00514121" w:rsidP="00514121">
            <w:pPr>
              <w:spacing w:before="0" w:after="0"/>
              <w:jc w:val="center"/>
              <w:rPr>
                <w:szCs w:val="22"/>
              </w:rPr>
            </w:pPr>
            <w:r w:rsidRPr="00C930FC">
              <w:rPr>
                <w:szCs w:val="22"/>
              </w:rPr>
              <w:t>-</w:t>
            </w:r>
          </w:p>
        </w:tc>
        <w:tc>
          <w:tcPr>
            <w:tcW w:w="1137" w:type="pct"/>
            <w:tcBorders>
              <w:top w:val="dotted" w:sz="12" w:space="0" w:color="00539B"/>
              <w:left w:val="nil"/>
              <w:bottom w:val="nil"/>
              <w:right w:val="nil"/>
            </w:tcBorders>
            <w:vAlign w:val="center"/>
          </w:tcPr>
          <w:p w14:paraId="7A9BAB2C" w14:textId="77777777" w:rsidR="00514121" w:rsidRPr="00C930FC" w:rsidRDefault="00514121" w:rsidP="00514121">
            <w:pPr>
              <w:spacing w:before="0" w:after="0"/>
              <w:jc w:val="center"/>
              <w:rPr>
                <w:color w:val="00B050"/>
                <w:szCs w:val="22"/>
              </w:rPr>
            </w:pPr>
            <w:r w:rsidRPr="00C930FC">
              <w:rPr>
                <w:color w:val="00B050"/>
                <w:szCs w:val="22"/>
              </w:rPr>
              <w:t>Yes</w:t>
            </w:r>
          </w:p>
        </w:tc>
      </w:tr>
    </w:tbl>
    <w:p w14:paraId="3D27BC14" w14:textId="7B46D6E7" w:rsidR="00592DAF" w:rsidRPr="00C930FC" w:rsidRDefault="58061BD8" w:rsidP="00E549C1">
      <w:pPr>
        <w:pStyle w:val="Nagwek1"/>
      </w:pPr>
      <w:bookmarkStart w:id="657" w:name="_Toc57705316"/>
      <w:r>
        <w:t>eProcurement reform technical concept</w:t>
      </w:r>
      <w:bookmarkEnd w:id="657"/>
    </w:p>
    <w:p w14:paraId="38672422" w14:textId="77777777" w:rsidR="00244825" w:rsidRPr="00C930FC" w:rsidRDefault="00244825" w:rsidP="000645E3">
      <w:pPr>
        <w:pStyle w:val="Nagwek2"/>
        <w:rPr>
          <w:rFonts w:cs="Times New Roman"/>
        </w:rPr>
      </w:pPr>
      <w:bookmarkStart w:id="658" w:name="_Toc57705317"/>
      <w:r w:rsidRPr="00C930FC">
        <w:rPr>
          <w:rFonts w:cs="Times New Roman"/>
        </w:rPr>
        <w:t>General introduction</w:t>
      </w:r>
      <w:bookmarkEnd w:id="658"/>
    </w:p>
    <w:p w14:paraId="61C73D7E" w14:textId="65CC0CCA" w:rsidR="00B4672C" w:rsidRPr="00C930FC" w:rsidRDefault="00B4672C" w:rsidP="00B147C3">
      <w:r w:rsidRPr="00C930FC">
        <w:t xml:space="preserve">eProcurement reform is a </w:t>
      </w:r>
      <w:r w:rsidRPr="00C930FC">
        <w:rPr>
          <w:b/>
          <w:bCs/>
        </w:rPr>
        <w:t>holistic reform</w:t>
      </w:r>
      <w:r w:rsidRPr="00C930FC">
        <w:t xml:space="preserve"> that impacts several aspects of the public procurement </w:t>
      </w:r>
      <w:r w:rsidR="00F645D4" w:rsidRPr="00C930FC">
        <w:t xml:space="preserve">system </w:t>
      </w:r>
      <w:r w:rsidRPr="00C930FC">
        <w:t xml:space="preserve">of a country. Following the </w:t>
      </w:r>
      <w:r w:rsidRPr="00C930FC">
        <w:rPr>
          <w:b/>
          <w:bCs/>
        </w:rPr>
        <w:t>guidelines set by the EBRD</w:t>
      </w:r>
      <w:r w:rsidR="00B9059E" w:rsidRPr="00C930FC">
        <w:rPr>
          <w:rStyle w:val="Odwoanieprzypisudolnego"/>
          <w:rFonts w:ascii="Times New Roman" w:hAnsi="Times New Roman"/>
        </w:rPr>
        <w:footnoteReference w:id="12"/>
      </w:r>
      <w:r w:rsidRPr="00C930FC">
        <w:t xml:space="preserve">, </w:t>
      </w:r>
      <w:r w:rsidR="00FC75FD" w:rsidRPr="00C930FC">
        <w:t>the current technical concept</w:t>
      </w:r>
      <w:r w:rsidRPr="00C930FC">
        <w:t xml:space="preserve"> organises the description of the eProcureme</w:t>
      </w:r>
      <w:r w:rsidR="00180A93" w:rsidRPr="00C930FC">
        <w:t xml:space="preserve">nt </w:t>
      </w:r>
      <w:r w:rsidR="009D7618" w:rsidRPr="00C930FC">
        <w:t>reform</w:t>
      </w:r>
      <w:r w:rsidR="00180A93" w:rsidRPr="00C930FC">
        <w:t xml:space="preserve"> </w:t>
      </w:r>
      <w:r w:rsidRPr="00C930FC">
        <w:t>in</w:t>
      </w:r>
      <w:r w:rsidR="00AC27BC" w:rsidRPr="00C930FC">
        <w:t>to</w:t>
      </w:r>
      <w:r w:rsidRPr="00C930FC">
        <w:t xml:space="preserve"> three areas of work: </w:t>
      </w:r>
      <w:r w:rsidRPr="00C930FC">
        <w:rPr>
          <w:b/>
          <w:bCs/>
        </w:rPr>
        <w:t>legal, business and technology</w:t>
      </w:r>
      <w:r w:rsidRPr="00C930FC">
        <w:t>.</w:t>
      </w:r>
      <w:r w:rsidR="001028F0" w:rsidRPr="00C930FC">
        <w:t xml:space="preserve"> </w:t>
      </w:r>
      <w:r w:rsidRPr="00C930FC">
        <w:t xml:space="preserve">For each of them, a description </w:t>
      </w:r>
      <w:r w:rsidR="00AC27BC" w:rsidRPr="00C930FC">
        <w:t xml:space="preserve">is provided </w:t>
      </w:r>
      <w:r w:rsidRPr="00C930FC">
        <w:t>of what should be reformed and why</w:t>
      </w:r>
      <w:r w:rsidR="007D60E1" w:rsidRPr="00C930FC">
        <w:t xml:space="preserve">. </w:t>
      </w:r>
      <w:r w:rsidRPr="00C930FC">
        <w:t xml:space="preserve">For every decision taken, there is a recommendation </w:t>
      </w:r>
      <w:r w:rsidR="00FC75FD" w:rsidRPr="00C930FC">
        <w:t>aligned with</w:t>
      </w:r>
      <w:r w:rsidR="00F36C20" w:rsidRPr="00C930FC">
        <w:t xml:space="preserve"> the implementation of the Open Contracting Digital Procurement System concept described in the previous chapter and based on </w:t>
      </w:r>
      <w:r w:rsidR="00FC75FD" w:rsidRPr="00C930FC">
        <w:t xml:space="preserve">previous work conducted by the EBRD and </w:t>
      </w:r>
      <w:r w:rsidR="00B62CBC" w:rsidRPr="00C930FC">
        <w:t>on</w:t>
      </w:r>
      <w:r w:rsidRPr="00C930FC">
        <w:t xml:space="preserve"> international best practices and standards.</w:t>
      </w:r>
    </w:p>
    <w:p w14:paraId="0F2C86F2" w14:textId="77777777" w:rsidR="00335DF9" w:rsidRPr="00C930FC" w:rsidRDefault="00C435B8" w:rsidP="000645E3">
      <w:pPr>
        <w:pStyle w:val="Nagwek2"/>
        <w:rPr>
          <w:rFonts w:cs="Times New Roman"/>
        </w:rPr>
      </w:pPr>
      <w:bookmarkStart w:id="659" w:name="_Toc57705318"/>
      <w:r w:rsidRPr="00C930FC">
        <w:rPr>
          <w:rFonts w:cs="Times New Roman"/>
        </w:rPr>
        <w:t>Regulatory</w:t>
      </w:r>
      <w:r w:rsidR="00745FD4" w:rsidRPr="00C930FC">
        <w:rPr>
          <w:rFonts w:cs="Times New Roman"/>
        </w:rPr>
        <w:t xml:space="preserve"> reform axis</w:t>
      </w:r>
      <w:bookmarkEnd w:id="659"/>
    </w:p>
    <w:p w14:paraId="3A41BD38" w14:textId="01ABC48B" w:rsidR="000905E7" w:rsidRPr="00C930FC" w:rsidRDefault="000905E7" w:rsidP="00B147C3">
      <w:r w:rsidRPr="00C930FC">
        <w:t xml:space="preserve">The public procurement process (from planning to tender to award and throughout public contract implementation) should be </w:t>
      </w:r>
      <w:r w:rsidRPr="00C930FC">
        <w:rPr>
          <w:b/>
        </w:rPr>
        <w:t>simple, accessible and inclusive</w:t>
      </w:r>
      <w:r w:rsidRPr="00C930FC">
        <w:t>. Public procurement policy should promot</w:t>
      </w:r>
      <w:r w:rsidR="00FC75FD" w:rsidRPr="00C930FC">
        <w:t>e</w:t>
      </w:r>
      <w:r w:rsidRPr="00C930FC">
        <w:t xml:space="preserve"> </w:t>
      </w:r>
      <w:r w:rsidRPr="00C930FC">
        <w:rPr>
          <w:b/>
        </w:rPr>
        <w:t>sound governance, competition and sustainable development goals</w:t>
      </w:r>
      <w:r w:rsidRPr="00C930FC">
        <w:t xml:space="preserve">. Public procurement regulation should aim to </w:t>
      </w:r>
      <w:r w:rsidRPr="00C930FC">
        <w:rPr>
          <w:b/>
        </w:rPr>
        <w:t>secure transparency, accountability and integrity of procurement decisions and maximi</w:t>
      </w:r>
      <w:r w:rsidR="00642E3A" w:rsidRPr="00C930FC">
        <w:rPr>
          <w:b/>
        </w:rPr>
        <w:t>s</w:t>
      </w:r>
      <w:r w:rsidRPr="00C930FC">
        <w:rPr>
          <w:b/>
        </w:rPr>
        <w:t xml:space="preserve">e participation of </w:t>
      </w:r>
      <w:r w:rsidR="000302A0" w:rsidRPr="00C930FC">
        <w:rPr>
          <w:b/>
        </w:rPr>
        <w:t xml:space="preserve">the </w:t>
      </w:r>
      <w:r w:rsidRPr="00C930FC">
        <w:rPr>
          <w:b/>
        </w:rPr>
        <w:t>business community in public tenders</w:t>
      </w:r>
      <w:r w:rsidRPr="00C930FC">
        <w:t>, since level of competition is</w:t>
      </w:r>
      <w:r w:rsidR="00FC75FD" w:rsidRPr="00C930FC">
        <w:t xml:space="preserve"> a</w:t>
      </w:r>
      <w:r w:rsidRPr="00C930FC">
        <w:t xml:space="preserve"> recognised driver of value for money in public spending. Regulation</w:t>
      </w:r>
      <w:r w:rsidR="000302A0" w:rsidRPr="00C930FC">
        <w:t>s</w:t>
      </w:r>
      <w:r w:rsidRPr="00C930FC">
        <w:t xml:space="preserve"> should be clear and easy to follow for numerous procurement officers in all levels of government, who may not possess legal training and should not</w:t>
      </w:r>
      <w:r w:rsidR="00C32CE8" w:rsidRPr="00C930FC">
        <w:t xml:space="preserve">, to the </w:t>
      </w:r>
      <w:r w:rsidR="004B36BF" w:rsidRPr="00C930FC">
        <w:t xml:space="preserve">greatest </w:t>
      </w:r>
      <w:r w:rsidR="00C32CE8" w:rsidRPr="00C930FC">
        <w:t xml:space="preserve">extent </w:t>
      </w:r>
      <w:r w:rsidR="006B669C" w:rsidRPr="00C930FC">
        <w:t>possible, be</w:t>
      </w:r>
      <w:r w:rsidRPr="00C930FC">
        <w:t xml:space="preserve"> exposed to different or conflicting interpretations of procurement rules.</w:t>
      </w:r>
    </w:p>
    <w:p w14:paraId="0704D5E1" w14:textId="5AF193FA" w:rsidR="000905E7" w:rsidRPr="00C930FC" w:rsidRDefault="000302A0" w:rsidP="00B147C3">
      <w:r w:rsidRPr="00C930FC">
        <w:t>The p</w:t>
      </w:r>
      <w:r w:rsidR="000905E7" w:rsidRPr="00C930FC">
        <w:t xml:space="preserve">rocurement process is not an end </w:t>
      </w:r>
      <w:r w:rsidR="00ED3E92" w:rsidRPr="00C930FC">
        <w:t>but</w:t>
      </w:r>
      <w:r w:rsidR="000905E7" w:rsidRPr="00C930FC">
        <w:t xml:space="preserve"> serves </w:t>
      </w:r>
      <w:r w:rsidR="004B36BF" w:rsidRPr="00C930FC">
        <w:t xml:space="preserve">for the </w:t>
      </w:r>
      <w:r w:rsidR="000905E7" w:rsidRPr="00C930FC">
        <w:t>delivery of public services and should be designed to drive fiscal performance in government and result in quality public service</w:t>
      </w:r>
      <w:r w:rsidRPr="00C930FC">
        <w:t>s</w:t>
      </w:r>
      <w:r w:rsidR="000905E7" w:rsidRPr="00C930FC">
        <w:t xml:space="preserve"> for citizens. Regulatory reforms should strive to support making public procurement legal frameworks compliant with international policy standards</w:t>
      </w:r>
      <w:r w:rsidR="00702A64" w:rsidRPr="00C930FC">
        <w:t>,</w:t>
      </w:r>
      <w:r w:rsidR="000905E7" w:rsidRPr="00C930FC">
        <w:t xml:space="preserve"> </w:t>
      </w:r>
      <w:r w:rsidR="00FC75FD" w:rsidRPr="00C930FC">
        <w:t>while they are</w:t>
      </w:r>
      <w:r w:rsidR="000905E7" w:rsidRPr="00C930FC">
        <w:t xml:space="preserve"> </w:t>
      </w:r>
      <w:r w:rsidR="00702A64" w:rsidRPr="00C930FC">
        <w:t xml:space="preserve">also </w:t>
      </w:r>
      <w:r w:rsidR="000905E7" w:rsidRPr="00C930FC">
        <w:t xml:space="preserve">optimised for </w:t>
      </w:r>
      <w:r w:rsidR="00702A64" w:rsidRPr="00C930FC">
        <w:t xml:space="preserve">the </w:t>
      </w:r>
      <w:r w:rsidR="000905E7" w:rsidRPr="00C930FC">
        <w:t>digital economy.</w:t>
      </w:r>
    </w:p>
    <w:p w14:paraId="5F8DC59E" w14:textId="77777777" w:rsidR="000905E7" w:rsidRPr="00C930FC" w:rsidRDefault="000905E7" w:rsidP="000905E7">
      <w:pPr>
        <w:pStyle w:val="Podtytu"/>
        <w:rPr>
          <w:rFonts w:cs="Times New Roman"/>
        </w:rPr>
      </w:pPr>
      <w:r w:rsidRPr="00C930FC">
        <w:rPr>
          <w:rStyle w:val="A2"/>
          <w:rFonts w:cs="Times New Roman"/>
          <w:i/>
          <w:sz w:val="24"/>
        </w:rPr>
        <w:t xml:space="preserve">‘Principle-based’ </w:t>
      </w:r>
      <w:r w:rsidRPr="00C930FC">
        <w:rPr>
          <w:rStyle w:val="A2"/>
          <w:rFonts w:cs="Times New Roman"/>
          <w:sz w:val="24"/>
        </w:rPr>
        <w:t>and</w:t>
      </w:r>
      <w:r w:rsidRPr="00C930FC">
        <w:rPr>
          <w:rStyle w:val="A2"/>
          <w:rFonts w:cs="Times New Roman"/>
          <w:i/>
          <w:sz w:val="24"/>
        </w:rPr>
        <w:t xml:space="preserve"> ‘technology neutral’</w:t>
      </w:r>
      <w:r w:rsidRPr="00C930FC">
        <w:rPr>
          <w:rFonts w:cs="Times New Roman"/>
        </w:rPr>
        <w:t xml:space="preserve"> public procurement laws</w:t>
      </w:r>
    </w:p>
    <w:p w14:paraId="5CE33708" w14:textId="4940908F" w:rsidR="000905E7" w:rsidRPr="00C930FC" w:rsidRDefault="000905E7" w:rsidP="00B147C3">
      <w:pPr>
        <w:rPr>
          <w:rStyle w:val="A2"/>
          <w:rFonts w:cs="Times New Roman"/>
          <w:sz w:val="22"/>
          <w:szCs w:val="22"/>
        </w:rPr>
      </w:pPr>
      <w:r w:rsidRPr="00C930FC">
        <w:t xml:space="preserve">The </w:t>
      </w:r>
      <w:r w:rsidRPr="00C930FC">
        <w:rPr>
          <w:rStyle w:val="A2"/>
          <w:rFonts w:cs="Times New Roman"/>
          <w:sz w:val="22"/>
          <w:szCs w:val="22"/>
        </w:rPr>
        <w:t>2011 UNCITRAL Model Law on Public Procurement recognises challenges for legislators brought by technological progress and introduced an idea of ‘</w:t>
      </w:r>
      <w:r w:rsidRPr="00C930FC">
        <w:rPr>
          <w:rStyle w:val="A2"/>
          <w:rFonts w:cs="Times New Roman"/>
          <w:b/>
          <w:sz w:val="22"/>
          <w:szCs w:val="22"/>
        </w:rPr>
        <w:t>principle-based’</w:t>
      </w:r>
      <w:r w:rsidRPr="00C930FC">
        <w:rPr>
          <w:rStyle w:val="A2"/>
          <w:rFonts w:cs="Times New Roman"/>
          <w:sz w:val="22"/>
          <w:szCs w:val="22"/>
        </w:rPr>
        <w:t xml:space="preserve"> and ‘</w:t>
      </w:r>
      <w:r w:rsidRPr="00C930FC">
        <w:rPr>
          <w:rStyle w:val="A2"/>
          <w:rFonts w:cs="Times New Roman"/>
          <w:b/>
          <w:sz w:val="22"/>
          <w:szCs w:val="22"/>
        </w:rPr>
        <w:t>technology neutral</w:t>
      </w:r>
      <w:r w:rsidRPr="00C930FC">
        <w:rPr>
          <w:rStyle w:val="A2"/>
          <w:rFonts w:cs="Times New Roman"/>
          <w:sz w:val="22"/>
          <w:szCs w:val="22"/>
        </w:rPr>
        <w:t xml:space="preserve">’ primary public procurement law. In accordance </w:t>
      </w:r>
      <w:r w:rsidR="00702A64" w:rsidRPr="00C930FC">
        <w:rPr>
          <w:rStyle w:val="A2"/>
          <w:rFonts w:cs="Times New Roman"/>
          <w:sz w:val="22"/>
          <w:szCs w:val="22"/>
        </w:rPr>
        <w:t>with</w:t>
      </w:r>
      <w:r w:rsidRPr="00C930FC">
        <w:rPr>
          <w:rStyle w:val="A2"/>
          <w:rFonts w:cs="Times New Roman"/>
          <w:sz w:val="22"/>
          <w:szCs w:val="22"/>
        </w:rPr>
        <w:t xml:space="preserve"> these concepts, primary public procurement laws should prescribe principles to be followed in public procurement, introduce key economic concepts of public procurement</w:t>
      </w:r>
      <w:r w:rsidR="00702A64" w:rsidRPr="00C930FC">
        <w:rPr>
          <w:rStyle w:val="A2"/>
          <w:rFonts w:cs="Times New Roman"/>
          <w:sz w:val="22"/>
          <w:szCs w:val="22"/>
        </w:rPr>
        <w:t>,</w:t>
      </w:r>
      <w:r w:rsidRPr="00C930FC">
        <w:rPr>
          <w:rStyle w:val="A2"/>
          <w:rFonts w:cs="Times New Roman"/>
          <w:sz w:val="22"/>
          <w:szCs w:val="22"/>
        </w:rPr>
        <w:t xml:space="preserve"> and general rules of procurement procedures. </w:t>
      </w:r>
      <w:r w:rsidRPr="00C930FC">
        <w:rPr>
          <w:rStyle w:val="A2"/>
          <w:rFonts w:cs="Times New Roman"/>
          <w:b/>
          <w:sz w:val="22"/>
          <w:szCs w:val="22"/>
        </w:rPr>
        <w:t>Transparency safeguards, value for money through fair competition</w:t>
      </w:r>
      <w:r w:rsidR="00702A64" w:rsidRPr="00C930FC">
        <w:rPr>
          <w:rStyle w:val="A2"/>
          <w:rFonts w:cs="Times New Roman"/>
          <w:b/>
          <w:sz w:val="22"/>
          <w:szCs w:val="22"/>
        </w:rPr>
        <w:t>,</w:t>
      </w:r>
      <w:r w:rsidRPr="00C930FC">
        <w:rPr>
          <w:rStyle w:val="A2"/>
          <w:rFonts w:cs="Times New Roman"/>
          <w:b/>
          <w:sz w:val="22"/>
          <w:szCs w:val="22"/>
        </w:rPr>
        <w:t xml:space="preserve"> and fiscal efficiency of procurement</w:t>
      </w:r>
      <w:r w:rsidRPr="00C930FC">
        <w:rPr>
          <w:rStyle w:val="A2"/>
          <w:rFonts w:cs="Times New Roman"/>
          <w:sz w:val="22"/>
          <w:szCs w:val="22"/>
        </w:rPr>
        <w:t xml:space="preserve"> for governments are key procurement principles promoted by the 2011 UNCITRAL Model Law. At the same time, primary laws should avoid prescribing formats of procurement proceedings </w:t>
      </w:r>
      <w:r w:rsidR="00946A75" w:rsidRPr="00C930FC">
        <w:rPr>
          <w:rStyle w:val="A2"/>
          <w:rFonts w:cs="Times New Roman"/>
          <w:sz w:val="22"/>
          <w:szCs w:val="22"/>
        </w:rPr>
        <w:t xml:space="preserve">or </w:t>
      </w:r>
      <w:r w:rsidR="00096EC7" w:rsidRPr="00C930FC">
        <w:rPr>
          <w:rStyle w:val="A2"/>
          <w:rFonts w:cs="Times New Roman"/>
          <w:sz w:val="22"/>
          <w:szCs w:val="22"/>
        </w:rPr>
        <w:t xml:space="preserve">define the technology to be used </w:t>
      </w:r>
      <w:r w:rsidRPr="00C930FC">
        <w:rPr>
          <w:rStyle w:val="A2"/>
          <w:rFonts w:cs="Times New Roman"/>
          <w:sz w:val="22"/>
          <w:szCs w:val="22"/>
        </w:rPr>
        <w:t>- technical detail</w:t>
      </w:r>
      <w:r w:rsidR="00847868" w:rsidRPr="00C930FC">
        <w:rPr>
          <w:rStyle w:val="A2"/>
          <w:rFonts w:cs="Times New Roman"/>
          <w:sz w:val="22"/>
          <w:szCs w:val="22"/>
        </w:rPr>
        <w:t>s</w:t>
      </w:r>
      <w:r w:rsidRPr="00C930FC">
        <w:rPr>
          <w:rStyle w:val="A2"/>
          <w:rFonts w:cs="Times New Roman"/>
          <w:sz w:val="22"/>
          <w:szCs w:val="22"/>
        </w:rPr>
        <w:t xml:space="preserve"> </w:t>
      </w:r>
      <w:r w:rsidR="00702A64" w:rsidRPr="00C930FC">
        <w:rPr>
          <w:rStyle w:val="A2"/>
          <w:rFonts w:cs="Times New Roman"/>
          <w:sz w:val="22"/>
          <w:szCs w:val="22"/>
        </w:rPr>
        <w:t xml:space="preserve">potentially </w:t>
      </w:r>
      <w:r w:rsidRPr="00C930FC">
        <w:rPr>
          <w:rStyle w:val="A2"/>
          <w:rFonts w:cs="Times New Roman"/>
          <w:sz w:val="22"/>
          <w:szCs w:val="22"/>
        </w:rPr>
        <w:t xml:space="preserve">prone to be quickly outdated can be introduced in the secondary legislation on public procurement. Secondary legislation with technical requirements for procurement procedures </w:t>
      </w:r>
      <w:r w:rsidR="00096EC7" w:rsidRPr="00C930FC">
        <w:rPr>
          <w:rStyle w:val="A2"/>
          <w:rFonts w:cs="Times New Roman"/>
          <w:sz w:val="22"/>
          <w:szCs w:val="22"/>
        </w:rPr>
        <w:t xml:space="preserve">and specific </w:t>
      </w:r>
      <w:r w:rsidR="00EC7519" w:rsidRPr="00C930FC">
        <w:rPr>
          <w:rStyle w:val="A2"/>
          <w:rFonts w:cs="Times New Roman"/>
          <w:sz w:val="22"/>
          <w:szCs w:val="22"/>
        </w:rPr>
        <w:t xml:space="preserve">guidance on the technological requirements </w:t>
      </w:r>
      <w:r w:rsidRPr="00C930FC">
        <w:rPr>
          <w:rStyle w:val="A2"/>
          <w:rFonts w:cs="Times New Roman"/>
          <w:sz w:val="22"/>
          <w:szCs w:val="22"/>
        </w:rPr>
        <w:t xml:space="preserve">can be revised more easily, to enable national legislators and policy makers </w:t>
      </w:r>
      <w:r w:rsidR="00702A64" w:rsidRPr="00C930FC">
        <w:rPr>
          <w:rStyle w:val="A2"/>
          <w:rFonts w:cs="Times New Roman"/>
          <w:sz w:val="22"/>
          <w:szCs w:val="22"/>
        </w:rPr>
        <w:t xml:space="preserve">to </w:t>
      </w:r>
      <w:r w:rsidRPr="00C930FC">
        <w:rPr>
          <w:rStyle w:val="A2"/>
          <w:rFonts w:cs="Times New Roman"/>
          <w:sz w:val="22"/>
          <w:szCs w:val="22"/>
        </w:rPr>
        <w:t>match technological progress or market developments</w:t>
      </w:r>
      <w:r w:rsidR="00702A64" w:rsidRPr="00C930FC">
        <w:rPr>
          <w:rStyle w:val="A2"/>
          <w:rFonts w:cs="Times New Roman"/>
          <w:sz w:val="22"/>
          <w:szCs w:val="22"/>
        </w:rPr>
        <w:t>,</w:t>
      </w:r>
      <w:r w:rsidRPr="00C930FC">
        <w:rPr>
          <w:rStyle w:val="A2"/>
          <w:rFonts w:cs="Times New Roman"/>
          <w:sz w:val="22"/>
          <w:szCs w:val="22"/>
        </w:rPr>
        <w:t xml:space="preserve"> and do not jeopardise </w:t>
      </w:r>
      <w:r w:rsidR="00702A64" w:rsidRPr="00C930FC">
        <w:rPr>
          <w:rStyle w:val="A2"/>
          <w:rFonts w:cs="Times New Roman"/>
          <w:sz w:val="22"/>
          <w:szCs w:val="22"/>
        </w:rPr>
        <w:t xml:space="preserve">the </w:t>
      </w:r>
      <w:r w:rsidRPr="00C930FC">
        <w:rPr>
          <w:rStyle w:val="A2"/>
          <w:rFonts w:cs="Times New Roman"/>
          <w:sz w:val="22"/>
          <w:szCs w:val="22"/>
        </w:rPr>
        <w:t>efficiency of procurement by lengthy process</w:t>
      </w:r>
      <w:r w:rsidR="00702A64" w:rsidRPr="00C930FC">
        <w:rPr>
          <w:rStyle w:val="A2"/>
          <w:rFonts w:cs="Times New Roman"/>
          <w:sz w:val="22"/>
          <w:szCs w:val="22"/>
        </w:rPr>
        <w:t>es</w:t>
      </w:r>
      <w:r w:rsidRPr="00C930FC">
        <w:rPr>
          <w:rStyle w:val="A2"/>
          <w:rFonts w:cs="Times New Roman"/>
          <w:sz w:val="22"/>
          <w:szCs w:val="22"/>
        </w:rPr>
        <w:t xml:space="preserve"> of amending primary laws.</w:t>
      </w:r>
    </w:p>
    <w:p w14:paraId="13C318AF" w14:textId="77777777" w:rsidR="000905E7" w:rsidRPr="00C930FC" w:rsidRDefault="000905E7" w:rsidP="000905E7">
      <w:pPr>
        <w:pStyle w:val="Podtytu"/>
        <w:rPr>
          <w:rStyle w:val="A2"/>
          <w:rFonts w:cs="Times New Roman"/>
          <w:sz w:val="24"/>
        </w:rPr>
      </w:pPr>
      <w:r w:rsidRPr="00C930FC">
        <w:rPr>
          <w:rStyle w:val="A2"/>
          <w:rFonts w:cs="Times New Roman"/>
          <w:i/>
          <w:sz w:val="24"/>
        </w:rPr>
        <w:t xml:space="preserve">‘Policy tool-box’ </w:t>
      </w:r>
      <w:r w:rsidRPr="00C930FC">
        <w:rPr>
          <w:rStyle w:val="A2"/>
          <w:rFonts w:cs="Times New Roman"/>
          <w:sz w:val="24"/>
        </w:rPr>
        <w:t>for governments</w:t>
      </w:r>
    </w:p>
    <w:p w14:paraId="3E969ED5" w14:textId="73C281BF" w:rsidR="000905E7" w:rsidRPr="00C930FC" w:rsidRDefault="000905E7" w:rsidP="00B147C3">
      <w:r w:rsidRPr="00C930FC">
        <w:t xml:space="preserve">The 2011 UNCITRAL Model Law on Public Procurement collected </w:t>
      </w:r>
      <w:r w:rsidR="00702A64" w:rsidRPr="00C930FC">
        <w:t xml:space="preserve">the </w:t>
      </w:r>
      <w:r w:rsidRPr="00C930FC">
        <w:t>latest global best practice</w:t>
      </w:r>
      <w:r w:rsidR="00FC75FD" w:rsidRPr="00C930FC">
        <w:t>s</w:t>
      </w:r>
      <w:r w:rsidRPr="00C930FC">
        <w:t xml:space="preserve"> on public procurement to inform national lawmakers. The 2011 text provides</w:t>
      </w:r>
      <w:r w:rsidR="00702A64" w:rsidRPr="00C930FC">
        <w:t xml:space="preserve"> a</w:t>
      </w:r>
      <w:r w:rsidRPr="00C930FC">
        <w:t xml:space="preserve"> standardised description of procurement best practice</w:t>
      </w:r>
      <w:r w:rsidR="00FC75FD" w:rsidRPr="00C930FC">
        <w:t>s</w:t>
      </w:r>
      <w:r w:rsidRPr="00C930FC">
        <w:t xml:space="preserve"> and describes various procurement methods and techniques </w:t>
      </w:r>
      <w:r w:rsidR="00702A64" w:rsidRPr="00C930FC">
        <w:t>that</w:t>
      </w:r>
      <w:r w:rsidRPr="00C930FC">
        <w:t xml:space="preserve"> may be needed by governments for different types and value</w:t>
      </w:r>
      <w:r w:rsidR="00702A64" w:rsidRPr="00C930FC">
        <w:t>s</w:t>
      </w:r>
      <w:r w:rsidRPr="00C930FC">
        <w:t xml:space="preserve"> of public procurement contracts. The UNCITRAL Model Law describes various available practices and methodologies for each stage of </w:t>
      </w:r>
      <w:r w:rsidR="00130483" w:rsidRPr="00C930FC">
        <w:t xml:space="preserve">the </w:t>
      </w:r>
      <w:r w:rsidRPr="00C930FC">
        <w:t>public procurement process (advertising, solicitation, evaluation, award and contract implementation) that can be selected</w:t>
      </w:r>
      <w:r w:rsidR="00130483" w:rsidRPr="00C930FC">
        <w:t>,</w:t>
      </w:r>
      <w:r w:rsidRPr="00C930FC">
        <w:t xml:space="preserve"> based on procurement characteristics and combined to create a suitable procurement method.</w:t>
      </w:r>
      <w:r w:rsidR="00915E94" w:rsidRPr="00C930FC">
        <w:t xml:space="preserve"> </w:t>
      </w:r>
      <w:r w:rsidRPr="00C930FC">
        <w:t xml:space="preserve">This standardisation of procedural steps and setting the rules for their combination into procurement methods facilitates flexibility of procurement regulation but maintains certainty for procurement officers and predictably </w:t>
      </w:r>
      <w:r w:rsidR="00A62FCA" w:rsidRPr="00C930FC">
        <w:t>of the</w:t>
      </w:r>
      <w:r w:rsidRPr="00C930FC">
        <w:t xml:space="preserve"> procurement process for participating </w:t>
      </w:r>
      <w:r w:rsidR="007B6C08" w:rsidRPr="00C930FC">
        <w:t>economic operator</w:t>
      </w:r>
      <w:r w:rsidRPr="00C930FC">
        <w:t xml:space="preserve">s. </w:t>
      </w:r>
    </w:p>
    <w:p w14:paraId="60138CC1" w14:textId="77777777" w:rsidR="001028F0" w:rsidRPr="00C930FC" w:rsidRDefault="001028F0" w:rsidP="00B147C3"/>
    <w:p w14:paraId="33582021" w14:textId="7B534788" w:rsidR="000905E7" w:rsidRPr="00C930FC" w:rsidRDefault="000905E7" w:rsidP="00B147C3">
      <w:r w:rsidRPr="00C930FC">
        <w:t>The features of the 2011 UNCITRAL Model Law greatly facilitate digitalisation. Modularity in the regulatory approach to procurement methods is very efficient, as it allows provid</w:t>
      </w:r>
      <w:r w:rsidR="00A62FCA" w:rsidRPr="00C930FC">
        <w:t>ing</w:t>
      </w:r>
      <w:r w:rsidRPr="00C930FC">
        <w:t xml:space="preserve"> several different electronic procurement procedures on the eProcurement platform using modern process engine technologies, Lego-style building blocks of standardised procurement steps expressed as digital workflows</w:t>
      </w:r>
      <w:r w:rsidR="00C60A99" w:rsidRPr="00C930FC">
        <w:t>,</w:t>
      </w:r>
      <w:r w:rsidRPr="00C930FC">
        <w:t xml:space="preserve"> and a set of relevant business rules sequencing these steps into the procurement process. </w:t>
      </w:r>
    </w:p>
    <w:p w14:paraId="56D56828" w14:textId="245B6504" w:rsidR="00C515F4" w:rsidRPr="00C930FC" w:rsidRDefault="000905E7" w:rsidP="00B147C3">
      <w:r w:rsidRPr="00C930FC">
        <w:t xml:space="preserve">At the same time, </w:t>
      </w:r>
      <w:r w:rsidR="00C60A99" w:rsidRPr="00C930FC">
        <w:t xml:space="preserve">the </w:t>
      </w:r>
      <w:r w:rsidRPr="00C930FC">
        <w:t xml:space="preserve">modularity of </w:t>
      </w:r>
      <w:r w:rsidR="00C60A99" w:rsidRPr="00C930FC">
        <w:t xml:space="preserve">the </w:t>
      </w:r>
      <w:r w:rsidRPr="00C930FC">
        <w:t xml:space="preserve">UNCITRAL regulatory framework allows </w:t>
      </w:r>
      <w:r w:rsidR="00C60A99" w:rsidRPr="00C930FC">
        <w:t>the</w:t>
      </w:r>
      <w:r w:rsidRPr="00C930FC">
        <w:t xml:space="preserve"> select</w:t>
      </w:r>
      <w:r w:rsidR="00C60A99" w:rsidRPr="00C930FC">
        <w:t>ion</w:t>
      </w:r>
      <w:r w:rsidRPr="00C930FC">
        <w:t xml:space="preserve"> and set-up </w:t>
      </w:r>
      <w:r w:rsidR="00C60A99" w:rsidRPr="00C930FC">
        <w:t xml:space="preserve">of </w:t>
      </w:r>
      <w:r w:rsidRPr="00C930FC">
        <w:t xml:space="preserve">procedural options that comply with </w:t>
      </w:r>
      <w:r w:rsidR="00C60A99" w:rsidRPr="00C930FC">
        <w:t xml:space="preserve">the </w:t>
      </w:r>
      <w:r w:rsidRPr="00C930FC">
        <w:t>mandatory policy standards of the World Trade Organi</w:t>
      </w:r>
      <w:r w:rsidR="00C60A99" w:rsidRPr="00C930FC">
        <w:t>z</w:t>
      </w:r>
      <w:r w:rsidRPr="00C930FC">
        <w:t xml:space="preserve">ation (GPA) and/or the European Union directives on public procurement. This way, electronic procurement procedures based on the UNCITRAL Model Law can be developed to be compliant with various procurement policy standards (the EU or WTO), while </w:t>
      </w:r>
      <w:r w:rsidR="00C60A99" w:rsidRPr="00C930FC">
        <w:t xml:space="preserve">being </w:t>
      </w:r>
      <w:r w:rsidRPr="00C930FC">
        <w:t>deliberately geared towards minimi</w:t>
      </w:r>
      <w:r w:rsidR="00C60A99" w:rsidRPr="00C930FC">
        <w:t>s</w:t>
      </w:r>
      <w:r w:rsidRPr="00C930FC">
        <w:t xml:space="preserve">ing corruption and collusion risks and increasing value for money and </w:t>
      </w:r>
      <w:r w:rsidR="00C60A99" w:rsidRPr="00C930FC">
        <w:t xml:space="preserve">the </w:t>
      </w:r>
      <w:r w:rsidRPr="00C930FC">
        <w:t>fiscal efficiency of procurement for governments, as strongly promoted by the 2011 UNCITRAL Model Law on Public Procurement.</w:t>
      </w:r>
      <w:r w:rsidR="00CB23C2" w:rsidRPr="00C930FC">
        <w:t xml:space="preserve"> </w:t>
      </w:r>
    </w:p>
    <w:p w14:paraId="2437C30A" w14:textId="3F63A093" w:rsidR="00202831" w:rsidRPr="00C930FC" w:rsidRDefault="00202831" w:rsidP="00B147C3">
      <w:r w:rsidRPr="00C930FC">
        <w:t>To that end, transparency safeguards are listed in the enumerative manner and can be expressed in datasets to be published online as the OCDS open data. Using OCDS,</w:t>
      </w:r>
      <w:r w:rsidR="00C60A99" w:rsidRPr="00C930FC">
        <w:t xml:space="preserve"> the</w:t>
      </w:r>
      <w:r w:rsidRPr="00C930FC">
        <w:t xml:space="preserve"> standardised steps of the public procurement process are easy to map for creating digital procurement workflows.</w:t>
      </w:r>
    </w:p>
    <w:p w14:paraId="6759FE67" w14:textId="00DF6F87" w:rsidR="00BF6327" w:rsidRPr="00C930FC" w:rsidRDefault="00BF6327" w:rsidP="00AB625C">
      <w:pPr>
        <w:rPr>
          <w:rStyle w:val="A2"/>
          <w:rFonts w:eastAsiaTheme="majorEastAsia" w:cs="Times New Roman"/>
          <w:b/>
          <w:i/>
          <w:iCs/>
          <w:sz w:val="24"/>
        </w:rPr>
      </w:pPr>
      <w:r w:rsidRPr="00C930FC">
        <w:rPr>
          <w:rStyle w:val="A2"/>
          <w:rFonts w:eastAsiaTheme="majorEastAsia" w:cs="Times New Roman"/>
          <w:b/>
          <w:i/>
          <w:iCs/>
          <w:sz w:val="24"/>
        </w:rPr>
        <w:t>Implementation considerations</w:t>
      </w:r>
    </w:p>
    <w:p w14:paraId="54099C06" w14:textId="1E626FAD" w:rsidR="000905E7" w:rsidRPr="00C930FC" w:rsidRDefault="000905E7" w:rsidP="00B147C3">
      <w:r w:rsidRPr="00C930FC">
        <w:t>The most effective way to approach these legal considerations when pursuing digitalisation of public procurement is to recognise that domestic public procurement market</w:t>
      </w:r>
      <w:r w:rsidR="006E5A51" w:rsidRPr="00C930FC">
        <w:t>s</w:t>
      </w:r>
      <w:r w:rsidRPr="00C930FC">
        <w:t xml:space="preserve"> var</w:t>
      </w:r>
      <w:r w:rsidR="006E5A51" w:rsidRPr="00C930FC">
        <w:t>y</w:t>
      </w:r>
      <w:r w:rsidR="00547E73" w:rsidRPr="00C930FC">
        <w:t>,</w:t>
      </w:r>
      <w:r w:rsidRPr="00C930FC">
        <w:t xml:space="preserve"> and </w:t>
      </w:r>
      <w:r w:rsidR="006E5A51" w:rsidRPr="00C930FC">
        <w:t xml:space="preserve">the </w:t>
      </w:r>
      <w:r w:rsidRPr="00C930FC">
        <w:t xml:space="preserve">different market segments should be regulated </w:t>
      </w:r>
      <w:r w:rsidR="006E5A51" w:rsidRPr="00C930FC">
        <w:t xml:space="preserve">in </w:t>
      </w:r>
      <w:r w:rsidRPr="00C930FC">
        <w:t>different</w:t>
      </w:r>
      <w:r w:rsidR="006E5A51" w:rsidRPr="00C930FC">
        <w:t xml:space="preserve"> ways</w:t>
      </w:r>
      <w:r w:rsidRPr="00C930FC">
        <w:t xml:space="preserve"> in order to </w:t>
      </w:r>
      <w:r w:rsidR="006E5A51" w:rsidRPr="00C930FC">
        <w:t xml:space="preserve">avoid </w:t>
      </w:r>
      <w:r w:rsidRPr="00C930FC">
        <w:t>creat</w:t>
      </w:r>
      <w:r w:rsidR="006E5A51" w:rsidRPr="00C930FC">
        <w:t>ing</w:t>
      </w:r>
      <w:r w:rsidRPr="00C930FC">
        <w:t xml:space="preserve"> additional barriers to entry. To address the problem in practice, it is proposed to start </w:t>
      </w:r>
      <w:r w:rsidR="006E5A51" w:rsidRPr="00C930FC">
        <w:t xml:space="preserve">the </w:t>
      </w:r>
      <w:r w:rsidRPr="00C930FC">
        <w:t xml:space="preserve">implementation of the eProcurement </w:t>
      </w:r>
      <w:r w:rsidR="00547E73" w:rsidRPr="00C930FC">
        <w:t>through</w:t>
      </w:r>
      <w:r w:rsidRPr="00C930FC">
        <w:t xml:space="preserve"> a bottom-up approach, introducing eProcurement first to </w:t>
      </w:r>
      <w:r w:rsidR="006E5A51" w:rsidRPr="00C930FC">
        <w:t xml:space="preserve">the </w:t>
      </w:r>
      <w:r w:rsidRPr="00C930FC">
        <w:t>lowest-value public contracts (micro procurement). Starting digitalisation of public procurement from micro procurement allows</w:t>
      </w:r>
      <w:r w:rsidR="00547E73" w:rsidRPr="00C930FC">
        <w:t xml:space="preserve"> for the</w:t>
      </w:r>
      <w:r w:rsidRPr="00C930FC">
        <w:t xml:space="preserve"> testing </w:t>
      </w:r>
      <w:r w:rsidR="00547E73" w:rsidRPr="00C930FC">
        <w:t>of</w:t>
      </w:r>
      <w:r w:rsidRPr="00C930FC">
        <w:t xml:space="preserve"> local capacities </w:t>
      </w:r>
      <w:r w:rsidR="00547E73" w:rsidRPr="00C930FC">
        <w:t>in</w:t>
      </w:r>
      <w:r w:rsidRPr="00C930FC">
        <w:t xml:space="preserve"> various eProcurement techniques. Such testing of new eProcurement regulation</w:t>
      </w:r>
      <w:r w:rsidR="006E5A51" w:rsidRPr="00C930FC">
        <w:t>s</w:t>
      </w:r>
      <w:r w:rsidRPr="00C930FC">
        <w:t xml:space="preserve">, new digital tools and new operational practices is conducted </w:t>
      </w:r>
      <w:r w:rsidR="006E5A51" w:rsidRPr="00C930FC">
        <w:t>in a</w:t>
      </w:r>
      <w:r w:rsidRPr="00C930FC">
        <w:t xml:space="preserve"> lo</w:t>
      </w:r>
      <w:r w:rsidR="006E5A51" w:rsidRPr="00C930FC">
        <w:t>w-</w:t>
      </w:r>
      <w:r w:rsidRPr="00C930FC">
        <w:t>risk</w:t>
      </w:r>
      <w:r w:rsidR="005A1895" w:rsidRPr="00C930FC">
        <w:t xml:space="preserve"> environment (low value procurement)</w:t>
      </w:r>
      <w:r w:rsidR="00547E73" w:rsidRPr="00C930FC">
        <w:t>.</w:t>
      </w:r>
      <w:r w:rsidRPr="00C930FC">
        <w:t xml:space="preserve"> </w:t>
      </w:r>
    </w:p>
    <w:p w14:paraId="0FB375B0" w14:textId="33D31747" w:rsidR="00CF75FB" w:rsidRPr="00C930FC" w:rsidRDefault="00CF75FB" w:rsidP="00B147C3">
      <w:r w:rsidRPr="00C930FC">
        <w:t>Through several initiatives</w:t>
      </w:r>
      <w:r w:rsidR="00431C8F" w:rsidRPr="00C930FC">
        <w:rPr>
          <w:rStyle w:val="Odwoanieprzypisudolnego"/>
          <w:rFonts w:ascii="Times New Roman" w:hAnsi="Times New Roman"/>
        </w:rPr>
        <w:footnoteReference w:id="13"/>
      </w:r>
      <w:r w:rsidRPr="00C930FC">
        <w:t>, the EBRD ha</w:t>
      </w:r>
      <w:r w:rsidR="001939CB" w:rsidRPr="00C930FC">
        <w:t>s</w:t>
      </w:r>
      <w:r w:rsidRPr="00C930FC">
        <w:t xml:space="preserve"> developed a set of public-sector oriented analytics tools that have resulted in a methodology </w:t>
      </w:r>
      <w:r w:rsidR="004F3F68" w:rsidRPr="00C930FC">
        <w:t>intended to eliminate corruption and ensure compliance with laws and regulations. It</w:t>
      </w:r>
      <w:r w:rsidRPr="00C930FC">
        <w:t xml:space="preserve"> facilitates online</w:t>
      </w:r>
      <w:r w:rsidR="001939CB" w:rsidRPr="00C930FC">
        <w:t>,</w:t>
      </w:r>
      <w:r w:rsidRPr="00C930FC">
        <w:t xml:space="preserve"> real time monitoring of electronic procurement procedures</w:t>
      </w:r>
      <w:r w:rsidR="001939CB" w:rsidRPr="00C930FC">
        <w:t>,</w:t>
      </w:r>
      <w:r w:rsidRPr="00C930FC">
        <w:t xml:space="preserve"> and an automated system to ‘red flag’ irregularities for further investigation. </w:t>
      </w:r>
      <w:r w:rsidR="00AC3E0F" w:rsidRPr="00C930FC">
        <w:t>T</w:t>
      </w:r>
      <w:r w:rsidRPr="00C930FC">
        <w:t>he Open Contracting Digital Procurement System can be</w:t>
      </w:r>
      <w:r w:rsidR="00AC3E0F" w:rsidRPr="00C930FC">
        <w:t xml:space="preserve"> implemented alongside</w:t>
      </w:r>
      <w:r w:rsidRPr="00C930FC">
        <w:t xml:space="preserve"> these tools</w:t>
      </w:r>
      <w:r w:rsidR="00AC3E0F" w:rsidRPr="00C930FC">
        <w:t>,</w:t>
      </w:r>
      <w:r w:rsidRPr="00C930FC">
        <w:t xml:space="preserve"> </w:t>
      </w:r>
      <w:r w:rsidR="00E63070" w:rsidRPr="00C930FC">
        <w:t>which</w:t>
      </w:r>
      <w:r w:rsidRPr="00C930FC">
        <w:t xml:space="preserve"> would facilitate the monitoring and accountability of public spending. These systems would allow for the deployment of </w:t>
      </w:r>
      <w:r w:rsidR="001939CB" w:rsidRPr="00C930FC">
        <w:t xml:space="preserve">Robotic Process Automation (RPA) </w:t>
      </w:r>
      <w:r w:rsidRPr="00C930FC">
        <w:t>to check specific compliance issues, such as rules preventing the artificial split of contracts. Under some circumstances, the developed analytics also offer quite sophisticated competition and collusion screens. It is also possible to use the indicators and the aggregated information generated by the system to cross them with other sources of external/own data (</w:t>
      </w:r>
      <w:r w:rsidR="00AB625C" w:rsidRPr="00C930FC">
        <w:t>e.g.</w:t>
      </w:r>
      <w:r w:rsidRPr="00C930FC">
        <w:t xml:space="preserve"> lists of tax avoiders or a database including results of inspections by any relevant authority), </w:t>
      </w:r>
      <w:r w:rsidR="00C62213" w:rsidRPr="00C930FC">
        <w:t>in order</w:t>
      </w:r>
      <w:r w:rsidRPr="00C930FC">
        <w:t xml:space="preserve"> to create additional customised screens to support the decision-making and enforcement activities of other entities to which procurement is a relevant activity.</w:t>
      </w:r>
    </w:p>
    <w:p w14:paraId="72B69CCD" w14:textId="6414B2E8" w:rsidR="000D60E0" w:rsidRPr="00C930FC" w:rsidRDefault="00C62213" w:rsidP="00B147C3">
      <w:r w:rsidRPr="00C930FC">
        <w:t>P</w:t>
      </w:r>
      <w:r w:rsidR="000905E7" w:rsidRPr="00C930FC">
        <w:t xml:space="preserve">ublic procurement laws do not </w:t>
      </w:r>
      <w:r w:rsidRPr="00C930FC">
        <w:t xml:space="preserve">typically </w:t>
      </w:r>
      <w:r w:rsidR="00A37C69" w:rsidRPr="00C930FC">
        <w:t>detail</w:t>
      </w:r>
      <w:r w:rsidR="00C5478D" w:rsidRPr="00C930FC">
        <w:t xml:space="preserve"> rule</w:t>
      </w:r>
      <w:r w:rsidR="004576F9" w:rsidRPr="00C930FC">
        <w:t>s and provisions regarding</w:t>
      </w:r>
      <w:r w:rsidR="000905E7" w:rsidRPr="00C930FC">
        <w:t xml:space="preserve"> micro procurement</w:t>
      </w:r>
      <w:r w:rsidRPr="00C930FC">
        <w:t>;</w:t>
      </w:r>
      <w:r w:rsidR="004576F9" w:rsidRPr="00C930FC">
        <w:t xml:space="preserve"> usually</w:t>
      </w:r>
      <w:r w:rsidRPr="00C930FC">
        <w:t>,</w:t>
      </w:r>
      <w:r w:rsidR="004576F9" w:rsidRPr="00C930FC">
        <w:t xml:space="preserve"> only the broad principles of procurement law apply. Therefore,</w:t>
      </w:r>
      <w:r w:rsidR="000905E7" w:rsidRPr="00C930FC">
        <w:t xml:space="preserve"> optimisation of this procurement process for digital environment can be experimental and very innovative. When electronic bidding in micro procurement is well established, lessons learned from their digitalisation can be applied to the next part of the public procurement market – low value contracts that are not of interest to international trade (too low for cross-border bidding)</w:t>
      </w:r>
      <w:r w:rsidRPr="00C930FC">
        <w:t>,</w:t>
      </w:r>
      <w:r w:rsidR="000905E7" w:rsidRPr="00C930FC">
        <w:t xml:space="preserve"> but of huge importance to domestic </w:t>
      </w:r>
      <w:r w:rsidR="007B6C08" w:rsidRPr="00C930FC">
        <w:t>economic operat</w:t>
      </w:r>
      <w:r w:rsidR="000905E7" w:rsidRPr="00C930FC">
        <w:t xml:space="preserve">ors. More eProcurement tools can be brought forward, because both contracting authorities and </w:t>
      </w:r>
      <w:r w:rsidR="007B6C08" w:rsidRPr="00C930FC">
        <w:t>economic operator</w:t>
      </w:r>
      <w:r w:rsidR="000905E7" w:rsidRPr="00C930FC">
        <w:t>s have already gained some confidence in using digital tools for public procurement. When majority of end</w:t>
      </w:r>
      <w:r w:rsidRPr="00C930FC">
        <w:t xml:space="preserve"> </w:t>
      </w:r>
      <w:r w:rsidR="000905E7" w:rsidRPr="00C930FC">
        <w:t xml:space="preserve">users on the market are familiar with tools and practices, </w:t>
      </w:r>
      <w:r w:rsidRPr="00C930FC">
        <w:t xml:space="preserve">the </w:t>
      </w:r>
      <w:r w:rsidR="000905E7" w:rsidRPr="00C930FC">
        <w:t xml:space="preserve">most complex procurement methods for high-value contracts can be more easily digitalised, because their implementation will build on both regulatory and technology experience gained in previous stages of the digitalisation process. </w:t>
      </w:r>
    </w:p>
    <w:p w14:paraId="0A35234B" w14:textId="6BAF18D4" w:rsidR="001028F0" w:rsidRPr="00C930FC" w:rsidDel="005B1AA9" w:rsidRDefault="001028F0" w:rsidP="00B147C3">
      <w:pPr>
        <w:rPr>
          <w:del w:id="660" w:author="Chris Smith" w:date="2020-11-28T15:07:00Z"/>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tblGrid>
      <w:tr w:rsidR="00A03FE6" w:rsidRPr="00C930FC" w14:paraId="1AA26C8A" w14:textId="77777777" w:rsidTr="3DBC9CF0">
        <w:tc>
          <w:tcPr>
            <w:tcW w:w="8781" w:type="dxa"/>
            <w:shd w:val="clear" w:color="auto" w:fill="00AE9E"/>
          </w:tcPr>
          <w:p w14:paraId="75A373E7" w14:textId="61615509" w:rsidR="00A03FE6" w:rsidRPr="00C930FC" w:rsidRDefault="00A03FE6" w:rsidP="00C515F4">
            <w:pPr>
              <w:rPr>
                <w:b/>
                <w:bCs/>
                <w:szCs w:val="22"/>
              </w:rPr>
            </w:pPr>
            <w:r w:rsidRPr="00C930FC">
              <w:rPr>
                <w:b/>
                <w:bCs/>
                <w:color w:val="FFFFFF" w:themeColor="background1"/>
                <w:sz w:val="28"/>
                <w:szCs w:val="28"/>
              </w:rPr>
              <w:t>Recommendation</w:t>
            </w:r>
          </w:p>
        </w:tc>
      </w:tr>
      <w:tr w:rsidR="00EA577F" w:rsidRPr="00C930FC" w14:paraId="29F64510" w14:textId="77777777" w:rsidTr="3DBC9CF0">
        <w:tc>
          <w:tcPr>
            <w:tcW w:w="8781" w:type="dxa"/>
            <w:tcBorders>
              <w:bottom w:val="dotted" w:sz="4" w:space="0" w:color="808080" w:themeColor="background1" w:themeShade="80"/>
            </w:tcBorders>
          </w:tcPr>
          <w:p w14:paraId="2CB1B884" w14:textId="2D760373" w:rsidR="00EA577F" w:rsidRPr="00C930FC" w:rsidRDefault="00133756" w:rsidP="00D36F0E">
            <w:pPr>
              <w:pStyle w:val="Akapitzlist"/>
              <w:numPr>
                <w:ilvl w:val="0"/>
                <w:numId w:val="35"/>
              </w:numPr>
              <w:rPr>
                <w:b/>
                <w:bCs/>
                <w:szCs w:val="22"/>
              </w:rPr>
            </w:pPr>
            <w:r w:rsidRPr="00C930FC">
              <w:rPr>
                <w:b/>
                <w:bCs/>
                <w:szCs w:val="22"/>
              </w:rPr>
              <w:t>Implement the following law structure</w:t>
            </w:r>
          </w:p>
          <w:p w14:paraId="565F8821" w14:textId="56AD6DF2" w:rsidR="00EA577F" w:rsidRPr="00C930FC" w:rsidRDefault="00855933" w:rsidP="001028F0">
            <w:pPr>
              <w:jc w:val="center"/>
              <w:rPr>
                <w:szCs w:val="22"/>
              </w:rPr>
            </w:pPr>
            <w:r w:rsidRPr="00E827EB">
              <w:rPr>
                <w:noProof/>
                <w:szCs w:val="22"/>
                <w:lang w:val="en-US" w:eastAsia="en-US"/>
              </w:rPr>
              <w:drawing>
                <wp:inline distT="0" distB="0" distL="0" distR="0" wp14:anchorId="42F3DE74" wp14:editId="4AFD8E11">
                  <wp:extent cx="5350171" cy="33528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127" cy="3369693"/>
                          </a:xfrm>
                          <a:prstGeom prst="rect">
                            <a:avLst/>
                          </a:prstGeom>
                          <a:noFill/>
                        </pic:spPr>
                      </pic:pic>
                    </a:graphicData>
                  </a:graphic>
                </wp:inline>
              </w:drawing>
            </w:r>
          </w:p>
        </w:tc>
      </w:tr>
      <w:tr w:rsidR="00EA577F" w:rsidRPr="00C930FC" w14:paraId="0D4134FB" w14:textId="77777777" w:rsidTr="3DBC9CF0">
        <w:tc>
          <w:tcPr>
            <w:tcW w:w="8781" w:type="dxa"/>
            <w:tcBorders>
              <w:top w:val="dotted" w:sz="4" w:space="0" w:color="808080" w:themeColor="background1" w:themeShade="80"/>
            </w:tcBorders>
          </w:tcPr>
          <w:p w14:paraId="3397B2AA" w14:textId="77777777" w:rsidR="001028F0" w:rsidRPr="00C930FC" w:rsidRDefault="001028F0" w:rsidP="001028F0">
            <w:pPr>
              <w:pStyle w:val="Akapitzlist"/>
              <w:keepLines/>
              <w:numPr>
                <w:ilvl w:val="0"/>
                <w:numId w:val="0"/>
              </w:numPr>
              <w:ind w:left="720"/>
              <w:rPr>
                <w:b/>
                <w:bCs/>
                <w:szCs w:val="22"/>
              </w:rPr>
            </w:pPr>
          </w:p>
          <w:p w14:paraId="7C3FEF0D" w14:textId="77777777" w:rsidR="001028F0" w:rsidRPr="00C930FC" w:rsidRDefault="001028F0" w:rsidP="001028F0">
            <w:pPr>
              <w:pStyle w:val="Akapitzlist"/>
              <w:keepLines/>
              <w:numPr>
                <w:ilvl w:val="0"/>
                <w:numId w:val="0"/>
              </w:numPr>
              <w:ind w:left="720"/>
              <w:rPr>
                <w:b/>
                <w:bCs/>
                <w:szCs w:val="22"/>
              </w:rPr>
            </w:pPr>
          </w:p>
          <w:p w14:paraId="3BC2AD80" w14:textId="77777777" w:rsidR="001028F0" w:rsidRPr="00C930FC" w:rsidRDefault="001028F0" w:rsidP="001028F0">
            <w:pPr>
              <w:pStyle w:val="Akapitzlist"/>
              <w:keepLines/>
              <w:numPr>
                <w:ilvl w:val="0"/>
                <w:numId w:val="0"/>
              </w:numPr>
              <w:ind w:left="720"/>
              <w:rPr>
                <w:b/>
                <w:bCs/>
                <w:szCs w:val="22"/>
              </w:rPr>
            </w:pPr>
          </w:p>
          <w:p w14:paraId="3686D101" w14:textId="37587DE5" w:rsidR="001028F0" w:rsidRPr="00C930FC" w:rsidDel="005B1AA9" w:rsidRDefault="001028F0" w:rsidP="001028F0">
            <w:pPr>
              <w:pStyle w:val="Akapitzlist"/>
              <w:keepLines/>
              <w:numPr>
                <w:ilvl w:val="0"/>
                <w:numId w:val="0"/>
              </w:numPr>
              <w:ind w:left="720"/>
              <w:rPr>
                <w:del w:id="661" w:author="Chris Smith" w:date="2020-11-28T15:08:00Z"/>
                <w:b/>
                <w:bCs/>
                <w:szCs w:val="22"/>
              </w:rPr>
            </w:pPr>
          </w:p>
          <w:p w14:paraId="6D0CF478" w14:textId="58E27DDA" w:rsidR="001028F0" w:rsidRPr="00C930FC" w:rsidDel="005B1AA9" w:rsidRDefault="001028F0" w:rsidP="001028F0">
            <w:pPr>
              <w:pStyle w:val="Akapitzlist"/>
              <w:keepLines/>
              <w:numPr>
                <w:ilvl w:val="0"/>
                <w:numId w:val="0"/>
              </w:numPr>
              <w:ind w:left="720"/>
              <w:rPr>
                <w:del w:id="662" w:author="Chris Smith" w:date="2020-11-28T15:08:00Z"/>
                <w:b/>
                <w:bCs/>
                <w:szCs w:val="22"/>
              </w:rPr>
            </w:pPr>
          </w:p>
          <w:p w14:paraId="250B8905" w14:textId="0402EEDD" w:rsidR="001028F0" w:rsidRPr="00C930FC" w:rsidDel="005B1AA9" w:rsidRDefault="001028F0" w:rsidP="001028F0">
            <w:pPr>
              <w:pStyle w:val="Akapitzlist"/>
              <w:keepLines/>
              <w:numPr>
                <w:ilvl w:val="0"/>
                <w:numId w:val="0"/>
              </w:numPr>
              <w:ind w:left="720"/>
              <w:rPr>
                <w:del w:id="663" w:author="Chris Smith" w:date="2020-11-28T15:08:00Z"/>
                <w:b/>
                <w:bCs/>
                <w:szCs w:val="22"/>
              </w:rPr>
            </w:pPr>
          </w:p>
          <w:p w14:paraId="46944E2C" w14:textId="77777777" w:rsidR="001028F0" w:rsidRPr="00C930FC" w:rsidRDefault="001028F0" w:rsidP="001028F0">
            <w:pPr>
              <w:pStyle w:val="Akapitzlist"/>
              <w:keepLines/>
              <w:numPr>
                <w:ilvl w:val="0"/>
                <w:numId w:val="0"/>
              </w:numPr>
              <w:ind w:left="720"/>
              <w:rPr>
                <w:b/>
                <w:bCs/>
                <w:szCs w:val="22"/>
              </w:rPr>
            </w:pPr>
          </w:p>
          <w:p w14:paraId="69D07036" w14:textId="37DC12C9" w:rsidR="3DBC9CF0" w:rsidRDefault="3DBC9CF0" w:rsidP="3DBC9CF0">
            <w:pPr>
              <w:pStyle w:val="Akapitzlist"/>
              <w:numPr>
                <w:ilvl w:val="0"/>
                <w:numId w:val="35"/>
              </w:numPr>
              <w:rPr>
                <w:ins w:id="664" w:author="Alba Colomer Padrosa" w:date="2020-11-30T11:29:00Z"/>
                <w:b/>
                <w:bCs/>
              </w:rPr>
            </w:pPr>
            <w:commentRangeStart w:id="665"/>
            <w:commentRangeStart w:id="666"/>
            <w:r w:rsidRPr="3DBC9CF0">
              <w:rPr>
                <w:b/>
                <w:bCs/>
              </w:rPr>
              <w:t>Implement eProcurement legislation with a bottom-up approach</w:t>
            </w:r>
            <w:commentRangeEnd w:id="665"/>
            <w:r>
              <w:rPr>
                <w:rStyle w:val="Odwoaniedokomentarza"/>
              </w:rPr>
              <w:commentReference w:id="665"/>
            </w:r>
            <w:commentRangeEnd w:id="666"/>
            <w:r>
              <w:rPr>
                <w:rStyle w:val="Odwoaniedokomentarza"/>
              </w:rPr>
              <w:commentReference w:id="666"/>
            </w:r>
          </w:p>
          <w:p w14:paraId="69D3AA59" w14:textId="6B7FDB54" w:rsidR="3DBC9CF0" w:rsidRDefault="3DBC9CF0">
            <w:pPr>
              <w:ind w:left="360"/>
              <w:rPr>
                <w:rPrChange w:id="667" w:author="Alba Colomer Padrosa" w:date="2020-11-30T11:30:00Z">
                  <w:rPr>
                    <w:rFonts w:ascii="Calibri" w:eastAsia="Calibri" w:hAnsi="Calibri" w:cs="Calibri"/>
                    <w:szCs w:val="22"/>
                  </w:rPr>
                </w:rPrChange>
              </w:rPr>
              <w:pPrChange w:id="668" w:author="Alba Colomer Padrosa" w:date="2020-11-30T11:29:00Z">
                <w:pPr/>
              </w:pPrChange>
            </w:pPr>
            <w:ins w:id="669" w:author="Alba Colomer Padrosa" w:date="2020-11-30T11:29:00Z">
              <w:r w:rsidRPr="3DBC9CF0">
                <w:rPr>
                  <w:szCs w:val="22"/>
                  <w:lang w:val="ca"/>
                  <w:rPrChange w:id="670" w:author="Alba Colomer Padrosa" w:date="2020-11-30T11:30:00Z">
                    <w:rPr>
                      <w:rFonts w:ascii="Calibri" w:eastAsia="Calibri" w:hAnsi="Calibri" w:cs="Calibri"/>
                      <w:szCs w:val="22"/>
                      <w:lang w:val="ca"/>
                    </w:rPr>
                  </w:rPrChange>
                </w:rPr>
                <w:t xml:space="preserve">As </w:t>
              </w:r>
            </w:ins>
            <w:ins w:id="671" w:author="Chris Smith" w:date="2020-12-01T08:56:00Z">
              <w:r w:rsidR="00E827EB">
                <w:rPr>
                  <w:szCs w:val="22"/>
                  <w:lang w:val="ca"/>
                </w:rPr>
                <w:t xml:space="preserve">previously mentioned </w:t>
              </w:r>
            </w:ins>
            <w:ins w:id="672" w:author="Alba Colomer Padrosa" w:date="2020-11-30T11:29:00Z">
              <w:del w:id="673" w:author="Chris Smith" w:date="2020-12-01T08:56:00Z">
                <w:r w:rsidRPr="3DBC9CF0" w:rsidDel="00E827EB">
                  <w:rPr>
                    <w:szCs w:val="22"/>
                    <w:lang w:val="ca"/>
                    <w:rPrChange w:id="674" w:author="Alba Colomer Padrosa" w:date="2020-11-30T11:30:00Z">
                      <w:rPr>
                        <w:rFonts w:ascii="Calibri" w:eastAsia="Calibri" w:hAnsi="Calibri" w:cs="Calibri"/>
                        <w:szCs w:val="22"/>
                        <w:lang w:val="ca"/>
                      </w:rPr>
                    </w:rPrChange>
                  </w:rPr>
                  <w:delText>said</w:delText>
                </w:r>
              </w:del>
              <w:r w:rsidRPr="3DBC9CF0">
                <w:rPr>
                  <w:szCs w:val="22"/>
                  <w:lang w:val="ca"/>
                  <w:rPrChange w:id="675" w:author="Alba Colomer Padrosa" w:date="2020-11-30T11:30:00Z">
                    <w:rPr>
                      <w:rFonts w:ascii="Calibri" w:eastAsia="Calibri" w:hAnsi="Calibri" w:cs="Calibri"/>
                      <w:szCs w:val="22"/>
                      <w:lang w:val="ca"/>
                    </w:rPr>
                  </w:rPrChange>
                </w:rPr>
                <w:t xml:space="preserve">, the best way to start the implementation of eProcurement is through a bottom-up approach, introducing eProcurement first </w:t>
              </w:r>
            </w:ins>
            <w:ins w:id="676" w:author="Chris Smith" w:date="2020-12-01T08:56:00Z">
              <w:r w:rsidR="00E827EB">
                <w:rPr>
                  <w:szCs w:val="22"/>
                  <w:lang w:val="ca"/>
                </w:rPr>
                <w:t>for</w:t>
              </w:r>
            </w:ins>
            <w:ins w:id="677" w:author="Alba Colomer Padrosa" w:date="2020-11-30T11:29:00Z">
              <w:del w:id="678" w:author="Chris Smith" w:date="2020-12-01T08:56:00Z">
                <w:r w:rsidRPr="3DBC9CF0" w:rsidDel="00E827EB">
                  <w:rPr>
                    <w:szCs w:val="22"/>
                    <w:lang w:val="ca"/>
                    <w:rPrChange w:id="679" w:author="Alba Colomer Padrosa" w:date="2020-11-30T11:30:00Z">
                      <w:rPr>
                        <w:rFonts w:ascii="Calibri" w:eastAsia="Calibri" w:hAnsi="Calibri" w:cs="Calibri"/>
                        <w:szCs w:val="22"/>
                        <w:lang w:val="ca"/>
                      </w:rPr>
                    </w:rPrChange>
                  </w:rPr>
                  <w:delText>to</w:delText>
                </w:r>
              </w:del>
              <w:r w:rsidRPr="3DBC9CF0">
                <w:rPr>
                  <w:szCs w:val="22"/>
                  <w:lang w:val="ca"/>
                  <w:rPrChange w:id="680" w:author="Alba Colomer Padrosa" w:date="2020-11-30T11:30:00Z">
                    <w:rPr>
                      <w:rFonts w:ascii="Calibri" w:eastAsia="Calibri" w:hAnsi="Calibri" w:cs="Calibri"/>
                      <w:szCs w:val="22"/>
                      <w:lang w:val="ca"/>
                    </w:rPr>
                  </w:rPrChange>
                </w:rPr>
                <w:t xml:space="preserve"> the lowest-value public contracts (micro procurement), since this allows for the testing of new regulations, digital tools and operational practices in a low-risk environment (low value procurement). Later on, </w:t>
              </w:r>
              <w:r w:rsidRPr="3DBC9CF0">
                <w:rPr>
                  <w:szCs w:val="22"/>
                  <w:rPrChange w:id="681" w:author="Alba Colomer Padrosa" w:date="2020-11-30T11:30:00Z">
                    <w:rPr>
                      <w:rFonts w:ascii="Calibri" w:eastAsia="Calibri" w:hAnsi="Calibri" w:cs="Calibri"/>
                      <w:szCs w:val="22"/>
                    </w:rPr>
                  </w:rPrChange>
                </w:rPr>
                <w:t xml:space="preserve">procurement methods for </w:t>
              </w:r>
            </w:ins>
            <w:ins w:id="682" w:author="Alba Colomer Padrosa" w:date="2020-11-30T11:32:00Z">
              <w:r w:rsidRPr="3DBC9CF0">
                <w:rPr>
                  <w:szCs w:val="22"/>
                </w:rPr>
                <w:t xml:space="preserve">low-value and </w:t>
              </w:r>
            </w:ins>
            <w:ins w:id="683" w:author="Alba Colomer Padrosa" w:date="2020-11-30T11:29:00Z">
              <w:r w:rsidRPr="3DBC9CF0">
                <w:rPr>
                  <w:szCs w:val="22"/>
                  <w:rPrChange w:id="684" w:author="Alba Colomer Padrosa" w:date="2020-11-30T11:30:00Z">
                    <w:rPr>
                      <w:rFonts w:ascii="Calibri" w:eastAsia="Calibri" w:hAnsi="Calibri" w:cs="Calibri"/>
                      <w:szCs w:val="22"/>
                    </w:rPr>
                  </w:rPrChange>
                </w:rPr>
                <w:t xml:space="preserve">high-value contracts can be easily added, </w:t>
              </w:r>
            </w:ins>
            <w:ins w:id="685" w:author="Alba Colomer Padrosa" w:date="2020-11-30T11:30:00Z">
              <w:r w:rsidRPr="3DBC9CF0">
                <w:rPr>
                  <w:szCs w:val="22"/>
                </w:rPr>
                <w:t>since</w:t>
              </w:r>
            </w:ins>
            <w:ins w:id="686" w:author="Alba Colomer Padrosa" w:date="2020-11-30T11:29:00Z">
              <w:r w:rsidRPr="3DBC9CF0">
                <w:rPr>
                  <w:szCs w:val="22"/>
                  <w:rPrChange w:id="687" w:author="Alba Colomer Padrosa" w:date="2020-11-30T11:30:00Z">
                    <w:rPr>
                      <w:rFonts w:ascii="Calibri" w:eastAsia="Calibri" w:hAnsi="Calibri" w:cs="Calibri"/>
                      <w:szCs w:val="22"/>
                    </w:rPr>
                  </w:rPrChange>
                </w:rPr>
                <w:t xml:space="preserve"> implementation will build on both regulatory and technology experience </w:t>
              </w:r>
            </w:ins>
            <w:ins w:id="688" w:author="Alba Colomer Padrosa" w:date="2020-11-30T11:31:00Z">
              <w:r w:rsidRPr="3DBC9CF0">
                <w:rPr>
                  <w:szCs w:val="22"/>
                </w:rPr>
                <w:t xml:space="preserve">already </w:t>
              </w:r>
            </w:ins>
            <w:ins w:id="689" w:author="Alba Colomer Padrosa" w:date="2020-11-30T11:29:00Z">
              <w:r w:rsidRPr="3DBC9CF0">
                <w:rPr>
                  <w:szCs w:val="22"/>
                  <w:rPrChange w:id="690" w:author="Alba Colomer Padrosa" w:date="2020-11-30T11:30:00Z">
                    <w:rPr>
                      <w:rFonts w:ascii="Calibri" w:eastAsia="Calibri" w:hAnsi="Calibri" w:cs="Calibri"/>
                      <w:szCs w:val="22"/>
                    </w:rPr>
                  </w:rPrChange>
                </w:rPr>
                <w:t>gained in previous stages of the digitalisation process</w:t>
              </w:r>
            </w:ins>
            <w:ins w:id="691" w:author="Alba Colomer Padrosa" w:date="2020-11-30T11:31:00Z">
              <w:r w:rsidRPr="3DBC9CF0">
                <w:rPr>
                  <w:szCs w:val="22"/>
                </w:rPr>
                <w:t>.</w:t>
              </w:r>
            </w:ins>
          </w:p>
          <w:p w14:paraId="7CA97D84" w14:textId="031E60FA" w:rsidR="00EA577F" w:rsidRPr="00C930FC" w:rsidRDefault="00DC4948" w:rsidP="001028F0">
            <w:pPr>
              <w:keepLines/>
              <w:jc w:val="center"/>
              <w:rPr>
                <w:b/>
                <w:bCs/>
                <w:szCs w:val="22"/>
              </w:rPr>
            </w:pPr>
            <w:r w:rsidRPr="00E827EB">
              <w:rPr>
                <w:b/>
                <w:bCs/>
                <w:noProof/>
                <w:szCs w:val="22"/>
                <w:lang w:val="en-US" w:eastAsia="en-US"/>
              </w:rPr>
              <w:drawing>
                <wp:inline distT="0" distB="0" distL="0" distR="0" wp14:anchorId="5089A870" wp14:editId="118CB8CB">
                  <wp:extent cx="4675112"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7835" cy="2794818"/>
                          </a:xfrm>
                          <a:prstGeom prst="rect">
                            <a:avLst/>
                          </a:prstGeom>
                          <a:noFill/>
                        </pic:spPr>
                      </pic:pic>
                    </a:graphicData>
                  </a:graphic>
                </wp:inline>
              </w:drawing>
            </w:r>
          </w:p>
        </w:tc>
      </w:tr>
    </w:tbl>
    <w:p w14:paraId="3EA5AA01" w14:textId="3FE881C5" w:rsidR="00B84AB7" w:rsidRPr="00C930FC" w:rsidRDefault="00EA577F" w:rsidP="00D36F0E">
      <w:pPr>
        <w:pStyle w:val="Legenda"/>
        <w:keepLines/>
      </w:pPr>
      <w:bookmarkStart w:id="692" w:name="_Toc31289790"/>
      <w:r w:rsidRPr="00C930FC">
        <w:t>F</w:t>
      </w:r>
      <w:r w:rsidR="00B84AB7" w:rsidRPr="00C930FC">
        <w:t xml:space="preserve">igure </w:t>
      </w:r>
      <w:r w:rsidRPr="00C930FC">
        <w:fldChar w:fldCharType="begin"/>
      </w:r>
      <w:r w:rsidRPr="00C930FC">
        <w:instrText>SEQ Figure \* ARABIC</w:instrText>
      </w:r>
      <w:r w:rsidRPr="00C930FC">
        <w:fldChar w:fldCharType="separate"/>
      </w:r>
      <w:r w:rsidR="00AD3DB0" w:rsidRPr="00C930FC">
        <w:t>10</w:t>
      </w:r>
      <w:r w:rsidRPr="00C930FC">
        <w:fldChar w:fldCharType="end"/>
      </w:r>
      <w:r w:rsidR="008A2D09" w:rsidRPr="00C930FC">
        <w:t>.</w:t>
      </w:r>
      <w:r w:rsidR="00B84AB7" w:rsidRPr="00C930FC">
        <w:t xml:space="preserve"> Public procurement regulation schema</w:t>
      </w:r>
      <w:bookmarkEnd w:id="692"/>
    </w:p>
    <w:p w14:paraId="7477C81E" w14:textId="77777777" w:rsidR="005F4F49" w:rsidRPr="00C930FC" w:rsidRDefault="005F4F49" w:rsidP="00335DF9">
      <w:pPr>
        <w:pStyle w:val="Tekstpodstawowy"/>
      </w:pPr>
    </w:p>
    <w:p w14:paraId="32452C59" w14:textId="77777777" w:rsidR="000354E0" w:rsidRPr="00C930FC" w:rsidRDefault="00244825" w:rsidP="000645E3">
      <w:pPr>
        <w:pStyle w:val="Nagwek2"/>
        <w:rPr>
          <w:rFonts w:cs="Times New Roman"/>
        </w:rPr>
      </w:pPr>
      <w:bookmarkStart w:id="693" w:name="_Toc57705319"/>
      <w:r w:rsidRPr="00C930FC">
        <w:rPr>
          <w:rFonts w:cs="Times New Roman"/>
        </w:rPr>
        <w:t>Business</w:t>
      </w:r>
      <w:r w:rsidR="002B55FA" w:rsidRPr="00C930FC">
        <w:rPr>
          <w:rFonts w:cs="Times New Roman"/>
        </w:rPr>
        <w:t>:</w:t>
      </w:r>
      <w:r w:rsidR="00365D5E" w:rsidRPr="00C930FC">
        <w:rPr>
          <w:rFonts w:cs="Times New Roman"/>
        </w:rPr>
        <w:t xml:space="preserve"> Key strategic decisions</w:t>
      </w:r>
      <w:bookmarkEnd w:id="693"/>
    </w:p>
    <w:p w14:paraId="22C31924" w14:textId="2EFFAF87" w:rsidR="0044777B" w:rsidRPr="00C930FC" w:rsidRDefault="0044777B" w:rsidP="00B147C3">
      <w:r w:rsidRPr="00C930FC">
        <w:t xml:space="preserve">There are several </w:t>
      </w:r>
      <w:r w:rsidRPr="00C930FC">
        <w:rPr>
          <w:b/>
        </w:rPr>
        <w:t>critical business decisions</w:t>
      </w:r>
      <w:r w:rsidRPr="00C930FC">
        <w:t xml:space="preserve"> that impact the manner </w:t>
      </w:r>
      <w:r w:rsidR="00DB3676" w:rsidRPr="00C930FC">
        <w:t>in which</w:t>
      </w:r>
      <w:r w:rsidRPr="00C930FC">
        <w:t xml:space="preserve"> public procurement services are provided. The outcome of th</w:t>
      </w:r>
      <w:r w:rsidR="00DB3676" w:rsidRPr="00C930FC">
        <w:t>ese</w:t>
      </w:r>
      <w:r w:rsidRPr="00C930FC">
        <w:t xml:space="preserve"> decisions will guide not only how the eProcurement system is acquired, developed and maintained but also how public procurement is conducted </w:t>
      </w:r>
      <w:r w:rsidR="00DB3676" w:rsidRPr="00C930FC">
        <w:t>o</w:t>
      </w:r>
      <w:r w:rsidRPr="00C930FC">
        <w:t xml:space="preserve">n a daily basis by public procurement officials. </w:t>
      </w:r>
    </w:p>
    <w:p w14:paraId="31A84682" w14:textId="77777777" w:rsidR="000B3E7D" w:rsidRPr="00C930FC" w:rsidRDefault="000B3E7D" w:rsidP="00B147C3">
      <w:r w:rsidRPr="00C930FC">
        <w:t>The following</w:t>
      </w:r>
      <w:r w:rsidR="000905E7" w:rsidRPr="00C930FC">
        <w:t xml:space="preserve"> business decisions need to be taken regarding the</w:t>
      </w:r>
      <w:r w:rsidR="0044777B" w:rsidRPr="00C930FC">
        <w:t xml:space="preserve"> implementation of a</w:t>
      </w:r>
      <w:r w:rsidR="000905E7" w:rsidRPr="00C930FC">
        <w:t xml:space="preserve"> model for digital procurement</w:t>
      </w:r>
      <w:r w:rsidRPr="00C930FC">
        <w:t>:</w:t>
      </w:r>
    </w:p>
    <w:p w14:paraId="1FA5A732" w14:textId="21FDA2CA" w:rsidR="000B3E7D" w:rsidRPr="00C930FC" w:rsidRDefault="000B3E7D" w:rsidP="00D36F0E">
      <w:pPr>
        <w:pStyle w:val="Listanumerowana2"/>
        <w:numPr>
          <w:ilvl w:val="0"/>
          <w:numId w:val="36"/>
        </w:numPr>
      </w:pPr>
      <w:r w:rsidRPr="00C930FC">
        <w:t xml:space="preserve">Single vs. </w:t>
      </w:r>
      <w:r w:rsidR="00DB3676" w:rsidRPr="00C930FC">
        <w:t>m</w:t>
      </w:r>
      <w:r w:rsidRPr="00C930FC">
        <w:t>ultiple platforms</w:t>
      </w:r>
    </w:p>
    <w:p w14:paraId="310BE4F5" w14:textId="77777777" w:rsidR="000B3E7D" w:rsidRPr="00C930FC" w:rsidRDefault="000B3E7D" w:rsidP="00D36F0E">
      <w:pPr>
        <w:pStyle w:val="Listanumerowana2"/>
        <w:numPr>
          <w:ilvl w:val="0"/>
          <w:numId w:val="36"/>
        </w:numPr>
      </w:pPr>
      <w:r w:rsidRPr="00C930FC">
        <w:t>Coverage</w:t>
      </w:r>
    </w:p>
    <w:p w14:paraId="305B62E5" w14:textId="77777777" w:rsidR="000B3E7D" w:rsidRPr="00C930FC" w:rsidRDefault="000B3E7D" w:rsidP="00D36F0E">
      <w:pPr>
        <w:pStyle w:val="Listanumerowana2"/>
        <w:numPr>
          <w:ilvl w:val="0"/>
          <w:numId w:val="36"/>
        </w:numPr>
      </w:pPr>
      <w:r w:rsidRPr="00C930FC">
        <w:t>Integration</w:t>
      </w:r>
    </w:p>
    <w:p w14:paraId="3CEDC781" w14:textId="77777777" w:rsidR="000B3E7D" w:rsidRPr="00C930FC" w:rsidRDefault="000B3E7D" w:rsidP="00D36F0E">
      <w:pPr>
        <w:pStyle w:val="Listanumerowana2"/>
        <w:numPr>
          <w:ilvl w:val="0"/>
          <w:numId w:val="36"/>
        </w:numPr>
      </w:pPr>
      <w:r w:rsidRPr="00C930FC">
        <w:t>Management</w:t>
      </w:r>
    </w:p>
    <w:p w14:paraId="090B7150" w14:textId="77777777" w:rsidR="000B3E7D" w:rsidRPr="00C930FC" w:rsidRDefault="000B3E7D" w:rsidP="00D36F0E">
      <w:pPr>
        <w:pStyle w:val="Listanumerowana2"/>
        <w:numPr>
          <w:ilvl w:val="0"/>
          <w:numId w:val="36"/>
        </w:numPr>
      </w:pPr>
      <w:r w:rsidRPr="00C930FC">
        <w:t>Acquisition</w:t>
      </w:r>
    </w:p>
    <w:p w14:paraId="1706CE8D" w14:textId="77777777" w:rsidR="000905E7" w:rsidRPr="00C930FC" w:rsidRDefault="000B3E7D" w:rsidP="00D36F0E">
      <w:pPr>
        <w:pStyle w:val="Listanumerowana2"/>
        <w:numPr>
          <w:ilvl w:val="0"/>
          <w:numId w:val="36"/>
        </w:numPr>
      </w:pPr>
      <w:r w:rsidRPr="00C930FC">
        <w:t>Development</w:t>
      </w:r>
    </w:p>
    <w:p w14:paraId="7B2EAB72" w14:textId="1A5AE392" w:rsidR="00751223" w:rsidRPr="00C930FC" w:rsidRDefault="00CE0254" w:rsidP="00365D5E">
      <w:pPr>
        <w:pStyle w:val="Nagwek3"/>
        <w:rPr>
          <w:rFonts w:cs="Times New Roman"/>
        </w:rPr>
      </w:pPr>
      <w:bookmarkStart w:id="694" w:name="_Toc57705320"/>
      <w:r w:rsidRPr="00C930FC">
        <w:rPr>
          <w:rFonts w:cs="Times New Roman"/>
        </w:rPr>
        <w:t xml:space="preserve">Strategic decision 1: </w:t>
      </w:r>
      <w:r w:rsidR="00751223" w:rsidRPr="00C930FC">
        <w:rPr>
          <w:rFonts w:cs="Times New Roman"/>
        </w:rPr>
        <w:t xml:space="preserve">Single vs. </w:t>
      </w:r>
      <w:r w:rsidR="00DB3676" w:rsidRPr="00C930FC">
        <w:rPr>
          <w:rFonts w:cs="Times New Roman"/>
        </w:rPr>
        <w:t>m</w:t>
      </w:r>
      <w:r w:rsidR="00751223" w:rsidRPr="00C930FC">
        <w:rPr>
          <w:rFonts w:cs="Times New Roman"/>
        </w:rPr>
        <w:t>ultiple platforms</w:t>
      </w:r>
      <w:bookmarkEnd w:id="694"/>
    </w:p>
    <w:p w14:paraId="2ACBDD53" w14:textId="18ED7C48" w:rsidR="00870CDB" w:rsidRPr="00C930FC" w:rsidRDefault="00870CDB" w:rsidP="00B147C3">
      <w:r w:rsidRPr="00C930FC">
        <w:t xml:space="preserve">The platform model discussion </w:t>
      </w:r>
      <w:r w:rsidR="002B55FA" w:rsidRPr="00C930FC">
        <w:t xml:space="preserve">is based </w:t>
      </w:r>
      <w:r w:rsidRPr="00C930FC">
        <w:t xml:space="preserve">on the existence of </w:t>
      </w:r>
      <w:r w:rsidRPr="00C930FC">
        <w:rPr>
          <w:b/>
        </w:rPr>
        <w:t>two different eProcurement models</w:t>
      </w:r>
      <w:r w:rsidRPr="00C930FC">
        <w:t xml:space="preserve">. The first one is the </w:t>
      </w:r>
      <w:r w:rsidRPr="00C930FC">
        <w:rPr>
          <w:b/>
        </w:rPr>
        <w:t>single platform model</w:t>
      </w:r>
      <w:r w:rsidRPr="00C930FC">
        <w:t xml:space="preserve">, in which only one platform serves all CAs and EOs involved in public procurement processes. The second model, the </w:t>
      </w:r>
      <w:r w:rsidRPr="00C930FC">
        <w:rPr>
          <w:b/>
        </w:rPr>
        <w:t>multi</w:t>
      </w:r>
      <w:r w:rsidR="007E1198" w:rsidRPr="00C930FC">
        <w:rPr>
          <w:b/>
        </w:rPr>
        <w:t>-</w:t>
      </w:r>
      <w:r w:rsidRPr="00C930FC">
        <w:rPr>
          <w:b/>
        </w:rPr>
        <w:t>platform model</w:t>
      </w:r>
      <w:r w:rsidRPr="00C930FC">
        <w:t xml:space="preserve">, is based on </w:t>
      </w:r>
      <w:r w:rsidRPr="00C930FC">
        <w:rPr>
          <w:b/>
        </w:rPr>
        <w:t>an eProcurement framework</w:t>
      </w:r>
      <w:r w:rsidR="002466E2" w:rsidRPr="00C930FC">
        <w:rPr>
          <w:b/>
        </w:rPr>
        <w:t xml:space="preserve"> that establishes standards and requirements that enable</w:t>
      </w:r>
      <w:r w:rsidRPr="00C930FC">
        <w:rPr>
          <w:b/>
        </w:rPr>
        <w:t xml:space="preserve"> several </w:t>
      </w:r>
      <w:r w:rsidR="002466E2" w:rsidRPr="00C930FC">
        <w:rPr>
          <w:b/>
        </w:rPr>
        <w:t xml:space="preserve">private </w:t>
      </w:r>
      <w:r w:rsidRPr="00C930FC">
        <w:rPr>
          <w:b/>
        </w:rPr>
        <w:t>platforms</w:t>
      </w:r>
      <w:r w:rsidR="002466E2" w:rsidRPr="00C930FC">
        <w:rPr>
          <w:b/>
        </w:rPr>
        <w:t xml:space="preserve"> to provide eProcurement solutions</w:t>
      </w:r>
      <w:r w:rsidR="002466E2" w:rsidRPr="00C930FC">
        <w:t>. In th</w:t>
      </w:r>
      <w:r w:rsidR="002B55FA" w:rsidRPr="00C930FC">
        <w:t>is</w:t>
      </w:r>
      <w:r w:rsidR="002466E2" w:rsidRPr="00C930FC">
        <w:t xml:space="preserve"> model, </w:t>
      </w:r>
      <w:r w:rsidR="009D63C2" w:rsidRPr="00C930FC">
        <w:t xml:space="preserve">both </w:t>
      </w:r>
      <w:r w:rsidR="002466E2" w:rsidRPr="00C930FC">
        <w:t>the</w:t>
      </w:r>
      <w:r w:rsidRPr="00C930FC">
        <w:t xml:space="preserve"> CAs</w:t>
      </w:r>
      <w:r w:rsidR="000B3E7D" w:rsidRPr="00C930FC">
        <w:t xml:space="preserve"> and the EOs</w:t>
      </w:r>
      <w:r w:rsidRPr="00C930FC">
        <w:t xml:space="preserve"> </w:t>
      </w:r>
      <w:r w:rsidR="002466E2" w:rsidRPr="00C930FC">
        <w:t>can</w:t>
      </w:r>
      <w:r w:rsidRPr="00C930FC">
        <w:t xml:space="preserve"> choose</w:t>
      </w:r>
      <w:r w:rsidR="00D12841" w:rsidRPr="00C930FC">
        <w:t xml:space="preserve"> from multiple platforms</w:t>
      </w:r>
      <w:r w:rsidR="00E74120" w:rsidRPr="00C930FC">
        <w:t xml:space="preserve"> to conduct the same procedure</w:t>
      </w:r>
      <w:r w:rsidRPr="00C930FC">
        <w:t xml:space="preserve">. </w:t>
      </w:r>
    </w:p>
    <w:p w14:paraId="4AE18576" w14:textId="25B4C059" w:rsidR="001028F0" w:rsidRPr="00C930FC" w:rsidDel="00FD1E77" w:rsidRDefault="001028F0" w:rsidP="00B147C3">
      <w:pPr>
        <w:rPr>
          <w:del w:id="695" w:author="Chris Smith" w:date="2020-10-14T17:44:00Z"/>
        </w:rPr>
      </w:pPr>
    </w:p>
    <w:p w14:paraId="48C9DFC6" w14:textId="2243EC5A" w:rsidR="001028F0" w:rsidRPr="00C930FC" w:rsidDel="00FD1E77" w:rsidRDefault="001028F0" w:rsidP="00B147C3">
      <w:pPr>
        <w:rPr>
          <w:del w:id="696" w:author="Chris Smith" w:date="2020-10-14T17:44:00Z"/>
        </w:rPr>
      </w:pPr>
    </w:p>
    <w:p w14:paraId="79940DC8" w14:textId="2BD916C1" w:rsidR="00C2343F" w:rsidRPr="00C930FC" w:rsidRDefault="00C2343F" w:rsidP="00B147C3">
      <w:r w:rsidRPr="00C930FC">
        <w:t>Based on a review of experiences of both types of platforms</w:t>
      </w:r>
      <w:r w:rsidR="009D63C2" w:rsidRPr="00C930FC">
        <w:t>,</w:t>
      </w:r>
      <w:r w:rsidRPr="00C930FC">
        <w:t xml:space="preserve"> it is recommended to use a variation of multiple platforms called the open networking model. The open networking model allows both contracting authorities as well as </w:t>
      </w:r>
      <w:r w:rsidR="007B6C08" w:rsidRPr="00C930FC">
        <w:t>economic operator</w:t>
      </w:r>
      <w:r w:rsidRPr="00C930FC">
        <w:t xml:space="preserve">s to choose a platform to use without long-term contractual commitment, since all public procurement information can be accessed from every platform due to the existence of the OCDS Central Unit that synchronises the data across the network. Similarly, </w:t>
      </w:r>
      <w:r w:rsidR="007B6C08" w:rsidRPr="00C930FC">
        <w:t>economic operators</w:t>
      </w:r>
      <w:r w:rsidRPr="00C930FC">
        <w:t xml:space="preserve"> can submit their bids or participate in auctions from any platform</w:t>
      </w:r>
      <w:r w:rsidR="00A76CC7" w:rsidRPr="00C930FC">
        <w:t>,</w:t>
      </w:r>
      <w:r w:rsidRPr="00C930FC">
        <w:t xml:space="preserve"> regardless of the platform where the tender was originally published.</w:t>
      </w:r>
    </w:p>
    <w:p w14:paraId="53964DD9" w14:textId="7AFEC112" w:rsidR="00BF77F1" w:rsidRPr="00C930FC" w:rsidRDefault="00615698" w:rsidP="00BF77F1">
      <w:pPr>
        <w:keepNext/>
      </w:pPr>
      <w:r w:rsidRPr="00E827EB">
        <w:rPr>
          <w:noProof/>
          <w:lang w:val="en-US" w:eastAsia="en-US"/>
        </w:rPr>
        <w:drawing>
          <wp:inline distT="0" distB="0" distL="0" distR="0" wp14:anchorId="37374FFE" wp14:editId="09B366F1">
            <wp:extent cx="5760000" cy="326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265095"/>
                    </a:xfrm>
                    <a:prstGeom prst="rect">
                      <a:avLst/>
                    </a:prstGeom>
                    <a:noFill/>
                  </pic:spPr>
                </pic:pic>
              </a:graphicData>
            </a:graphic>
          </wp:inline>
        </w:drawing>
      </w:r>
    </w:p>
    <w:p w14:paraId="495429DC" w14:textId="58147E40" w:rsidR="00BF77F1" w:rsidRPr="00C930FC" w:rsidRDefault="00BF77F1" w:rsidP="00AD0759">
      <w:pPr>
        <w:pStyle w:val="Legenda"/>
      </w:pPr>
      <w:bookmarkStart w:id="697" w:name="_Toc31289791"/>
      <w:r w:rsidRPr="00C930FC">
        <w:t xml:space="preserve">Figure </w:t>
      </w:r>
      <w:r w:rsidRPr="00C930FC">
        <w:fldChar w:fldCharType="begin"/>
      </w:r>
      <w:r w:rsidRPr="00C930FC">
        <w:instrText>SEQ Figure \* ARABIC</w:instrText>
      </w:r>
      <w:r w:rsidRPr="00C930FC">
        <w:fldChar w:fldCharType="separate"/>
      </w:r>
      <w:r w:rsidR="00AD3DB0" w:rsidRPr="00C930FC">
        <w:t>11</w:t>
      </w:r>
      <w:r w:rsidRPr="00C930FC">
        <w:fldChar w:fldCharType="end"/>
      </w:r>
      <w:r w:rsidRPr="00C930FC">
        <w:t>. Comparison of single platform model vs. open networking model</w:t>
      </w:r>
      <w:bookmarkEnd w:id="697"/>
    </w:p>
    <w:p w14:paraId="34239B07" w14:textId="77777777" w:rsidR="001028F0" w:rsidRPr="00C930FC" w:rsidRDefault="001028F0" w:rsidP="00B147C3"/>
    <w:p w14:paraId="1A70AFCC" w14:textId="0D9CEBF3" w:rsidR="008205CC" w:rsidRPr="00C930FC" w:rsidRDefault="008205CC" w:rsidP="00B147C3">
      <w:r w:rsidRPr="00C930FC">
        <w:t xml:space="preserve">Key benefits of </w:t>
      </w:r>
      <w:r w:rsidR="00615698" w:rsidRPr="00C930FC">
        <w:t>the open n</w:t>
      </w:r>
      <w:r w:rsidR="003A1493" w:rsidRPr="00C930FC">
        <w:t>etworking model</w:t>
      </w:r>
      <w:r w:rsidRPr="00C930FC">
        <w:t xml:space="preserve"> include:</w:t>
      </w:r>
    </w:p>
    <w:p w14:paraId="7014D6EF" w14:textId="44BBE23D" w:rsidR="008205CC" w:rsidRPr="00C930FC" w:rsidRDefault="78FBC939" w:rsidP="008205CC">
      <w:pPr>
        <w:pStyle w:val="Bullets1"/>
        <w:rPr>
          <w:b/>
          <w:bCs/>
        </w:rPr>
      </w:pPr>
      <w:r w:rsidRPr="00C930FC">
        <w:rPr>
          <w:b/>
          <w:bCs/>
        </w:rPr>
        <w:t xml:space="preserve">Unlimited capacity in terms of government infrastructure: </w:t>
      </w:r>
      <w:r w:rsidRPr="00C930FC">
        <w:t>The government is not responsible for the whole infrastructure of the system. Government infrastructure</w:t>
      </w:r>
      <w:commentRangeStart w:id="698"/>
      <w:commentRangeStart w:id="699"/>
      <w:r w:rsidRPr="00C930FC">
        <w:t xml:space="preserve"> </w:t>
      </w:r>
      <w:del w:id="700" w:author="Alba Colomer Padrosa" w:date="2020-11-25T14:40:00Z">
        <w:r w:rsidR="00A76CC7" w:rsidRPr="00C930FC" w:rsidDel="78FBC939">
          <w:delText xml:space="preserve">barely </w:delText>
        </w:r>
      </w:del>
      <w:commentRangeEnd w:id="698"/>
      <w:r w:rsidR="00A76CC7" w:rsidRPr="00C930FC">
        <w:rPr>
          <w:rStyle w:val="Odwoaniedokomentarza"/>
        </w:rPr>
        <w:commentReference w:id="698"/>
      </w:r>
      <w:commentRangeEnd w:id="699"/>
      <w:r w:rsidR="00A76CC7" w:rsidRPr="00C930FC">
        <w:rPr>
          <w:rStyle w:val="Odwoaniedokomentarza"/>
        </w:rPr>
        <w:commentReference w:id="699"/>
      </w:r>
      <w:del w:id="701" w:author="Alba Colomer Padrosa" w:date="2020-11-25T14:40:00Z">
        <w:r w:rsidR="00A76CC7" w:rsidRPr="00C930FC" w:rsidDel="78FBC939">
          <w:delText>needs to be upgraded</w:delText>
        </w:r>
      </w:del>
      <w:ins w:id="702" w:author="Alba Colomer Padrosa" w:date="2020-11-25T14:40:00Z">
        <w:r w:rsidRPr="00C930FC">
          <w:t>requires little upgrading</w:t>
        </w:r>
      </w:ins>
      <w:r w:rsidRPr="00C930FC">
        <w:t>, although the number of users and the system usage increases greatly.</w:t>
      </w:r>
    </w:p>
    <w:p w14:paraId="6A868702" w14:textId="171CFF4F" w:rsidR="008205CC" w:rsidRPr="00C930FC" w:rsidRDefault="00A76CC7" w:rsidP="008205CC">
      <w:pPr>
        <w:pStyle w:val="Bullets1"/>
        <w:rPr>
          <w:bCs/>
        </w:rPr>
      </w:pPr>
      <w:r w:rsidRPr="00C930FC">
        <w:rPr>
          <w:b/>
          <w:bCs/>
        </w:rPr>
        <w:t>I</w:t>
      </w:r>
      <w:r w:rsidR="008205CC" w:rsidRPr="00C930FC">
        <w:rPr>
          <w:b/>
          <w:bCs/>
        </w:rPr>
        <w:t xml:space="preserve">ncreased participation in tenders: </w:t>
      </w:r>
      <w:r w:rsidR="008205CC" w:rsidRPr="00C930FC">
        <w:rPr>
          <w:bCs/>
        </w:rPr>
        <w:t>NEPPs benefit from increased participation of economic operators in the tenders. Therefore, promotion and engag</w:t>
      </w:r>
      <w:r w:rsidR="00CA1864" w:rsidRPr="00C930FC">
        <w:rPr>
          <w:bCs/>
        </w:rPr>
        <w:t>ement</w:t>
      </w:r>
      <w:r w:rsidR="008205CC" w:rsidRPr="00C930FC">
        <w:rPr>
          <w:bCs/>
        </w:rPr>
        <w:t xml:space="preserve"> activities are implemented on the NEPP side for increasing the number of bidding economic operators</w:t>
      </w:r>
      <w:r w:rsidR="00CA1864" w:rsidRPr="00C930FC">
        <w:rPr>
          <w:bCs/>
        </w:rPr>
        <w:t>.</w:t>
      </w:r>
    </w:p>
    <w:p w14:paraId="45F63F0D" w14:textId="2935CFC3" w:rsidR="008205CC" w:rsidRPr="00C930FC" w:rsidRDefault="00A76CC7" w:rsidP="008205CC">
      <w:pPr>
        <w:pStyle w:val="Bullets1"/>
        <w:rPr>
          <w:b/>
          <w:bCs/>
        </w:rPr>
      </w:pPr>
      <w:r w:rsidRPr="00C930FC">
        <w:rPr>
          <w:b/>
          <w:bCs/>
        </w:rPr>
        <w:t>S</w:t>
      </w:r>
      <w:r w:rsidR="008205CC" w:rsidRPr="00C930FC">
        <w:rPr>
          <w:b/>
          <w:bCs/>
        </w:rPr>
        <w:t xml:space="preserve">upport services on the NEPP side: </w:t>
      </w:r>
      <w:r w:rsidR="00CA1864" w:rsidRPr="00C930FC">
        <w:rPr>
          <w:bCs/>
        </w:rPr>
        <w:t>T</w:t>
      </w:r>
      <w:r w:rsidR="008205CC" w:rsidRPr="00C930FC">
        <w:rPr>
          <w:bCs/>
        </w:rPr>
        <w:t>he model guarantees shared responsibilities regarding support services</w:t>
      </w:r>
      <w:r w:rsidR="00CA1864" w:rsidRPr="00C930FC">
        <w:rPr>
          <w:bCs/>
        </w:rPr>
        <w:t>,</w:t>
      </w:r>
      <w:r w:rsidR="008205CC" w:rsidRPr="00C930FC">
        <w:rPr>
          <w:bCs/>
        </w:rPr>
        <w:t xml:space="preserve"> such as </w:t>
      </w:r>
      <w:r w:rsidR="00CA1864" w:rsidRPr="00C930FC">
        <w:rPr>
          <w:bCs/>
        </w:rPr>
        <w:t>h</w:t>
      </w:r>
      <w:r w:rsidR="008205CC" w:rsidRPr="00C930FC">
        <w:rPr>
          <w:bCs/>
        </w:rPr>
        <w:t>elpdesk services</w:t>
      </w:r>
      <w:r w:rsidR="00CA1864" w:rsidRPr="00C930FC">
        <w:rPr>
          <w:bCs/>
        </w:rPr>
        <w:t>, which are</w:t>
      </w:r>
      <w:r w:rsidR="008205CC" w:rsidRPr="00C930FC">
        <w:rPr>
          <w:bCs/>
        </w:rPr>
        <w:t xml:space="preserve"> offered </w:t>
      </w:r>
      <w:r w:rsidR="00CA1864" w:rsidRPr="00C930FC">
        <w:rPr>
          <w:bCs/>
        </w:rPr>
        <w:t>by</w:t>
      </w:r>
      <w:r w:rsidR="008205CC" w:rsidRPr="00C930FC">
        <w:rPr>
          <w:bCs/>
        </w:rPr>
        <w:t xml:space="preserve"> the NEPPs and therefore not needed and/or supplied by the government</w:t>
      </w:r>
      <w:r w:rsidR="00CA1864" w:rsidRPr="00C930FC">
        <w:rPr>
          <w:bCs/>
        </w:rPr>
        <w:t>.</w:t>
      </w:r>
    </w:p>
    <w:p w14:paraId="12DDC212" w14:textId="3E2DF5E2" w:rsidR="008205CC" w:rsidRPr="00C930FC" w:rsidRDefault="00A76CC7" w:rsidP="008205CC">
      <w:pPr>
        <w:pStyle w:val="Bullets1"/>
      </w:pPr>
      <w:r w:rsidRPr="00C930FC">
        <w:rPr>
          <w:b/>
          <w:bCs/>
        </w:rPr>
        <w:t>A</w:t>
      </w:r>
      <w:r w:rsidR="008205CC" w:rsidRPr="00C930FC">
        <w:rPr>
          <w:b/>
          <w:bCs/>
        </w:rPr>
        <w:t xml:space="preserve">dditional training services capacity: </w:t>
      </w:r>
      <w:r w:rsidR="008205CC" w:rsidRPr="00C930FC">
        <w:t>NEPPs have incentives to offer a better service, such as additional training activities for users including contracting authorities and economic operators</w:t>
      </w:r>
      <w:r w:rsidR="00CA1864" w:rsidRPr="00C930FC">
        <w:rPr>
          <w:bCs/>
        </w:rPr>
        <w:t>,</w:t>
      </w:r>
      <w:r w:rsidR="008205CC" w:rsidRPr="00C930FC">
        <w:t xml:space="preserve"> without additional cost for the government</w:t>
      </w:r>
      <w:r w:rsidR="009E7C5B" w:rsidRPr="00C930FC">
        <w:rPr>
          <w:rStyle w:val="Odwoanieprzypisudolnego"/>
          <w:rFonts w:ascii="Times New Roman" w:hAnsi="Times New Roman"/>
        </w:rPr>
        <w:footnoteReference w:id="14"/>
      </w:r>
      <w:r w:rsidR="008205CC" w:rsidRPr="00C930FC">
        <w:rPr>
          <w:bCs/>
        </w:rPr>
        <w:t>.</w:t>
      </w:r>
    </w:p>
    <w:p w14:paraId="606AF90A" w14:textId="14C633C1" w:rsidR="008205CC" w:rsidRPr="00C930FC" w:rsidRDefault="00A76CC7" w:rsidP="008205CC">
      <w:pPr>
        <w:pStyle w:val="Bullets1"/>
      </w:pPr>
      <w:r w:rsidRPr="00C930FC">
        <w:rPr>
          <w:b/>
        </w:rPr>
        <w:t>L</w:t>
      </w:r>
      <w:r w:rsidR="008205CC" w:rsidRPr="00C930FC">
        <w:rPr>
          <w:b/>
        </w:rPr>
        <w:t>ow initial costs</w:t>
      </w:r>
      <w:r w:rsidR="00CA1864" w:rsidRPr="00C930FC">
        <w:rPr>
          <w:b/>
        </w:rPr>
        <w:t>:</w:t>
      </w:r>
      <w:r w:rsidR="008205CC" w:rsidRPr="00C930FC">
        <w:t xml:space="preserve"> As part of the development is supported by the private platforms offering eProcurement services, the government does not have to develop them</w:t>
      </w:r>
      <w:r w:rsidR="00CA1864" w:rsidRPr="00C930FC">
        <w:t>.</w:t>
      </w:r>
    </w:p>
    <w:p w14:paraId="02E0DFEF" w14:textId="7BED0091" w:rsidR="008205CC" w:rsidRPr="00C930FC" w:rsidRDefault="00A76CC7" w:rsidP="008205CC">
      <w:pPr>
        <w:pStyle w:val="Bullets1"/>
      </w:pPr>
      <w:r w:rsidRPr="00C930FC">
        <w:rPr>
          <w:b/>
        </w:rPr>
        <w:t>L</w:t>
      </w:r>
      <w:r w:rsidR="008205CC" w:rsidRPr="00C930FC">
        <w:rPr>
          <w:b/>
        </w:rPr>
        <w:t>ow implementation and maintenance costs</w:t>
      </w:r>
      <w:r w:rsidR="00CA1864" w:rsidRPr="00C930FC">
        <w:t>:</w:t>
      </w:r>
      <w:r w:rsidR="008205CC" w:rsidRPr="00C930FC">
        <w:t xml:space="preserve"> As in the previous point, the costs are shared with the private platforms, which support part of the change management activities and are in charge of the maintenance of their own services</w:t>
      </w:r>
      <w:r w:rsidR="00CA1864" w:rsidRPr="00C930FC">
        <w:t>.</w:t>
      </w:r>
    </w:p>
    <w:p w14:paraId="07FB8B80" w14:textId="7296AFA7" w:rsidR="008205CC" w:rsidRPr="00C930FC" w:rsidRDefault="00A76CC7" w:rsidP="008205CC">
      <w:pPr>
        <w:pStyle w:val="Bullets1"/>
      </w:pPr>
      <w:r w:rsidRPr="00C930FC">
        <w:rPr>
          <w:b/>
          <w:bCs/>
        </w:rPr>
        <w:t>E</w:t>
      </w:r>
      <w:r w:rsidR="008205CC" w:rsidRPr="00C930FC">
        <w:rPr>
          <w:b/>
          <w:bCs/>
        </w:rPr>
        <w:t>ncourages competition between eProcurement platform providers</w:t>
      </w:r>
      <w:r w:rsidR="000C47EB" w:rsidRPr="00C930FC">
        <w:t>:</w:t>
      </w:r>
      <w:r w:rsidR="008205CC" w:rsidRPr="00C930FC">
        <w:t xml:space="preserve"> Platforms compete to attract as many users as possible due to </w:t>
      </w:r>
      <w:r w:rsidR="00CB1E64" w:rsidRPr="00C930FC">
        <w:t>a</w:t>
      </w:r>
      <w:r w:rsidR="008205CC" w:rsidRPr="00C930FC">
        <w:t xml:space="preserve"> fee structure</w:t>
      </w:r>
      <w:r w:rsidR="00CB1E64" w:rsidRPr="00C930FC">
        <w:rPr>
          <w:rStyle w:val="Odwoanieprzypisudolnego"/>
          <w:rFonts w:ascii="Times New Roman" w:hAnsi="Times New Roman"/>
        </w:rPr>
        <w:footnoteReference w:id="15"/>
      </w:r>
      <w:r w:rsidR="008205CC" w:rsidRPr="00C930FC">
        <w:t xml:space="preserve"> attached to this model, there</w:t>
      </w:r>
      <w:r w:rsidR="000C47EB" w:rsidRPr="00C930FC">
        <w:t>by</w:t>
      </w:r>
      <w:r w:rsidR="008205CC" w:rsidRPr="00C930FC">
        <w:t xml:space="preserve"> improving the quality of the service offered</w:t>
      </w:r>
      <w:r w:rsidR="00CA1864" w:rsidRPr="00C930FC">
        <w:t>.</w:t>
      </w:r>
    </w:p>
    <w:p w14:paraId="58235F67" w14:textId="78886281" w:rsidR="008205CC" w:rsidRPr="00C930FC" w:rsidRDefault="00A76CC7" w:rsidP="008205CC">
      <w:pPr>
        <w:pStyle w:val="Bullets1"/>
      </w:pPr>
      <w:r w:rsidRPr="00C930FC">
        <w:rPr>
          <w:b/>
        </w:rPr>
        <w:t>S</w:t>
      </w:r>
      <w:r w:rsidR="008205CC" w:rsidRPr="00C930FC">
        <w:rPr>
          <w:b/>
        </w:rPr>
        <w:t>hared risk between platform suppliers</w:t>
      </w:r>
      <w:r w:rsidR="000C47EB" w:rsidRPr="00C930FC">
        <w:t>:</w:t>
      </w:r>
      <w:r w:rsidR="008205CC" w:rsidRPr="00C930FC">
        <w:t xml:space="preserve"> As the model is conceived as a collective process between the government, businesses and civil society, risks are also </w:t>
      </w:r>
      <w:del w:id="703" w:author="Chris Smith" w:date="2020-11-28T15:15:00Z">
        <w:r w:rsidR="008205CC" w:rsidRPr="00C930FC" w:rsidDel="00595F28">
          <w:delText>shared</w:delText>
        </w:r>
      </w:del>
      <w:ins w:id="704" w:author="Chris Smith" w:date="2020-11-28T15:15:00Z">
        <w:r w:rsidR="00595F28" w:rsidRPr="00C930FC">
          <w:t>shared,</w:t>
        </w:r>
      </w:ins>
      <w:r w:rsidR="008205CC" w:rsidRPr="00C930FC">
        <w:t xml:space="preserve"> and the different actors help each other to solve issues that may arise</w:t>
      </w:r>
      <w:r w:rsidR="00CA1864" w:rsidRPr="00C930FC">
        <w:t>.</w:t>
      </w:r>
    </w:p>
    <w:p w14:paraId="600FE233" w14:textId="22E3C8D0" w:rsidR="008205CC" w:rsidRPr="00C930FC" w:rsidRDefault="00A76CC7" w:rsidP="008205CC">
      <w:pPr>
        <w:pStyle w:val="Bullets1"/>
      </w:pPr>
      <w:r w:rsidRPr="00C930FC">
        <w:rPr>
          <w:b/>
        </w:rPr>
        <w:t>P</w:t>
      </w:r>
      <w:r w:rsidR="008205CC" w:rsidRPr="00C930FC">
        <w:rPr>
          <w:b/>
        </w:rPr>
        <w:t>latform providers encourage participation of EOs in public procurement processes</w:t>
      </w:r>
      <w:r w:rsidR="000C47EB" w:rsidRPr="00C930FC">
        <w:t>:</w:t>
      </w:r>
      <w:r w:rsidR="008205CC" w:rsidRPr="00C930FC">
        <w:t xml:space="preserve"> Due to the fee model, the more EOs that platform providers have, the more they earn. In that sense, participative bidding processes are naturally encouraged by NEPPs</w:t>
      </w:r>
      <w:r w:rsidR="00CA1864" w:rsidRPr="00C930FC">
        <w:t>.</w:t>
      </w:r>
    </w:p>
    <w:p w14:paraId="5C65AFBE" w14:textId="3FB3577A" w:rsidR="008205CC" w:rsidRPr="00C930FC" w:rsidRDefault="008205CC" w:rsidP="008205CC">
      <w:pPr>
        <w:pStyle w:val="Bullets1"/>
      </w:pPr>
      <w:r w:rsidRPr="00C930FC">
        <w:rPr>
          <w:b/>
        </w:rPr>
        <w:t>Central Unit manages and replicates all information to the multiple private platforms</w:t>
      </w:r>
      <w:r w:rsidR="000C47EB" w:rsidRPr="00C930FC">
        <w:rPr>
          <w:b/>
        </w:rPr>
        <w:t>:</w:t>
      </w:r>
      <w:r w:rsidRPr="00C930FC">
        <w:rPr>
          <w:b/>
        </w:rPr>
        <w:t xml:space="preserve"> </w:t>
      </w:r>
      <w:r w:rsidRPr="00C930FC">
        <w:t>This is a great advantage of this model, as it allows everyone to have all the information, regardless of their point of access</w:t>
      </w:r>
      <w:r w:rsidR="00CA1864" w:rsidRPr="00C930FC">
        <w:t>.</w:t>
      </w:r>
    </w:p>
    <w:p w14:paraId="4413F778" w14:textId="3BEB22C3" w:rsidR="008205CC" w:rsidRPr="00C930FC" w:rsidRDefault="00A76CC7" w:rsidP="008205CC">
      <w:pPr>
        <w:pStyle w:val="Bullets1"/>
      </w:pPr>
      <w:r w:rsidRPr="00C930FC">
        <w:rPr>
          <w:b/>
        </w:rPr>
        <w:t>E</w:t>
      </w:r>
      <w:r w:rsidR="008205CC" w:rsidRPr="00C930FC">
        <w:rPr>
          <w:b/>
        </w:rPr>
        <w:t>nsures a short implementation period</w:t>
      </w:r>
      <w:r w:rsidR="000C47EB" w:rsidRPr="00C930FC">
        <w:t>:</w:t>
      </w:r>
      <w:r w:rsidR="008205CC" w:rsidRPr="00C930FC">
        <w:t xml:space="preserve"> Since it is a modular system implemented within already existent private services (such as e-commerce platforms) and the reuse of existing solutions, the implementation period should be shorter than building a system from scratch</w:t>
      </w:r>
      <w:r w:rsidR="00CA1864" w:rsidRPr="00C930FC">
        <w:t>.</w:t>
      </w:r>
    </w:p>
    <w:p w14:paraId="70A9F11C" w14:textId="36638875" w:rsidR="008205CC" w:rsidRPr="00C930FC" w:rsidRDefault="00A76CC7" w:rsidP="003A1493">
      <w:pPr>
        <w:pStyle w:val="Bullets1"/>
      </w:pPr>
      <w:r w:rsidRPr="00C930FC">
        <w:t>A</w:t>
      </w:r>
      <w:r w:rsidR="008205CC" w:rsidRPr="00C930FC">
        <w:t xml:space="preserve">ccess to eProcurement platforms is </w:t>
      </w:r>
      <w:r w:rsidR="008205CC" w:rsidRPr="00C930FC">
        <w:rPr>
          <w:b/>
        </w:rPr>
        <w:t>free of charge for contracting authorities</w:t>
      </w:r>
      <w:r w:rsidR="000C47EB" w:rsidRPr="00C930FC">
        <w:t>:</w:t>
      </w:r>
      <w:r w:rsidR="008205CC" w:rsidRPr="00C930FC">
        <w:t xml:space="preserve"> The model has been conceived to be sustained by EOs that pay fees to participate in the tenders.</w:t>
      </w:r>
    </w:p>
    <w:p w14:paraId="54FF1CE1" w14:textId="77777777" w:rsidR="001028F0" w:rsidRPr="00C930FC" w:rsidRDefault="001028F0" w:rsidP="001028F0">
      <w:pPr>
        <w:pStyle w:val="Bullets1"/>
        <w:numPr>
          <w:ilvl w:val="0"/>
          <w:numId w:val="0"/>
        </w:numPr>
        <w:ind w:left="36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EF0D08" w:rsidRPr="00C930FC" w14:paraId="4D3CFD9E" w14:textId="77777777" w:rsidTr="00D1366C">
        <w:tc>
          <w:tcPr>
            <w:tcW w:w="8777" w:type="dxa"/>
            <w:shd w:val="clear" w:color="auto" w:fill="00AE9E"/>
          </w:tcPr>
          <w:p w14:paraId="21336F2E" w14:textId="77777777" w:rsidR="00EF0D08" w:rsidRPr="00C930FC" w:rsidRDefault="00EF0D08" w:rsidP="00D1366C">
            <w:pPr>
              <w:rPr>
                <w:b/>
                <w:bCs/>
                <w:szCs w:val="22"/>
              </w:rPr>
            </w:pPr>
            <w:r w:rsidRPr="00C930FC">
              <w:rPr>
                <w:b/>
                <w:bCs/>
                <w:color w:val="FFFFFF" w:themeColor="background1"/>
                <w:sz w:val="28"/>
                <w:szCs w:val="28"/>
              </w:rPr>
              <w:t>Recommendation</w:t>
            </w:r>
          </w:p>
        </w:tc>
      </w:tr>
      <w:tr w:rsidR="00EF0D08" w:rsidRPr="00C930FC" w14:paraId="3400656B" w14:textId="77777777" w:rsidTr="00D1366C">
        <w:tc>
          <w:tcPr>
            <w:tcW w:w="8777" w:type="dxa"/>
          </w:tcPr>
          <w:p w14:paraId="54C566AA" w14:textId="1E6E6CF4" w:rsidR="00EF0D08" w:rsidRPr="00C930FC" w:rsidRDefault="00EF0D08" w:rsidP="000C47EB">
            <w:pPr>
              <w:pStyle w:val="Bullets1"/>
            </w:pPr>
            <w:r w:rsidRPr="00C930FC">
              <w:t xml:space="preserve">To implement an </w:t>
            </w:r>
            <w:r w:rsidR="00615698" w:rsidRPr="00C930FC">
              <w:rPr>
                <w:b/>
                <w:bCs/>
              </w:rPr>
              <w:t>open n</w:t>
            </w:r>
            <w:r w:rsidRPr="00C930FC">
              <w:rPr>
                <w:b/>
                <w:bCs/>
              </w:rPr>
              <w:t>etworking model</w:t>
            </w:r>
            <w:r w:rsidR="00615698" w:rsidRPr="00C930FC">
              <w:rPr>
                <w:b/>
                <w:bCs/>
              </w:rPr>
              <w:t xml:space="preserve"> </w:t>
            </w:r>
            <w:r w:rsidR="00615698" w:rsidRPr="00C930FC">
              <w:rPr>
                <w:bCs/>
              </w:rPr>
              <w:t>with a central unit that replicates in real</w:t>
            </w:r>
            <w:r w:rsidR="000C47EB" w:rsidRPr="00C930FC">
              <w:rPr>
                <w:bCs/>
              </w:rPr>
              <w:t xml:space="preserve"> </w:t>
            </w:r>
            <w:r w:rsidR="00615698" w:rsidRPr="00C930FC">
              <w:rPr>
                <w:bCs/>
              </w:rPr>
              <w:t xml:space="preserve">time the information and processes </w:t>
            </w:r>
            <w:r w:rsidR="000C47EB" w:rsidRPr="00C930FC">
              <w:rPr>
                <w:bCs/>
              </w:rPr>
              <w:t xml:space="preserve">contained </w:t>
            </w:r>
            <w:r w:rsidR="00615698" w:rsidRPr="00C930FC">
              <w:rPr>
                <w:bCs/>
              </w:rPr>
              <w:t xml:space="preserve">in all the </w:t>
            </w:r>
            <w:r w:rsidR="00615698" w:rsidRPr="00C930FC">
              <w:t>NEPPs.</w:t>
            </w:r>
          </w:p>
        </w:tc>
      </w:tr>
    </w:tbl>
    <w:p w14:paraId="1CC3CF69" w14:textId="77777777" w:rsidR="00E667DA" w:rsidRPr="00C930FC" w:rsidRDefault="00CE0254" w:rsidP="00D23FB7">
      <w:pPr>
        <w:pStyle w:val="Nagwek3"/>
        <w:rPr>
          <w:rFonts w:cs="Times New Roman"/>
        </w:rPr>
      </w:pPr>
      <w:bookmarkStart w:id="705" w:name="_Toc57705321"/>
      <w:r w:rsidRPr="00C930FC">
        <w:rPr>
          <w:rFonts w:cs="Times New Roman"/>
        </w:rPr>
        <w:t xml:space="preserve">Strategic decision 2: </w:t>
      </w:r>
      <w:r w:rsidR="00751223" w:rsidRPr="00C930FC">
        <w:rPr>
          <w:rFonts w:cs="Times New Roman"/>
        </w:rPr>
        <w:t>Coverage</w:t>
      </w:r>
      <w:bookmarkEnd w:id="705"/>
      <w:r w:rsidR="00751223" w:rsidRPr="00C930FC">
        <w:rPr>
          <w:rFonts w:cs="Times New Roman"/>
        </w:rPr>
        <w:t xml:space="preserve"> </w:t>
      </w:r>
    </w:p>
    <w:p w14:paraId="45F06380" w14:textId="1CF48433" w:rsidR="00C2343F" w:rsidRPr="00C930FC" w:rsidRDefault="00ED39DF" w:rsidP="00B147C3">
      <w:r w:rsidRPr="00C930FC">
        <w:t>In terms of coverage, t</w:t>
      </w:r>
      <w:r w:rsidR="00C2343F" w:rsidRPr="00C930FC">
        <w:t>he goal of eProcurement reforms is</w:t>
      </w:r>
      <w:r w:rsidRPr="00C930FC">
        <w:t xml:space="preserve"> to provide</w:t>
      </w:r>
      <w:r w:rsidR="00C2343F" w:rsidRPr="00C930FC">
        <w:t xml:space="preserve"> </w:t>
      </w:r>
      <w:r w:rsidR="00C2343F" w:rsidRPr="00C930FC">
        <w:rPr>
          <w:b/>
        </w:rPr>
        <w:t xml:space="preserve">full coverage of </w:t>
      </w:r>
      <w:r w:rsidR="003F69AF" w:rsidRPr="00C930FC">
        <w:rPr>
          <w:b/>
        </w:rPr>
        <w:t xml:space="preserve">the </w:t>
      </w:r>
      <w:r w:rsidR="00C2343F" w:rsidRPr="00C930FC">
        <w:rPr>
          <w:b/>
        </w:rPr>
        <w:t>public procurement cycle</w:t>
      </w:r>
      <w:r w:rsidR="00C2343F" w:rsidRPr="00C930FC">
        <w:t xml:space="preserve">, including pre-tendering (ePlanning) and post-tendering (eContract Management) phases. Complete electronic coverage is necessary, not only because it </w:t>
      </w:r>
      <w:r w:rsidR="00C2343F" w:rsidRPr="00C930FC">
        <w:rPr>
          <w:b/>
        </w:rPr>
        <w:t>increases efficiency</w:t>
      </w:r>
      <w:r w:rsidR="00C2343F" w:rsidRPr="00C930FC">
        <w:t xml:space="preserve"> but also because it </w:t>
      </w:r>
      <w:r w:rsidR="00C2343F" w:rsidRPr="00C930FC">
        <w:rPr>
          <w:b/>
        </w:rPr>
        <w:t>improve</w:t>
      </w:r>
      <w:r w:rsidR="00190A8B" w:rsidRPr="00C930FC">
        <w:rPr>
          <w:b/>
        </w:rPr>
        <w:t>s</w:t>
      </w:r>
      <w:r w:rsidR="00C2343F" w:rsidRPr="00C930FC">
        <w:rPr>
          <w:b/>
        </w:rPr>
        <w:t xml:space="preserve"> transparency, accountability, and traceability</w:t>
      </w:r>
      <w:r w:rsidR="00830B8B" w:rsidRPr="00C930FC">
        <w:t>. The</w:t>
      </w:r>
      <w:r w:rsidR="00830B8B" w:rsidRPr="00C930FC">
        <w:rPr>
          <w:b/>
        </w:rPr>
        <w:t xml:space="preserve"> </w:t>
      </w:r>
      <w:r w:rsidR="00830B8B" w:rsidRPr="00C930FC">
        <w:t>public procurement cycle</w:t>
      </w:r>
      <w:r w:rsidR="00830B8B" w:rsidRPr="00C930FC">
        <w:rPr>
          <w:b/>
        </w:rPr>
        <w:t xml:space="preserve"> </w:t>
      </w:r>
      <w:r w:rsidR="00830B8B" w:rsidRPr="00C930FC">
        <w:t>is covered by the different functionalities implemented in the system</w:t>
      </w:r>
      <w:r w:rsidR="00C2343F" w:rsidRPr="00C930FC">
        <w:t xml:space="preserve">, but also </w:t>
      </w:r>
      <w:r w:rsidR="00830B8B" w:rsidRPr="00C930FC">
        <w:t>by</w:t>
      </w:r>
      <w:r w:rsidR="00C2343F" w:rsidRPr="00C930FC">
        <w:t xml:space="preserve"> </w:t>
      </w:r>
      <w:r w:rsidR="00830B8B" w:rsidRPr="00C930FC">
        <w:t>integration with other</w:t>
      </w:r>
      <w:r w:rsidR="00C2343F" w:rsidRPr="00C930FC">
        <w:t xml:space="preserve"> e-government services </w:t>
      </w:r>
      <w:r w:rsidR="00830B8B" w:rsidRPr="00C930FC">
        <w:t>and/or functionalities developed by the NEPPs</w:t>
      </w:r>
      <w:r w:rsidR="00C2343F" w:rsidRPr="00C930FC">
        <w:t xml:space="preserve">. </w:t>
      </w:r>
    </w:p>
    <w:p w14:paraId="75854C80" w14:textId="77777777" w:rsidR="00F463CE" w:rsidRPr="00C930FC" w:rsidRDefault="00F463CE" w:rsidP="00B147C3">
      <w:r w:rsidRPr="00C930FC">
        <w:t xml:space="preserve">The figure below depicts the different phases in the </w:t>
      </w:r>
      <w:r w:rsidR="00881E4C" w:rsidRPr="00C930FC">
        <w:t>p</w:t>
      </w:r>
      <w:r w:rsidRPr="00C930FC">
        <w:t xml:space="preserve">ublic </w:t>
      </w:r>
      <w:r w:rsidR="00881E4C" w:rsidRPr="00C930FC">
        <w:t>p</w:t>
      </w:r>
      <w:r w:rsidRPr="00C930FC">
        <w:t>rocurement process:</w:t>
      </w:r>
    </w:p>
    <w:p w14:paraId="15D4C336" w14:textId="532A424D" w:rsidR="00C50135" w:rsidRPr="00C930FC" w:rsidRDefault="00D27B04" w:rsidP="00AD0759">
      <w:pPr>
        <w:pStyle w:val="Legenda"/>
      </w:pPr>
      <w:r w:rsidRPr="00E827EB">
        <w:rPr>
          <w:noProof/>
          <w:lang w:val="en-US" w:eastAsia="en-US"/>
        </w:rPr>
        <w:drawing>
          <wp:inline distT="0" distB="0" distL="0" distR="0" wp14:anchorId="0410B4C1" wp14:editId="54F0C74E">
            <wp:extent cx="5638800" cy="244430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2677" cy="2458988"/>
                    </a:xfrm>
                    <a:prstGeom prst="rect">
                      <a:avLst/>
                    </a:prstGeom>
                    <a:noFill/>
                  </pic:spPr>
                </pic:pic>
              </a:graphicData>
            </a:graphic>
          </wp:inline>
        </w:drawing>
      </w:r>
    </w:p>
    <w:p w14:paraId="1E51BA13" w14:textId="69FB2D8D" w:rsidR="00B84AB7" w:rsidRPr="00C930FC" w:rsidRDefault="00B84AB7" w:rsidP="005D6335">
      <w:pPr>
        <w:pStyle w:val="Legenda"/>
      </w:pPr>
      <w:bookmarkStart w:id="706" w:name="_Toc31289792"/>
      <w:r w:rsidRPr="00C930FC">
        <w:t xml:space="preserve">Figure </w:t>
      </w:r>
      <w:r w:rsidRPr="00C930FC">
        <w:fldChar w:fldCharType="begin"/>
      </w:r>
      <w:r w:rsidRPr="00C930FC">
        <w:instrText>SEQ Figure \* ARABIC</w:instrText>
      </w:r>
      <w:r w:rsidRPr="00C930FC">
        <w:fldChar w:fldCharType="separate"/>
      </w:r>
      <w:r w:rsidR="00AD3DB0" w:rsidRPr="00C930FC">
        <w:t>12</w:t>
      </w:r>
      <w:r w:rsidRPr="00C930FC">
        <w:fldChar w:fldCharType="end"/>
      </w:r>
      <w:r w:rsidR="008A2D09" w:rsidRPr="00C930FC">
        <w:t>.</w:t>
      </w:r>
      <w:r w:rsidRPr="00C930FC">
        <w:t xml:space="preserve"> Public procurement lifecycle</w:t>
      </w:r>
      <w:bookmarkEnd w:id="706"/>
    </w:p>
    <w:p w14:paraId="2884E6BB" w14:textId="03BEEB76" w:rsidR="00B25E12" w:rsidRPr="00C930FC" w:rsidRDefault="00F463CE" w:rsidP="00B147C3">
      <w:r w:rsidRPr="00C930FC">
        <w:t>The EBRD guide for eProcurement reform</w:t>
      </w:r>
      <w:r w:rsidR="00FD3EDF" w:rsidRPr="00C930FC">
        <w:rPr>
          <w:rStyle w:val="Odwoanieprzypisudolnego"/>
          <w:rFonts w:ascii="Times New Roman" w:hAnsi="Times New Roman"/>
        </w:rPr>
        <w:footnoteReference w:id="16"/>
      </w:r>
      <w:r w:rsidRPr="00C930FC">
        <w:t xml:space="preserve"> recogni</w:t>
      </w:r>
      <w:r w:rsidR="006C33F4" w:rsidRPr="00C930FC">
        <w:t>s</w:t>
      </w:r>
      <w:r w:rsidRPr="00C930FC">
        <w:t xml:space="preserve">es that, in terms of regulating </w:t>
      </w:r>
      <w:r w:rsidR="006C33F4" w:rsidRPr="00C930FC">
        <w:t xml:space="preserve">the </w:t>
      </w:r>
      <w:r w:rsidRPr="00C930FC">
        <w:t>public procurement cycle, five key common functionalities of the eProcurement framework should exist: e</w:t>
      </w:r>
      <w:r w:rsidR="00936AF9" w:rsidRPr="00C930FC">
        <w:t>Notice</w:t>
      </w:r>
      <w:r w:rsidRPr="00C930FC">
        <w:t>, eCommunication</w:t>
      </w:r>
      <w:r w:rsidRPr="00C930FC">
        <w:rPr>
          <w:rStyle w:val="Odwoanieprzypisudolnego"/>
          <w:rFonts w:ascii="Times New Roman" w:hAnsi="Times New Roman"/>
        </w:rPr>
        <w:footnoteReference w:id="17"/>
      </w:r>
      <w:r w:rsidRPr="00C930FC">
        <w:t>, eSubmis</w:t>
      </w:r>
      <w:r w:rsidR="00936AF9" w:rsidRPr="00C930FC">
        <w:t>sion</w:t>
      </w:r>
      <w:r w:rsidR="00830B8B" w:rsidRPr="00C930FC">
        <w:rPr>
          <w:rStyle w:val="Odwoanieprzypisudolnego"/>
          <w:rFonts w:ascii="Times New Roman" w:hAnsi="Times New Roman"/>
        </w:rPr>
        <w:footnoteReference w:id="18"/>
      </w:r>
      <w:r w:rsidRPr="00C930FC">
        <w:t>, eAccess</w:t>
      </w:r>
      <w:r w:rsidR="00830B8B" w:rsidRPr="00C930FC">
        <w:rPr>
          <w:rStyle w:val="Odwoanieprzypisudolnego"/>
          <w:rFonts w:ascii="Times New Roman" w:hAnsi="Times New Roman"/>
        </w:rPr>
        <w:footnoteReference w:id="19"/>
      </w:r>
      <w:r w:rsidRPr="00C930FC">
        <w:t>, and eRecords</w:t>
      </w:r>
      <w:r w:rsidRPr="00C930FC">
        <w:rPr>
          <w:rStyle w:val="Odwoanieprzypisudolnego"/>
          <w:rFonts w:ascii="Times New Roman" w:hAnsi="Times New Roman"/>
        </w:rPr>
        <w:footnoteReference w:id="20"/>
      </w:r>
      <w:r w:rsidRPr="00C930FC">
        <w:t xml:space="preserve">. The eProcurement solutions for the tendering process can be further supplemented by electronic solutions for the pre-tendering phase (buyer’s profile, aligning financial and procurement </w:t>
      </w:r>
      <w:r w:rsidR="00DB1182" w:rsidRPr="00C930FC">
        <w:t>ePlanning</w:t>
      </w:r>
      <w:r w:rsidRPr="00C930FC">
        <w:t>) and for the post-tendering phase (e</w:t>
      </w:r>
      <w:r w:rsidR="00DB1182" w:rsidRPr="00C930FC">
        <w:t>Contract Management</w:t>
      </w:r>
      <w:r w:rsidRPr="00C930FC">
        <w:t xml:space="preserve">, </w:t>
      </w:r>
      <w:r w:rsidR="00200FF5" w:rsidRPr="00C930FC">
        <w:t>eOrdering, e</w:t>
      </w:r>
      <w:r w:rsidRPr="00C930FC">
        <w:t>Invoicing, and ePayments).</w:t>
      </w:r>
      <w:r w:rsidR="000645E3" w:rsidRPr="00C930FC">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747A"/>
        <w:tblLook w:val="04A0" w:firstRow="1" w:lastRow="0" w:firstColumn="1" w:lastColumn="0" w:noHBand="0" w:noVBand="1"/>
      </w:tblPr>
      <w:tblGrid>
        <w:gridCol w:w="8777"/>
      </w:tblGrid>
      <w:tr w:rsidR="0093385A" w:rsidRPr="00C930FC" w14:paraId="53A5CF18" w14:textId="77777777" w:rsidTr="0093385A">
        <w:tc>
          <w:tcPr>
            <w:tcW w:w="8777" w:type="dxa"/>
            <w:shd w:val="clear" w:color="auto" w:fill="00747A"/>
          </w:tcPr>
          <w:p w14:paraId="0D9466F5" w14:textId="05FE7F3F" w:rsidR="005B7471" w:rsidRPr="00C930FC" w:rsidRDefault="005B7471" w:rsidP="005B7471">
            <w:pPr>
              <w:pStyle w:val="Podtytu"/>
              <w:rPr>
                <w:rFonts w:cs="Times New Roman"/>
                <w:color w:val="FFFFFF" w:themeColor="background1"/>
              </w:rPr>
            </w:pPr>
            <w:r w:rsidRPr="00C930FC">
              <w:rPr>
                <w:rFonts w:cs="Times New Roman"/>
                <w:color w:val="FFFFFF" w:themeColor="background1"/>
              </w:rPr>
              <w:t>BPMN 2.0 Approach</w:t>
            </w:r>
          </w:p>
          <w:p w14:paraId="113E8260" w14:textId="397BD9C5" w:rsidR="005B7471" w:rsidRPr="00C930FC" w:rsidRDefault="005B7471" w:rsidP="001028F0">
            <w:pPr>
              <w:rPr>
                <w:color w:val="FFFFFF" w:themeColor="background1"/>
              </w:rPr>
            </w:pPr>
            <w:r w:rsidRPr="00C930FC">
              <w:rPr>
                <w:color w:val="FFFFFF" w:themeColor="background1"/>
              </w:rPr>
              <w:t xml:space="preserve">The Open Contracting Digital Procurement System is based on </w:t>
            </w:r>
            <w:r w:rsidRPr="00C930FC">
              <w:rPr>
                <w:b/>
                <w:color w:val="FFFFFF" w:themeColor="background1"/>
              </w:rPr>
              <w:t>BPMN 2.0 to define and implement public procurement procedures.</w:t>
            </w:r>
            <w:r w:rsidRPr="00C930FC">
              <w:rPr>
                <w:color w:val="FFFFFF" w:themeColor="background1"/>
              </w:rPr>
              <w:t xml:space="preserve"> This allows quicker uptake of new public procurement procedures, since the system contains certain functionalities that can be reused as components to set new procedures. The BPMN approach to process description and management ensures that the digital workflows are: </w:t>
            </w:r>
          </w:p>
          <w:p w14:paraId="261C4749" w14:textId="6B80494E" w:rsidR="005B7471" w:rsidRPr="00C930FC" w:rsidRDefault="00A66C70" w:rsidP="001028F0">
            <w:pPr>
              <w:pStyle w:val="Listanumerowana2"/>
              <w:numPr>
                <w:ilvl w:val="0"/>
                <w:numId w:val="18"/>
              </w:numPr>
              <w:spacing w:before="120" w:after="120"/>
              <w:ind w:left="1026" w:hanging="425"/>
              <w:rPr>
                <w:color w:val="FFFFFF" w:themeColor="background1"/>
              </w:rPr>
            </w:pPr>
            <w:r w:rsidRPr="00C930FC">
              <w:rPr>
                <w:color w:val="FFFFFF" w:themeColor="background1"/>
              </w:rPr>
              <w:t>M</w:t>
            </w:r>
            <w:r w:rsidR="005B7471" w:rsidRPr="00C930FC">
              <w:rPr>
                <w:color w:val="FFFFFF" w:themeColor="background1"/>
              </w:rPr>
              <w:t xml:space="preserve">odular in terms of the potential integration and automation in contexts of diverging levels of available eGovernment services; </w:t>
            </w:r>
          </w:p>
          <w:p w14:paraId="25E78E04" w14:textId="338918B1" w:rsidR="005B7471" w:rsidRPr="00C930FC" w:rsidRDefault="00A66C70" w:rsidP="001028F0">
            <w:pPr>
              <w:pStyle w:val="Listanumerowana2"/>
              <w:numPr>
                <w:ilvl w:val="0"/>
                <w:numId w:val="18"/>
              </w:numPr>
              <w:spacing w:before="120" w:after="120"/>
              <w:ind w:left="1026" w:hanging="425"/>
              <w:rPr>
                <w:color w:val="FFFFFF" w:themeColor="background1"/>
              </w:rPr>
            </w:pPr>
            <w:r w:rsidRPr="00C930FC">
              <w:rPr>
                <w:color w:val="FFFFFF" w:themeColor="background1"/>
              </w:rPr>
              <w:t>F</w:t>
            </w:r>
            <w:r w:rsidR="005B7471" w:rsidRPr="00C930FC">
              <w:rPr>
                <w:color w:val="FFFFFF" w:themeColor="background1"/>
              </w:rPr>
              <w:t xml:space="preserve">lexible in terms of the use of various popular standard libraries of technical specifications, terms and conditions of contracts and framework agreements, award criteria and evaluation methodologies; and </w:t>
            </w:r>
          </w:p>
          <w:p w14:paraId="3F4008C5" w14:textId="2D8512BF" w:rsidR="005B7471" w:rsidRPr="00C930FC" w:rsidRDefault="00A66C70" w:rsidP="001028F0">
            <w:pPr>
              <w:pStyle w:val="Listanumerowana2"/>
              <w:numPr>
                <w:ilvl w:val="0"/>
                <w:numId w:val="18"/>
              </w:numPr>
              <w:spacing w:before="120" w:after="120"/>
              <w:ind w:left="1026" w:hanging="425"/>
              <w:rPr>
                <w:color w:val="FFFFFF" w:themeColor="background1"/>
              </w:rPr>
            </w:pPr>
            <w:r w:rsidRPr="00C930FC">
              <w:rPr>
                <w:color w:val="FFFFFF" w:themeColor="background1"/>
              </w:rPr>
              <w:t>A</w:t>
            </w:r>
            <w:r w:rsidR="005B7471" w:rsidRPr="00C930FC">
              <w:rPr>
                <w:color w:val="FFFFFF" w:themeColor="background1"/>
              </w:rPr>
              <w:t>daptable in terms of setting-up procurement cycle data management and permissions to use specific workflows of the system.</w:t>
            </w:r>
          </w:p>
          <w:p w14:paraId="169D34D3" w14:textId="5A1F1494" w:rsidR="005B7471" w:rsidRPr="00C930FC" w:rsidRDefault="005B7471" w:rsidP="001028F0">
            <w:pPr>
              <w:rPr>
                <w:color w:val="FFFFFF" w:themeColor="background1"/>
              </w:rPr>
            </w:pPr>
            <w:r w:rsidRPr="00C930FC">
              <w:rPr>
                <w:color w:val="FFFFFF" w:themeColor="background1"/>
              </w:rPr>
              <w:t xml:space="preserve">For example, </w:t>
            </w:r>
            <w:r w:rsidR="00620967" w:rsidRPr="00C930FC">
              <w:rPr>
                <w:color w:val="FFFFFF" w:themeColor="background1"/>
              </w:rPr>
              <w:t>to</w:t>
            </w:r>
            <w:r w:rsidRPr="00C930FC">
              <w:rPr>
                <w:color w:val="FFFFFF" w:themeColor="background1"/>
              </w:rPr>
              <w:t xml:space="preserve"> implement a restricted procedure, the open tender business process</w:t>
            </w:r>
            <w:r w:rsidR="00620967" w:rsidRPr="00C930FC">
              <w:rPr>
                <w:color w:val="FFFFFF" w:themeColor="background1"/>
              </w:rPr>
              <w:t xml:space="preserve"> can be </w:t>
            </w:r>
            <w:del w:id="707" w:author="Chris Smith" w:date="2020-11-28T15:15:00Z">
              <w:r w:rsidR="00620967" w:rsidRPr="00C930FC" w:rsidDel="00595F28">
                <w:rPr>
                  <w:color w:val="FFFFFF" w:themeColor="background1"/>
                </w:rPr>
                <w:delText>reused</w:delText>
              </w:r>
            </w:del>
            <w:ins w:id="708" w:author="Chris Smith" w:date="2020-11-28T15:15:00Z">
              <w:r w:rsidR="00595F28" w:rsidRPr="00C930FC">
                <w:rPr>
                  <w:color w:val="FFFFFF" w:themeColor="background1"/>
                </w:rPr>
                <w:t>reused,</w:t>
              </w:r>
            </w:ins>
            <w:r w:rsidRPr="00C930FC">
              <w:rPr>
                <w:color w:val="FFFFFF" w:themeColor="background1"/>
              </w:rPr>
              <w:t xml:space="preserve"> and a qualification or pre-selection mechanism </w:t>
            </w:r>
            <w:r w:rsidR="00620967" w:rsidRPr="00C930FC">
              <w:rPr>
                <w:color w:val="FFFFFF" w:themeColor="background1"/>
              </w:rPr>
              <w:t>can be implemented</w:t>
            </w:r>
            <w:r w:rsidRPr="00C930FC">
              <w:rPr>
                <w:color w:val="FFFFFF" w:themeColor="background1"/>
              </w:rPr>
              <w:t xml:space="preserve"> </w:t>
            </w:r>
            <w:r w:rsidR="00620967" w:rsidRPr="00C930FC">
              <w:rPr>
                <w:color w:val="FFFFFF" w:themeColor="background1"/>
              </w:rPr>
              <w:t xml:space="preserve">within </w:t>
            </w:r>
            <w:r w:rsidRPr="00C930FC">
              <w:rPr>
                <w:color w:val="FFFFFF" w:themeColor="background1"/>
              </w:rPr>
              <w:t xml:space="preserve">it, without the need </w:t>
            </w:r>
            <w:r w:rsidR="00620967" w:rsidRPr="00C930FC">
              <w:rPr>
                <w:color w:val="FFFFFF" w:themeColor="background1"/>
              </w:rPr>
              <w:t>to</w:t>
            </w:r>
            <w:r w:rsidRPr="00C930FC">
              <w:rPr>
                <w:color w:val="FFFFFF" w:themeColor="background1"/>
              </w:rPr>
              <w:t xml:space="preserve"> develop the whole process from scratch.</w:t>
            </w:r>
          </w:p>
          <w:p w14:paraId="28005287" w14:textId="79A15419" w:rsidR="005B7471" w:rsidRPr="00C930FC" w:rsidRDefault="005B7471" w:rsidP="001028F0">
            <w:pPr>
              <w:rPr>
                <w:color w:val="FFFFFF" w:themeColor="background1"/>
              </w:rPr>
            </w:pPr>
            <w:r w:rsidRPr="00C930FC">
              <w:rPr>
                <w:color w:val="FFFFFF" w:themeColor="background1"/>
              </w:rPr>
              <w:t>This is th</w:t>
            </w:r>
            <w:r w:rsidR="00620967" w:rsidRPr="00C930FC">
              <w:rPr>
                <w:color w:val="FFFFFF" w:themeColor="background1"/>
              </w:rPr>
              <w:t>erefore</w:t>
            </w:r>
            <w:r w:rsidRPr="00C930FC">
              <w:rPr>
                <w:color w:val="FFFFFF" w:themeColor="background1"/>
              </w:rPr>
              <w:t xml:space="preserve"> a </w:t>
            </w:r>
            <w:r w:rsidRPr="00C930FC">
              <w:rPr>
                <w:b/>
                <w:color w:val="FFFFFF" w:themeColor="background1"/>
              </w:rPr>
              <w:t>modular design based on a library of sub-processes</w:t>
            </w:r>
            <w:r w:rsidRPr="00C930FC">
              <w:rPr>
                <w:color w:val="FFFFFF" w:themeColor="background1"/>
              </w:rPr>
              <w:t xml:space="preserve"> </w:t>
            </w:r>
            <w:r w:rsidRPr="00C930FC">
              <w:rPr>
                <w:b/>
                <w:color w:val="FFFFFF" w:themeColor="background1"/>
              </w:rPr>
              <w:t>that can be altered to fit different approaches to the regulation of procurement procedures</w:t>
            </w:r>
            <w:r w:rsidRPr="00C930FC">
              <w:rPr>
                <w:color w:val="FFFFFF" w:themeColor="background1"/>
              </w:rPr>
              <w:t xml:space="preserve"> and  tailor </w:t>
            </w:r>
            <w:r w:rsidR="00385BFC" w:rsidRPr="00C930FC">
              <w:rPr>
                <w:color w:val="FFFFFF" w:themeColor="background1"/>
              </w:rPr>
              <w:t>them</w:t>
            </w:r>
            <w:r w:rsidRPr="00C930FC">
              <w:rPr>
                <w:color w:val="FFFFFF" w:themeColor="background1"/>
              </w:rPr>
              <w:t xml:space="preserve"> to idiosyncratic regulatory approaches in any given jurisdiction (for example, to alter the order of some of the sub-processes or to add other sub-processes), or as a result of regulatory changes. </w:t>
            </w:r>
          </w:p>
          <w:p w14:paraId="2F6AD0A6" w14:textId="77777777" w:rsidR="005B7471" w:rsidRPr="00C930FC" w:rsidRDefault="005B7471" w:rsidP="001028F0">
            <w:pPr>
              <w:rPr>
                <w:color w:val="FFFFFF" w:themeColor="background1"/>
              </w:rPr>
            </w:pPr>
            <w:r w:rsidRPr="00C930FC">
              <w:rPr>
                <w:color w:val="FFFFFF" w:themeColor="background1"/>
              </w:rPr>
              <w:t>Those sub-processes or micro-steps are then linked to the workflow of the given procurement procedure, and to the procurement data generated throughout the process, in a manner that ensures that procurement procedures carried out through the electronic procurement system are compliant with the applicable regulatory framework (subject to any system of permissioned exceptions). This modularity aims to avoid the need to modify the overall solution when there are changes in the applicable rules, which can then be implemented in relation to the specific steps affected by the reform. The result of this design choice is a self-executable BPMN engine that has the additional feature of ensuring a much higher level of accuracy in reflecting the regulation of the procurement process than non-electronic procurement management approaches.</w:t>
            </w:r>
          </w:p>
          <w:p w14:paraId="2FD32E59" w14:textId="3D243AE5" w:rsidR="005B7471" w:rsidRPr="00C930FC" w:rsidRDefault="005B7471" w:rsidP="001028F0">
            <w:pPr>
              <w:rPr>
                <w:b/>
                <w:color w:val="FFFFFF" w:themeColor="background1"/>
              </w:rPr>
            </w:pPr>
            <w:r w:rsidRPr="00C930FC">
              <w:rPr>
                <w:b/>
                <w:color w:val="FFFFFF" w:themeColor="background1"/>
              </w:rPr>
              <w:t xml:space="preserve">It should be highlighted that </w:t>
            </w:r>
            <w:r w:rsidR="00385BFC" w:rsidRPr="00C930FC">
              <w:rPr>
                <w:b/>
                <w:color w:val="FFFFFF" w:themeColor="background1"/>
              </w:rPr>
              <w:t xml:space="preserve">the </w:t>
            </w:r>
            <w:r w:rsidRPr="00C930FC">
              <w:rPr>
                <w:b/>
                <w:color w:val="FFFFFF" w:themeColor="background1"/>
              </w:rPr>
              <w:t xml:space="preserve">use of electronic means does not add </w:t>
            </w:r>
            <w:r w:rsidR="0070293C" w:rsidRPr="00C930FC">
              <w:rPr>
                <w:b/>
                <w:color w:val="FFFFFF" w:themeColor="background1"/>
              </w:rPr>
              <w:t>complexity</w:t>
            </w:r>
            <w:r w:rsidR="00385BFC" w:rsidRPr="00C930FC">
              <w:rPr>
                <w:b/>
                <w:color w:val="FFFFFF" w:themeColor="background1"/>
              </w:rPr>
              <w:t>,</w:t>
            </w:r>
            <w:r w:rsidR="0070293C" w:rsidRPr="00C930FC">
              <w:rPr>
                <w:b/>
                <w:color w:val="FFFFFF" w:themeColor="background1"/>
              </w:rPr>
              <w:t xml:space="preserve"> but</w:t>
            </w:r>
            <w:r w:rsidRPr="00C930FC">
              <w:rPr>
                <w:b/>
                <w:color w:val="FFFFFF" w:themeColor="background1"/>
              </w:rPr>
              <w:t xml:space="preserve"> makes the system easier for end</w:t>
            </w:r>
            <w:r w:rsidR="00385BFC" w:rsidRPr="00C930FC">
              <w:rPr>
                <w:b/>
                <w:color w:val="FFFFFF" w:themeColor="background1"/>
              </w:rPr>
              <w:t xml:space="preserve"> </w:t>
            </w:r>
            <w:r w:rsidRPr="00C930FC">
              <w:rPr>
                <w:b/>
                <w:color w:val="FFFFFF" w:themeColor="background1"/>
              </w:rPr>
              <w:t>users and generates huge benefits for public spending management.</w:t>
            </w:r>
          </w:p>
        </w:tc>
      </w:tr>
    </w:tbl>
    <w:p w14:paraId="61F60EF7" w14:textId="0E3F3523" w:rsidR="0070293C" w:rsidRPr="00C930FC" w:rsidRDefault="003A6BED" w:rsidP="00B147C3">
      <w:r w:rsidRPr="00C930FC">
        <w:t>The following sections discuss the two areas on which a decision about coverage must be made: 1) electronic coverage of public procurement procedures</w:t>
      </w:r>
      <w:r w:rsidR="00385BFC" w:rsidRPr="00C930FC">
        <w:t>;</w:t>
      </w:r>
      <w:r w:rsidRPr="00C930FC">
        <w:t xml:space="preserve"> and 2) functionalities covered in the electronic system.</w:t>
      </w:r>
    </w:p>
    <w:p w14:paraId="68215B18" w14:textId="5894DD2E" w:rsidR="00F463CE" w:rsidRPr="00C930FC" w:rsidRDefault="00F463CE" w:rsidP="003A6BED">
      <w:pPr>
        <w:pStyle w:val="Nagwek4"/>
        <w:rPr>
          <w:rFonts w:cs="Times New Roman"/>
        </w:rPr>
      </w:pPr>
      <w:r w:rsidRPr="00C930FC">
        <w:rPr>
          <w:rFonts w:cs="Times New Roman"/>
        </w:rPr>
        <w:t xml:space="preserve">Electronic coverage of </w:t>
      </w:r>
      <w:r w:rsidR="006C33F4" w:rsidRPr="00C930FC">
        <w:rPr>
          <w:rFonts w:cs="Times New Roman"/>
        </w:rPr>
        <w:t>p</w:t>
      </w:r>
      <w:r w:rsidRPr="00C930FC">
        <w:rPr>
          <w:rFonts w:cs="Times New Roman"/>
        </w:rPr>
        <w:t xml:space="preserve">ublic </w:t>
      </w:r>
      <w:r w:rsidR="006C33F4" w:rsidRPr="00C930FC">
        <w:rPr>
          <w:rFonts w:cs="Times New Roman"/>
        </w:rPr>
        <w:t>p</w:t>
      </w:r>
      <w:r w:rsidRPr="00C930FC">
        <w:rPr>
          <w:rFonts w:cs="Times New Roman"/>
        </w:rPr>
        <w:t>rocurement procedures</w:t>
      </w:r>
    </w:p>
    <w:p w14:paraId="602CC5FD" w14:textId="31F427C1" w:rsidR="00817D28" w:rsidRPr="00C930FC" w:rsidRDefault="006A1165" w:rsidP="00B147C3">
      <w:r w:rsidRPr="00C930FC">
        <w:t xml:space="preserve">EUPD 2014 </w:t>
      </w:r>
      <w:r w:rsidR="00B961F9" w:rsidRPr="00C930FC">
        <w:t>i</w:t>
      </w:r>
      <w:r w:rsidR="005555B9" w:rsidRPr="00C930FC">
        <w:t>s a</w:t>
      </w:r>
      <w:r w:rsidR="00396427" w:rsidRPr="00C930FC">
        <w:t xml:space="preserve">n internationally recognised benchmark </w:t>
      </w:r>
      <w:r w:rsidR="00B961F9" w:rsidRPr="00C930FC">
        <w:t>from which to take good practice, besides being mandatory for many countries. We are adapting our model to its proposals, which ask that all</w:t>
      </w:r>
      <w:r w:rsidRPr="00C930FC">
        <w:t xml:space="preserve"> procedures above the EU threshold should be electronic. Nevertheless, below EU threshold procedures shall also comply with its principles.</w:t>
      </w:r>
      <w:r w:rsidR="00F77E0A" w:rsidRPr="00C930FC">
        <w:t xml:space="preserve"> </w:t>
      </w:r>
    </w:p>
    <w:p w14:paraId="30B47352" w14:textId="7EA5D24E" w:rsidR="006A1165" w:rsidRPr="00C930FC" w:rsidRDefault="006A1165" w:rsidP="00B147C3">
      <w:r w:rsidRPr="00C930FC">
        <w:t xml:space="preserve">In </w:t>
      </w:r>
      <w:r w:rsidR="00003C01" w:rsidRPr="00C930FC">
        <w:t>general,</w:t>
      </w:r>
      <w:r w:rsidR="006C33F4" w:rsidRPr="00C930FC">
        <w:t xml:space="preserve"> and as</w:t>
      </w:r>
      <w:r w:rsidR="006C33F4" w:rsidRPr="00C930FC">
        <w:rPr>
          <w:b/>
        </w:rPr>
        <w:t xml:space="preserve"> </w:t>
      </w:r>
      <w:r w:rsidR="006C33F4" w:rsidRPr="00C930FC">
        <w:t>previous experiences have evidenced,</w:t>
      </w:r>
      <w:r w:rsidR="00F463CE" w:rsidRPr="00C930FC">
        <w:t xml:space="preserve"> </w:t>
      </w:r>
      <w:r w:rsidR="00410C25" w:rsidRPr="00C930FC">
        <w:rPr>
          <w:b/>
        </w:rPr>
        <w:t>i</w:t>
      </w:r>
      <w:r w:rsidR="00F463CE" w:rsidRPr="00C930FC">
        <w:rPr>
          <w:b/>
        </w:rPr>
        <w:t>t is easier and more efficient to implement electronic</w:t>
      </w:r>
      <w:r w:rsidR="009C2F9C" w:rsidRPr="00C930FC">
        <w:rPr>
          <w:b/>
        </w:rPr>
        <w:t>ally the</w:t>
      </w:r>
      <w:r w:rsidR="00F463CE" w:rsidRPr="00C930FC">
        <w:rPr>
          <w:b/>
        </w:rPr>
        <w:t xml:space="preserve"> procedures for </w:t>
      </w:r>
      <w:r w:rsidR="006C33F4" w:rsidRPr="00C930FC">
        <w:rPr>
          <w:b/>
        </w:rPr>
        <w:t xml:space="preserve">both </w:t>
      </w:r>
      <w:r w:rsidR="00F463CE" w:rsidRPr="00C930FC">
        <w:rPr>
          <w:b/>
        </w:rPr>
        <w:t>above and below threshold</w:t>
      </w:r>
      <w:r w:rsidR="00F463CE" w:rsidRPr="00C930FC">
        <w:t xml:space="preserve">. </w:t>
      </w:r>
      <w:r w:rsidR="006C33F4" w:rsidRPr="00C930FC">
        <w:t>Furthermore</w:t>
      </w:r>
      <w:r w:rsidRPr="00C930FC">
        <w:t xml:space="preserve">, if the values of the thresholds vary in the future or there are other changes </w:t>
      </w:r>
      <w:r w:rsidR="009C2F9C" w:rsidRPr="00C930FC">
        <w:t>to</w:t>
      </w:r>
      <w:r w:rsidRPr="00C930FC">
        <w:t xml:space="preserve"> the EUPD 2014, no major changes should </w:t>
      </w:r>
      <w:r w:rsidR="006C33F4" w:rsidRPr="00C930FC">
        <w:t xml:space="preserve">occur </w:t>
      </w:r>
      <w:r w:rsidRPr="00C930FC">
        <w:t>in the system regarding procedures coverage.</w:t>
      </w:r>
    </w:p>
    <w:p w14:paraId="15B8E6A9" w14:textId="77777777" w:rsidR="003D462E" w:rsidRPr="00C930FC" w:rsidRDefault="00F463CE" w:rsidP="00B147C3">
      <w:r w:rsidRPr="00C930FC">
        <w:t>Moreover, the fact that procurement processes</w:t>
      </w:r>
      <w:r w:rsidR="006C33F4" w:rsidRPr="00C930FC">
        <w:t xml:space="preserve"> below EU threshold</w:t>
      </w:r>
      <w:r w:rsidRPr="00C930FC">
        <w:t xml:space="preserve"> </w:t>
      </w:r>
      <w:r w:rsidR="006A1165" w:rsidRPr="00C930FC">
        <w:t>need to</w:t>
      </w:r>
      <w:r w:rsidRPr="00C930FC">
        <w:t xml:space="preserve"> compl</w:t>
      </w:r>
      <w:r w:rsidR="006A1165" w:rsidRPr="00C930FC">
        <w:t>y</w:t>
      </w:r>
      <w:r w:rsidRPr="00C930FC">
        <w:t xml:space="preserve"> with the principles of EUPD 2014</w:t>
      </w:r>
      <w:r w:rsidR="00954EFD" w:rsidRPr="00C930FC">
        <w:t>,</w:t>
      </w:r>
      <w:r w:rsidR="006A1165" w:rsidRPr="00C930FC">
        <w:t xml:space="preserve"> means that </w:t>
      </w:r>
      <w:r w:rsidR="004B7F79" w:rsidRPr="00C930FC">
        <w:t xml:space="preserve">specific </w:t>
      </w:r>
      <w:r w:rsidR="006A1165" w:rsidRPr="00C930FC">
        <w:t xml:space="preserve">public procurement </w:t>
      </w:r>
      <w:r w:rsidR="004B7F79" w:rsidRPr="00C930FC">
        <w:t>secondary legislation, including regulations, standard forms, or standard bidding documents,</w:t>
      </w:r>
      <w:r w:rsidR="006A1165" w:rsidRPr="00C930FC">
        <w:t xml:space="preserve"> must also be modified accordingly</w:t>
      </w:r>
      <w:r w:rsidRPr="00C930FC">
        <w:t xml:space="preserve">. </w:t>
      </w:r>
    </w:p>
    <w:p w14:paraId="71759B03" w14:textId="37DC4D4E" w:rsidR="00F463CE" w:rsidRPr="00C930FC" w:rsidRDefault="006A1165" w:rsidP="00B147C3">
      <w:r w:rsidRPr="00C930FC">
        <w:t>In that sense</w:t>
      </w:r>
      <w:r w:rsidR="00F463CE" w:rsidRPr="00C930FC">
        <w:t xml:space="preserve">, two main </w:t>
      </w:r>
      <w:r w:rsidRPr="00C930FC">
        <w:t xml:space="preserve">EU </w:t>
      </w:r>
      <w:r w:rsidR="00F463CE" w:rsidRPr="00C930FC">
        <w:t>principles</w:t>
      </w:r>
      <w:r w:rsidR="006C33F4" w:rsidRPr="00C930FC">
        <w:t xml:space="preserve"> </w:t>
      </w:r>
      <w:r w:rsidR="00A15776" w:rsidRPr="00C930FC">
        <w:t xml:space="preserve">– </w:t>
      </w:r>
      <w:r w:rsidR="00F463CE" w:rsidRPr="00C930FC">
        <w:t>transparency and effectiveness</w:t>
      </w:r>
      <w:r w:rsidR="006C33F4" w:rsidRPr="00C930FC">
        <w:t xml:space="preserve"> </w:t>
      </w:r>
      <w:r w:rsidR="00A15776" w:rsidRPr="00C930FC">
        <w:t>–</w:t>
      </w:r>
      <w:r w:rsidR="00F463CE" w:rsidRPr="00C930FC">
        <w:t xml:space="preserve"> </w:t>
      </w:r>
      <w:r w:rsidR="006C33F4" w:rsidRPr="00C930FC">
        <w:t>make</w:t>
      </w:r>
      <w:r w:rsidR="00F463CE" w:rsidRPr="00C930FC">
        <w:t xml:space="preserve"> a strong argument for including all procurement procedures in the eProcurement system</w:t>
      </w:r>
      <w:r w:rsidR="006C33F4" w:rsidRPr="00C930FC">
        <w:t>,</w:t>
      </w:r>
      <w:r w:rsidR="00F463CE" w:rsidRPr="00C930FC">
        <w:t xml:space="preserve"> </w:t>
      </w:r>
      <w:r w:rsidRPr="00C930FC">
        <w:t xml:space="preserve">regardless </w:t>
      </w:r>
      <w:r w:rsidR="00850D09" w:rsidRPr="00C930FC">
        <w:t xml:space="preserve">of </w:t>
      </w:r>
      <w:r w:rsidRPr="00C930FC">
        <w:t>their position above or below EU thresholds</w:t>
      </w:r>
      <w:r w:rsidR="00F463CE" w:rsidRPr="00C930FC">
        <w:t xml:space="preserve">. </w:t>
      </w:r>
      <w:r w:rsidRPr="00C930FC">
        <w:t>Moreover</w:t>
      </w:r>
      <w:r w:rsidR="00F463CE" w:rsidRPr="00C930FC">
        <w:t xml:space="preserve">, direct </w:t>
      </w:r>
      <w:r w:rsidR="00B961F9" w:rsidRPr="00C930FC">
        <w:t>award</w:t>
      </w:r>
      <w:r w:rsidR="00F463CE" w:rsidRPr="00C930FC">
        <w:t xml:space="preserve">s should also be </w:t>
      </w:r>
      <w:r w:rsidR="00ED39DF" w:rsidRPr="00C930FC">
        <w:t xml:space="preserve">registered </w:t>
      </w:r>
      <w:r w:rsidR="00F463CE" w:rsidRPr="00C930FC">
        <w:t xml:space="preserve">in the system </w:t>
      </w:r>
      <w:r w:rsidR="00ED39DF" w:rsidRPr="00C930FC">
        <w:t>in order to</w:t>
      </w:r>
      <w:r w:rsidR="00F463CE" w:rsidRPr="00C930FC">
        <w:t xml:space="preserve"> allow monitoring and traceability of </w:t>
      </w:r>
      <w:r w:rsidR="00ED39DF" w:rsidRPr="00C930FC">
        <w:t xml:space="preserve">all </w:t>
      </w:r>
      <w:r w:rsidR="00F463CE" w:rsidRPr="00C930FC">
        <w:t>procurement procedures and the future aggregation of demand by services, products or any other kind.</w:t>
      </w:r>
    </w:p>
    <w:p w14:paraId="47C8B614" w14:textId="77777777" w:rsidR="00F463CE" w:rsidRPr="00C930FC" w:rsidRDefault="00CB1C03" w:rsidP="00F463CE">
      <w:pPr>
        <w:rPr>
          <w:b/>
        </w:rPr>
      </w:pPr>
      <w:r w:rsidRPr="00C930FC">
        <w:rPr>
          <w:b/>
        </w:rPr>
        <w:t>To summarise</w:t>
      </w:r>
      <w:r w:rsidR="00F463CE" w:rsidRPr="00C930FC">
        <w:rPr>
          <w:b/>
        </w:rPr>
        <w:t>, the electronic coverage of all public procurement procedures</w:t>
      </w:r>
      <w:r w:rsidR="006C33F4" w:rsidRPr="00C930FC">
        <w:rPr>
          <w:b/>
        </w:rPr>
        <w:t xml:space="preserve"> is necessary</w:t>
      </w:r>
      <w:r w:rsidR="00F463CE" w:rsidRPr="00C930FC">
        <w:rPr>
          <w:b/>
        </w:rPr>
        <w:t>, not only because it increases efficiency in the procurement process but also because it improve</w:t>
      </w:r>
      <w:r w:rsidR="00190A8B" w:rsidRPr="00C930FC">
        <w:rPr>
          <w:b/>
        </w:rPr>
        <w:t>s</w:t>
      </w:r>
      <w:r w:rsidR="00F463CE" w:rsidRPr="00C930FC">
        <w:rPr>
          <w:b/>
        </w:rPr>
        <w:t xml:space="preserve"> transparency, accountability and traceability.</w:t>
      </w:r>
    </w:p>
    <w:p w14:paraId="79FDFDFF" w14:textId="63DDAC61" w:rsidR="00F463CE" w:rsidRPr="00C930FC" w:rsidRDefault="00F36E52" w:rsidP="00B147C3">
      <w:r w:rsidRPr="00C930FC">
        <w:t>A</w:t>
      </w:r>
      <w:r w:rsidR="001E147C" w:rsidRPr="00C930FC">
        <w:t>n additional issue to consider</w:t>
      </w:r>
      <w:r w:rsidR="00850D09" w:rsidRPr="00C930FC">
        <w:t xml:space="preserve"> </w:t>
      </w:r>
      <w:r w:rsidRPr="00C930FC">
        <w:t xml:space="preserve">is </w:t>
      </w:r>
      <w:r w:rsidR="00850D09" w:rsidRPr="00C930FC">
        <w:t>the</w:t>
      </w:r>
      <w:r w:rsidR="001E147C" w:rsidRPr="00C930FC">
        <w:t xml:space="preserve"> expected procurement</w:t>
      </w:r>
      <w:r w:rsidR="00850D09" w:rsidRPr="00C930FC">
        <w:t xml:space="preserve"> volume</w:t>
      </w:r>
      <w:r w:rsidRPr="00C930FC">
        <w:t xml:space="preserve">. </w:t>
      </w:r>
      <w:r w:rsidR="00850D09" w:rsidRPr="00C930FC">
        <w:t>Knowing the main procedures and their volume helps</w:t>
      </w:r>
      <w:r w:rsidR="005A1895" w:rsidRPr="00C930FC">
        <w:t xml:space="preserve"> </w:t>
      </w:r>
      <w:r w:rsidR="003D462E" w:rsidRPr="00C930FC">
        <w:t>guarantee a</w:t>
      </w:r>
      <w:r w:rsidRPr="00C930FC">
        <w:t>n adjusted</w:t>
      </w:r>
      <w:r w:rsidR="004E536B" w:rsidRPr="00C930FC">
        <w:t xml:space="preserve"> </w:t>
      </w:r>
      <w:r w:rsidR="008972FE" w:rsidRPr="00C930FC">
        <w:t>p</w:t>
      </w:r>
      <w:r w:rsidR="00DB1182" w:rsidRPr="00C930FC">
        <w:t>lanning</w:t>
      </w:r>
      <w:r w:rsidR="003D462E" w:rsidRPr="00C930FC">
        <w:t xml:space="preserve"> for</w:t>
      </w:r>
      <w:r w:rsidR="00F463CE" w:rsidRPr="00C930FC">
        <w:t xml:space="preserve"> the future eProcurement </w:t>
      </w:r>
      <w:r w:rsidR="00BD5EC0" w:rsidRPr="00C930FC">
        <w:t>system,</w:t>
      </w:r>
      <w:r w:rsidRPr="00C930FC">
        <w:t xml:space="preserve"> </w:t>
      </w:r>
      <w:r w:rsidR="00850D09" w:rsidRPr="00C930FC">
        <w:t xml:space="preserve">by </w:t>
      </w:r>
      <w:r w:rsidRPr="00C930FC">
        <w:t>be</w:t>
      </w:r>
      <w:r w:rsidR="00850D09" w:rsidRPr="00C930FC">
        <w:t>ing</w:t>
      </w:r>
      <w:r w:rsidRPr="00C930FC">
        <w:t xml:space="preserve"> able</w:t>
      </w:r>
      <w:r w:rsidR="00F463CE" w:rsidRPr="00C930FC">
        <w:t xml:space="preserve"> to predict the capacity </w:t>
      </w:r>
      <w:r w:rsidR="006C33F4" w:rsidRPr="00C930FC">
        <w:t xml:space="preserve">required </w:t>
      </w:r>
      <w:r w:rsidR="00F463CE" w:rsidRPr="00C930FC">
        <w:t>by the new system.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03C01" w:rsidRPr="00C930FC" w14:paraId="368C5386" w14:textId="77777777" w:rsidTr="000D60E0">
        <w:tc>
          <w:tcPr>
            <w:tcW w:w="8777" w:type="dxa"/>
            <w:shd w:val="clear" w:color="auto" w:fill="00AE9E"/>
          </w:tcPr>
          <w:p w14:paraId="1AAE94BA" w14:textId="77777777" w:rsidR="00003C01" w:rsidRPr="00C930FC" w:rsidRDefault="00003C01" w:rsidP="000D60E0">
            <w:pPr>
              <w:rPr>
                <w:b/>
                <w:bCs/>
                <w:szCs w:val="22"/>
              </w:rPr>
            </w:pPr>
            <w:r w:rsidRPr="00C930FC">
              <w:rPr>
                <w:b/>
                <w:bCs/>
                <w:color w:val="FFFFFF" w:themeColor="background1"/>
                <w:sz w:val="28"/>
                <w:szCs w:val="28"/>
              </w:rPr>
              <w:t>Recommendation</w:t>
            </w:r>
          </w:p>
        </w:tc>
      </w:tr>
      <w:tr w:rsidR="00003C01" w:rsidRPr="00C930FC" w14:paraId="58971283" w14:textId="77777777" w:rsidTr="000D60E0">
        <w:tc>
          <w:tcPr>
            <w:tcW w:w="8777" w:type="dxa"/>
          </w:tcPr>
          <w:p w14:paraId="406D1F1C" w14:textId="5F0BA845" w:rsidR="00003C01" w:rsidRPr="00C930FC" w:rsidRDefault="00003C01" w:rsidP="000D60E0">
            <w:pPr>
              <w:pStyle w:val="Bullets1"/>
            </w:pPr>
            <w:r w:rsidRPr="00C930FC">
              <w:t>The eProcurement system sh</w:t>
            </w:r>
            <w:r w:rsidR="00A15776" w:rsidRPr="00C930FC">
              <w:t>ould</w:t>
            </w:r>
            <w:r w:rsidRPr="00C930FC">
              <w:t xml:space="preserve"> cover all </w:t>
            </w:r>
            <w:r w:rsidRPr="00C930FC">
              <w:rPr>
                <w:b/>
              </w:rPr>
              <w:t>public procurement procedures</w:t>
            </w:r>
            <w:r w:rsidRPr="00C930FC">
              <w:t xml:space="preserve">, including below threshold procedures (micro-value) normally not covered by public procurement laws. </w:t>
            </w:r>
          </w:p>
          <w:p w14:paraId="354F506F" w14:textId="410D0D9E" w:rsidR="00003C01" w:rsidRPr="00C930FC" w:rsidRDefault="00003C01" w:rsidP="000D60E0">
            <w:pPr>
              <w:pStyle w:val="Bullets1"/>
            </w:pPr>
            <w:r w:rsidRPr="00C930FC">
              <w:t xml:space="preserve">Direct </w:t>
            </w:r>
            <w:r w:rsidR="00B961F9" w:rsidRPr="00C930FC">
              <w:t>awardi</w:t>
            </w:r>
            <w:r w:rsidRPr="00C930FC">
              <w:t>ng shall be registered in the system for monitoring purposes.</w:t>
            </w:r>
          </w:p>
          <w:p w14:paraId="3ECD954E" w14:textId="77777777" w:rsidR="00003C01" w:rsidRPr="00C930FC" w:rsidRDefault="00003C01" w:rsidP="000D60E0">
            <w:pPr>
              <w:pStyle w:val="Bullets1"/>
            </w:pPr>
            <w:r w:rsidRPr="00C930FC">
              <w:t xml:space="preserve">The default public procurement procedures (open and restricted tender) shall be </w:t>
            </w:r>
            <w:r w:rsidRPr="00C930FC">
              <w:rPr>
                <w:b/>
              </w:rPr>
              <w:t>fully aligned with EUPD 2014</w:t>
            </w:r>
            <w:r w:rsidRPr="00C930FC">
              <w:t xml:space="preserve"> by introducing online, standardised, declaration-based and multi-criteria selection processes. </w:t>
            </w:r>
          </w:p>
          <w:p w14:paraId="6FE5A926" w14:textId="2A38577E" w:rsidR="00003C01" w:rsidRPr="00C930FC" w:rsidRDefault="00E16B54" w:rsidP="000D60E0">
            <w:pPr>
              <w:pStyle w:val="Bullets1"/>
            </w:pPr>
            <w:r w:rsidRPr="00C930FC">
              <w:t>To ensure future adaptability of eProcurement tool</w:t>
            </w:r>
            <w:r w:rsidR="00A15776" w:rsidRPr="00C930FC">
              <w:t>s</w:t>
            </w:r>
            <w:r w:rsidRPr="00C930FC">
              <w:t xml:space="preserve"> to new processes, </w:t>
            </w:r>
            <w:r w:rsidR="00EE7C90" w:rsidRPr="00C930FC">
              <w:t>p</w:t>
            </w:r>
            <w:r w:rsidR="00003C01" w:rsidRPr="00C930FC">
              <w:t xml:space="preserve">ublic procurement procedures </w:t>
            </w:r>
            <w:r w:rsidR="00A15776" w:rsidRPr="00C930FC">
              <w:t xml:space="preserve">such </w:t>
            </w:r>
            <w:r w:rsidR="00003C01" w:rsidRPr="00C930FC">
              <w:t xml:space="preserve">as </w:t>
            </w:r>
            <w:r w:rsidR="00003C01" w:rsidRPr="00C930FC">
              <w:rPr>
                <w:b/>
              </w:rPr>
              <w:t>self-executable BPMN 2.0</w:t>
            </w:r>
            <w:r w:rsidR="00EE7C90" w:rsidRPr="00C930FC">
              <w:rPr>
                <w:b/>
              </w:rPr>
              <w:t xml:space="preserve"> </w:t>
            </w:r>
            <w:r w:rsidR="00EE7C90" w:rsidRPr="00C930FC">
              <w:rPr>
                <w:bCs/>
              </w:rPr>
              <w:t>should be implemented</w:t>
            </w:r>
            <w:r w:rsidR="00003C01" w:rsidRPr="00C930FC">
              <w:t>, based on the existing business processes in the Open Contracting Digital Procurement System.</w:t>
            </w:r>
          </w:p>
        </w:tc>
      </w:tr>
    </w:tbl>
    <w:p w14:paraId="20060C96" w14:textId="77777777" w:rsidR="00F463CE" w:rsidRPr="00C930FC" w:rsidRDefault="00F463CE" w:rsidP="003A6BED">
      <w:pPr>
        <w:pStyle w:val="Nagwek4"/>
        <w:rPr>
          <w:rFonts w:cs="Times New Roman"/>
        </w:rPr>
      </w:pPr>
      <w:r w:rsidRPr="00C930FC">
        <w:rPr>
          <w:rFonts w:cs="Times New Roman"/>
        </w:rPr>
        <w:t>Functionalities covered in the electronic system</w:t>
      </w:r>
    </w:p>
    <w:p w14:paraId="231D8E2A" w14:textId="469E6D5A" w:rsidR="001115A6" w:rsidRPr="00C930FC" w:rsidRDefault="001115A6" w:rsidP="00B147C3">
      <w:r w:rsidRPr="00C930FC">
        <w:t xml:space="preserve">This </w:t>
      </w:r>
      <w:r w:rsidR="00A15776" w:rsidRPr="00C930FC">
        <w:t xml:space="preserve">section </w:t>
      </w:r>
      <w:r w:rsidR="00236232" w:rsidRPr="00C930FC">
        <w:t>considers</w:t>
      </w:r>
      <w:r w:rsidRPr="00C930FC">
        <w:t xml:space="preserve"> </w:t>
      </w:r>
      <w:r w:rsidR="00C50135" w:rsidRPr="00C930FC">
        <w:t xml:space="preserve">the following </w:t>
      </w:r>
      <w:r w:rsidRPr="00C930FC">
        <w:t xml:space="preserve">issues: </w:t>
      </w:r>
      <w:r w:rsidR="00E9658B" w:rsidRPr="00C930FC">
        <w:t>A</w:t>
      </w:r>
      <w:r w:rsidRPr="00C930FC">
        <w:t>) functionalities coverage</w:t>
      </w:r>
      <w:r w:rsidR="003D2441" w:rsidRPr="00C930FC">
        <w:t>;</w:t>
      </w:r>
      <w:r w:rsidRPr="00C930FC">
        <w:t xml:space="preserve"> </w:t>
      </w:r>
      <w:r w:rsidR="00CB1C03" w:rsidRPr="00C930FC">
        <w:t>B</w:t>
      </w:r>
      <w:r w:rsidRPr="00C930FC">
        <w:t>) functionalities allocation</w:t>
      </w:r>
      <w:r w:rsidR="00A15776" w:rsidRPr="00C930FC">
        <w:t>;</w:t>
      </w:r>
      <w:r w:rsidR="009927F5" w:rsidRPr="00C930FC">
        <w:t xml:space="preserve"> </w:t>
      </w:r>
      <w:r w:rsidRPr="00C930FC">
        <w:t xml:space="preserve">and </w:t>
      </w:r>
      <w:r w:rsidR="009927F5" w:rsidRPr="00C930FC">
        <w:t>C</w:t>
      </w:r>
      <w:r w:rsidRPr="00C930FC">
        <w:t xml:space="preserve">) </w:t>
      </w:r>
      <w:r w:rsidR="00FB21AE" w:rsidRPr="00C930FC">
        <w:t xml:space="preserve">single </w:t>
      </w:r>
      <w:r w:rsidR="00236232" w:rsidRPr="00C930FC">
        <w:t>user</w:t>
      </w:r>
      <w:r w:rsidR="00FB21AE" w:rsidRPr="00C930FC">
        <w:t xml:space="preserve"> role.</w:t>
      </w:r>
    </w:p>
    <w:p w14:paraId="3FE3B986" w14:textId="77777777" w:rsidR="00FB21AE" w:rsidRPr="00C930FC" w:rsidRDefault="00FB21AE" w:rsidP="00A41C7D">
      <w:pPr>
        <w:pStyle w:val="Akapitzlist"/>
        <w:numPr>
          <w:ilvl w:val="0"/>
          <w:numId w:val="13"/>
        </w:numPr>
        <w:rPr>
          <w:rStyle w:val="Pogrubienie"/>
        </w:rPr>
      </w:pPr>
      <w:r w:rsidRPr="00C930FC">
        <w:rPr>
          <w:rStyle w:val="Pogrubienie"/>
        </w:rPr>
        <w:t>Functionalities coverage</w:t>
      </w:r>
    </w:p>
    <w:p w14:paraId="43920E12" w14:textId="46D5E425" w:rsidR="005B7DA2" w:rsidRPr="00C930FC" w:rsidRDefault="00F463CE" w:rsidP="00B147C3">
      <w:pPr>
        <w:rPr>
          <w:szCs w:val="22"/>
        </w:rPr>
      </w:pPr>
      <w:r w:rsidRPr="00C930FC">
        <w:t>The functionalities</w:t>
      </w:r>
      <w:r w:rsidR="001115A6" w:rsidRPr="00C930FC">
        <w:t xml:space="preserve"> that </w:t>
      </w:r>
      <w:r w:rsidR="005B7471" w:rsidRPr="00C930FC">
        <w:t>are</w:t>
      </w:r>
      <w:r w:rsidR="009E1D6F" w:rsidRPr="00C930FC">
        <w:t xml:space="preserve"> </w:t>
      </w:r>
      <w:r w:rsidRPr="00C930FC">
        <w:t xml:space="preserve">covered by the </w:t>
      </w:r>
      <w:r w:rsidR="005B7471" w:rsidRPr="00C930FC">
        <w:t>Open Contracting Digital Procurement System</w:t>
      </w:r>
      <w:r w:rsidRPr="00C930FC">
        <w:t xml:space="preserve"> are</w:t>
      </w:r>
      <w:r w:rsidR="00C435B8" w:rsidRPr="00C930FC">
        <w:t xml:space="preserve"> depicted in </w:t>
      </w:r>
      <w:r w:rsidR="00C50135" w:rsidRPr="00C930FC">
        <w:t>t</w:t>
      </w:r>
      <w:r w:rsidR="00C435B8" w:rsidRPr="00C930FC">
        <w:t xml:space="preserve">he Annex: </w:t>
      </w:r>
      <w:r w:rsidR="00C435B8" w:rsidRPr="00C930FC">
        <w:fldChar w:fldCharType="begin"/>
      </w:r>
      <w:r w:rsidR="00C435B8" w:rsidRPr="00C930FC">
        <w:instrText xml:space="preserve"> REF _Ref24306665 \h </w:instrText>
      </w:r>
      <w:r w:rsidR="000905E7" w:rsidRPr="00C930FC">
        <w:instrText xml:space="preserve"> \* MERGEFORMAT </w:instrText>
      </w:r>
      <w:r w:rsidR="00C435B8" w:rsidRPr="00C930FC">
        <w:fldChar w:fldCharType="separate"/>
      </w:r>
      <w:r w:rsidR="00AD3DB0" w:rsidRPr="00C930FC">
        <w:t>Functionalities description</w:t>
      </w:r>
      <w:r w:rsidR="00C435B8" w:rsidRPr="00C930FC">
        <w:fldChar w:fldCharType="end"/>
      </w:r>
      <w:r w:rsidR="00C435B8" w:rsidRPr="00C930FC">
        <w:t xml:space="preserve">. </w:t>
      </w:r>
      <w:r w:rsidR="007C235C" w:rsidRPr="00C930FC">
        <w:t>T</w:t>
      </w:r>
      <w:r w:rsidR="00C435B8" w:rsidRPr="00C930FC">
        <w:t xml:space="preserve">he </w:t>
      </w:r>
      <w:r w:rsidR="00C52A2F" w:rsidRPr="00C930FC">
        <w:t>Open Contracting Digital Procurement System</w:t>
      </w:r>
      <w:r w:rsidR="00C435B8" w:rsidRPr="00C930FC">
        <w:t xml:space="preserve"> open source code</w:t>
      </w:r>
      <w:r w:rsidR="001C4451" w:rsidRPr="00C930FC">
        <w:rPr>
          <w:rStyle w:val="Odwoanieprzypisudolnego"/>
          <w:rFonts w:ascii="Times New Roman" w:hAnsi="Times New Roman"/>
        </w:rPr>
        <w:footnoteReference w:id="21"/>
      </w:r>
      <w:r w:rsidR="00C435B8" w:rsidRPr="00C930FC">
        <w:t xml:space="preserve"> already covers such functionalities</w:t>
      </w:r>
      <w:r w:rsidR="00757BE3" w:rsidRPr="00C930FC">
        <w:rPr>
          <w:szCs w:val="22"/>
        </w:rPr>
        <w:t xml:space="preserve">, </w:t>
      </w:r>
      <w:r w:rsidR="00A15776" w:rsidRPr="00C930FC">
        <w:t xml:space="preserve">and are </w:t>
      </w:r>
      <w:r w:rsidR="00C435B8" w:rsidRPr="00C930FC">
        <w:t>available for reuse.</w:t>
      </w:r>
    </w:p>
    <w:p w14:paraId="529D6A93" w14:textId="77777777" w:rsidR="008F16E2" w:rsidRPr="00C930FC" w:rsidRDefault="008F16E2" w:rsidP="00B147C3">
      <w:r w:rsidRPr="00C930FC">
        <w:t>The precise application of each functionality can be adapted to each country’s reality and shall be further defined when discussing the concept reform and the terms of reference for the new system. Nevertheless, the following issues should be considered for the current Open Contracting Digital Procurement System:</w:t>
      </w:r>
    </w:p>
    <w:p w14:paraId="7C0E5A9F" w14:textId="0736C823" w:rsidR="008F16E2" w:rsidRPr="00C930FC" w:rsidRDefault="008F16E2" w:rsidP="008F16E2">
      <w:pPr>
        <w:pStyle w:val="Bullets1"/>
      </w:pPr>
      <w:r w:rsidRPr="00C930FC">
        <w:t xml:space="preserve">The </w:t>
      </w:r>
      <w:r w:rsidRPr="00C930FC">
        <w:rPr>
          <w:b/>
        </w:rPr>
        <w:t>eEvaluation</w:t>
      </w:r>
      <w:r w:rsidRPr="00C930FC">
        <w:t xml:space="preserve"> functionality should allow contracting authorities to configure the evaluation criteria for lowest price and multi-criteria selections, but with </w:t>
      </w:r>
      <w:r w:rsidR="006C21E2" w:rsidRPr="00C930FC">
        <w:t xml:space="preserve">an </w:t>
      </w:r>
      <w:r w:rsidRPr="00C930FC">
        <w:t xml:space="preserve">offline technical evaluation. The evaluation process can include an auction process, which is already developed under OCDS based solutions for eProcurement. </w:t>
      </w:r>
    </w:p>
    <w:p w14:paraId="4DB78211" w14:textId="20EA1D6F" w:rsidR="008F16E2" w:rsidRPr="00C930FC" w:rsidRDefault="008F16E2" w:rsidP="008F16E2">
      <w:pPr>
        <w:pStyle w:val="Bullets1"/>
      </w:pPr>
      <w:r w:rsidRPr="00C930FC">
        <w:rPr>
          <w:b/>
        </w:rPr>
        <w:t>ePlanning and eContract Management</w:t>
      </w:r>
      <w:r w:rsidRPr="00C930FC">
        <w:t xml:space="preserve"> have not been fully implemented in the </w:t>
      </w:r>
      <w:r w:rsidR="00B961F9" w:rsidRPr="00C930FC">
        <w:t>available OCDPS open source code</w:t>
      </w:r>
      <w:r w:rsidRPr="00C930FC">
        <w:t xml:space="preserve">. </w:t>
      </w:r>
    </w:p>
    <w:p w14:paraId="7CC6F0C5" w14:textId="169E401A" w:rsidR="008F16E2" w:rsidRPr="00C930FC" w:rsidRDefault="008F16E2" w:rsidP="00B147C3">
      <w:r w:rsidRPr="00C930FC">
        <w:t xml:space="preserve">The electronic coverage of the tendering phase has enormous importance in the procurement process and hence, it is the most regulated and where most efforts are placed. Nevertheless, the objective of the full electronic coverage of the public procurement lifecycle requires coverage of the pre-tendering and post-tendering phases. Implementing an electronic process in these phases allows for complete traceability of the public procurement process while increasing transparency, efficiency and data integrity. </w:t>
      </w:r>
    </w:p>
    <w:p w14:paraId="18F2584E" w14:textId="72CC8CB8" w:rsidR="008F16E2" w:rsidRPr="00C930FC" w:rsidRDefault="008F16E2" w:rsidP="00B147C3">
      <w:r w:rsidRPr="00C930FC">
        <w:t>Finally, budget and time restrictions should be considered when designing the implementation plan. Some of the above-mentioned functionalities are required by the EUPD 2014</w:t>
      </w:r>
      <w:r w:rsidRPr="00C930FC">
        <w:rPr>
          <w:rStyle w:val="Odwoanieprzypisudolnego"/>
          <w:rFonts w:ascii="Times New Roman" w:hAnsi="Times New Roman"/>
          <w:sz w:val="22"/>
          <w:szCs w:val="22"/>
        </w:rPr>
        <w:footnoteReference w:id="22"/>
      </w:r>
      <w:r w:rsidRPr="00C930FC">
        <w:t>, but most of them can be gradually implemented.</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07ED5" w:rsidRPr="00C930FC" w14:paraId="4D2BC602" w14:textId="77777777" w:rsidTr="000D60E0">
        <w:tc>
          <w:tcPr>
            <w:tcW w:w="8777" w:type="dxa"/>
            <w:shd w:val="clear" w:color="auto" w:fill="00AE9E"/>
          </w:tcPr>
          <w:p w14:paraId="3198C78A" w14:textId="77777777" w:rsidR="00A07ED5" w:rsidRPr="00C930FC" w:rsidRDefault="00A07ED5" w:rsidP="000D60E0">
            <w:pPr>
              <w:rPr>
                <w:b/>
                <w:bCs/>
                <w:szCs w:val="22"/>
              </w:rPr>
            </w:pPr>
            <w:r w:rsidRPr="00C930FC">
              <w:rPr>
                <w:b/>
                <w:bCs/>
                <w:color w:val="FFFFFF" w:themeColor="background1"/>
                <w:sz w:val="28"/>
                <w:szCs w:val="28"/>
              </w:rPr>
              <w:t>Recommendation</w:t>
            </w:r>
          </w:p>
        </w:tc>
      </w:tr>
      <w:tr w:rsidR="00A07ED5" w:rsidRPr="00C930FC" w14:paraId="2EFFEAB6" w14:textId="77777777" w:rsidTr="000D60E0">
        <w:tc>
          <w:tcPr>
            <w:tcW w:w="8777" w:type="dxa"/>
          </w:tcPr>
          <w:p w14:paraId="7BEC3025" w14:textId="04FE599B" w:rsidR="00A07ED5" w:rsidRPr="00C930FC" w:rsidRDefault="00A07ED5" w:rsidP="000D60E0">
            <w:pPr>
              <w:pStyle w:val="Bullets1"/>
            </w:pPr>
            <w:r w:rsidRPr="00C930FC">
              <w:rPr>
                <w:b/>
              </w:rPr>
              <w:t>The eProcurement scheme shall offer an end-to-end coverage of the entire public procurement cycle, including pre-tendering and post-tendering</w:t>
            </w:r>
            <w:r w:rsidRPr="00C930FC">
              <w:t>. Upon this strategic goal, tactical and operative decisions that enable a smooth and scalable uptake of eProcurement should be taken.</w:t>
            </w:r>
          </w:p>
        </w:tc>
      </w:tr>
    </w:tbl>
    <w:p w14:paraId="1435A1C6" w14:textId="77777777" w:rsidR="00FB21AE" w:rsidRPr="00C930FC" w:rsidRDefault="00FB21AE" w:rsidP="00A41C7D">
      <w:pPr>
        <w:pStyle w:val="Akapitzlist"/>
        <w:numPr>
          <w:ilvl w:val="0"/>
          <w:numId w:val="13"/>
        </w:numPr>
        <w:rPr>
          <w:rStyle w:val="Pogrubienie"/>
        </w:rPr>
      </w:pPr>
      <w:r w:rsidRPr="00C930FC">
        <w:rPr>
          <w:rStyle w:val="Pogrubienie"/>
        </w:rPr>
        <w:t>Functionalities</w:t>
      </w:r>
      <w:r w:rsidRPr="00C930FC">
        <w:rPr>
          <w:rStyle w:val="Pogrubienie"/>
          <w:i w:val="0"/>
        </w:rPr>
        <w:t xml:space="preserve"> </w:t>
      </w:r>
      <w:r w:rsidRPr="00C930FC">
        <w:rPr>
          <w:rStyle w:val="Pogrubienie"/>
        </w:rPr>
        <w:t>allocation</w:t>
      </w:r>
    </w:p>
    <w:p w14:paraId="688BDFDA" w14:textId="244C48AE" w:rsidR="00236232" w:rsidRPr="00C930FC" w:rsidRDefault="00757BE3" w:rsidP="00B147C3">
      <w:r w:rsidRPr="00C930FC">
        <w:t>Functionalities allocation analyses whether the functionalities</w:t>
      </w:r>
      <w:r w:rsidR="00FB21AE" w:rsidRPr="00C930FC">
        <w:t xml:space="preserve"> </w:t>
      </w:r>
      <w:r w:rsidR="009E1D6F" w:rsidRPr="00C930FC">
        <w:t>should be</w:t>
      </w:r>
      <w:r w:rsidR="00FB21AE" w:rsidRPr="00C930FC">
        <w:t xml:space="preserve"> kept within the </w:t>
      </w:r>
      <w:r w:rsidR="00C06EF7" w:rsidRPr="00C930FC">
        <w:t>Central Unit</w:t>
      </w:r>
      <w:r w:rsidR="00FB21AE" w:rsidRPr="00C930FC">
        <w:t xml:space="preserve"> </w:t>
      </w:r>
      <w:r w:rsidR="00724AF6" w:rsidRPr="00C930FC">
        <w:t>or</w:t>
      </w:r>
      <w:r w:rsidR="00FB21AE" w:rsidRPr="00C930FC">
        <w:t xml:space="preserve"> </w:t>
      </w:r>
      <w:r w:rsidR="00724AF6" w:rsidRPr="00C930FC">
        <w:t>within</w:t>
      </w:r>
      <w:r w:rsidR="00FB21AE" w:rsidRPr="00C930FC">
        <w:t xml:space="preserve"> the </w:t>
      </w:r>
      <w:r w:rsidR="00A91010" w:rsidRPr="00C930FC">
        <w:t>NEPPs</w:t>
      </w:r>
      <w:r w:rsidR="00FB21AE" w:rsidRPr="00C930FC">
        <w:t xml:space="preserve">, given </w:t>
      </w:r>
      <w:r w:rsidR="006F25EF" w:rsidRPr="00C930FC">
        <w:t>a predefined set of</w:t>
      </w:r>
      <w:r w:rsidR="00FB21AE" w:rsidRPr="00C930FC">
        <w:t xml:space="preserve"> SLAs. </w:t>
      </w:r>
    </w:p>
    <w:p w14:paraId="329FEF0D" w14:textId="3FE722F8" w:rsidR="00FB21AE" w:rsidRPr="00C930FC" w:rsidRDefault="004004D7" w:rsidP="00B147C3">
      <w:r w:rsidRPr="00C930FC">
        <w:t xml:space="preserve">It has been EBRD’s experience that </w:t>
      </w:r>
      <w:r w:rsidR="00FB21AE" w:rsidRPr="00C930FC">
        <w:t xml:space="preserve">functionalities should be developed in the </w:t>
      </w:r>
      <w:r w:rsidR="00C06EF7" w:rsidRPr="00C930FC">
        <w:t>Central Unit</w:t>
      </w:r>
      <w:r w:rsidR="00FB21AE" w:rsidRPr="00C930FC">
        <w:t xml:space="preserve"> only if one of th</w:t>
      </w:r>
      <w:r w:rsidR="009E1D6F" w:rsidRPr="00C930FC">
        <w:t>e following</w:t>
      </w:r>
      <w:r w:rsidR="00FB21AE" w:rsidRPr="00C930FC">
        <w:t xml:space="preserve"> criteria applies:</w:t>
      </w:r>
    </w:p>
    <w:p w14:paraId="3CA2979F" w14:textId="77777777" w:rsidR="00FB21AE" w:rsidRPr="00C930FC" w:rsidRDefault="00FB21AE" w:rsidP="009B3846">
      <w:pPr>
        <w:pStyle w:val="Bullets1"/>
        <w:rPr>
          <w:b/>
        </w:rPr>
      </w:pPr>
      <w:r w:rsidRPr="00C930FC">
        <w:rPr>
          <w:b/>
        </w:rPr>
        <w:t xml:space="preserve">More than one user needs to be connected in real time in the same place. </w:t>
      </w:r>
    </w:p>
    <w:p w14:paraId="449F76B1" w14:textId="77777777" w:rsidR="00FB21AE" w:rsidRPr="00C930FC" w:rsidRDefault="00FB21AE" w:rsidP="009B3846">
      <w:pPr>
        <w:pStyle w:val="Bullets1"/>
      </w:pPr>
      <w:r w:rsidRPr="00C930FC">
        <w:rPr>
          <w:b/>
        </w:rPr>
        <w:t>The government wants to be the one controlling</w:t>
      </w:r>
      <w:r w:rsidRPr="00C930FC">
        <w:t xml:space="preserve"> the transactions and the log of th</w:t>
      </w:r>
      <w:r w:rsidR="009E1D6F" w:rsidRPr="00C930FC">
        <w:t>ese</w:t>
      </w:r>
      <w:r w:rsidRPr="00C930FC">
        <w:t xml:space="preserve"> transactions directly.</w:t>
      </w:r>
    </w:p>
    <w:p w14:paraId="34994C87" w14:textId="1D242A8D" w:rsidR="00FB21AE" w:rsidRPr="00C930FC" w:rsidRDefault="009E1D6F" w:rsidP="009B3846">
      <w:pPr>
        <w:pStyle w:val="Bullets1"/>
      </w:pPr>
      <w:r w:rsidRPr="00C930FC">
        <w:rPr>
          <w:b/>
        </w:rPr>
        <w:t>The</w:t>
      </w:r>
      <w:r w:rsidR="00FB21AE" w:rsidRPr="00C930FC">
        <w:rPr>
          <w:b/>
        </w:rPr>
        <w:t xml:space="preserve"> function </w:t>
      </w:r>
      <w:r w:rsidR="00190A8B" w:rsidRPr="00C930FC">
        <w:rPr>
          <w:b/>
        </w:rPr>
        <w:t xml:space="preserve">is </w:t>
      </w:r>
      <w:r w:rsidR="00FB21AE" w:rsidRPr="00C930FC">
        <w:rPr>
          <w:b/>
        </w:rPr>
        <w:t>used by a single user</w:t>
      </w:r>
      <w:r w:rsidR="00FB21AE" w:rsidRPr="00C930FC">
        <w:t xml:space="preserve"> (such as a </w:t>
      </w:r>
      <w:r w:rsidR="005771D6" w:rsidRPr="00C930FC">
        <w:t xml:space="preserve">review </w:t>
      </w:r>
      <w:r w:rsidR="00FB21AE" w:rsidRPr="00C930FC">
        <w:t xml:space="preserve">body). If the single user only participates partially in the system, a specific cabinet can be built for them in the </w:t>
      </w:r>
      <w:r w:rsidR="003D6F02" w:rsidRPr="00C930FC">
        <w:t>back end</w:t>
      </w:r>
      <w:r w:rsidR="006351F8" w:rsidRPr="00C930FC">
        <w:t>.</w:t>
      </w:r>
    </w:p>
    <w:p w14:paraId="0AB25626" w14:textId="0F6445F1" w:rsidR="00FB21AE" w:rsidRPr="00C930FC" w:rsidRDefault="00903EEF" w:rsidP="00B147C3">
      <w:r w:rsidRPr="00C930FC">
        <w:t>According to th</w:t>
      </w:r>
      <w:r w:rsidR="009E1D6F" w:rsidRPr="00C930FC">
        <w:t>ese</w:t>
      </w:r>
      <w:r w:rsidRPr="00C930FC">
        <w:t xml:space="preserve"> criteria</w:t>
      </w:r>
      <w:r w:rsidR="00236232" w:rsidRPr="00C930FC">
        <w:t>, a</w:t>
      </w:r>
      <w:r w:rsidR="00FB21AE" w:rsidRPr="00C930FC">
        <w:t xml:space="preserve">ll functionalities that imply a direct relationship with the </w:t>
      </w:r>
      <w:r w:rsidR="009E1D6F" w:rsidRPr="00C930FC">
        <w:t>CA</w:t>
      </w:r>
      <w:r w:rsidR="00FB21AE" w:rsidRPr="00C930FC">
        <w:t xml:space="preserve"> or the </w:t>
      </w:r>
      <w:r w:rsidR="009E1D6F" w:rsidRPr="00C930FC">
        <w:t>EO</w:t>
      </w:r>
      <w:r w:rsidR="00FB21AE" w:rsidRPr="00C930FC">
        <w:t xml:space="preserve"> are left in the front-end. T</w:t>
      </w:r>
      <w:r w:rsidR="009E1D6F" w:rsidRPr="00C930FC">
        <w:t>hus t</w:t>
      </w:r>
      <w:r w:rsidR="00FB21AE" w:rsidRPr="00C930FC">
        <w:t>he back-e</w:t>
      </w:r>
      <w:r w:rsidR="00236232" w:rsidRPr="00C930FC">
        <w:t>nd</w:t>
      </w:r>
      <w:r w:rsidR="009E1D6F" w:rsidRPr="00C930FC">
        <w:t xml:space="preserve"> </w:t>
      </w:r>
      <w:r w:rsidR="00FB21AE" w:rsidRPr="00C930FC">
        <w:t>only covers functionalities for single users, the eAuction module (as users need to be in the same place in real time)</w:t>
      </w:r>
      <w:r w:rsidR="009E1D6F" w:rsidRPr="00C930FC">
        <w:t>,</w:t>
      </w:r>
      <w:r w:rsidR="00FB21AE" w:rsidRPr="00C930FC">
        <w:t xml:space="preserve"> </w:t>
      </w:r>
      <w:r w:rsidR="006F25EF" w:rsidRPr="00C930FC">
        <w:t>t</w:t>
      </w:r>
      <w:r w:rsidR="00F00689" w:rsidRPr="00C930FC">
        <w:t xml:space="preserve">he ePlanning and eContract Management modules (as the government </w:t>
      </w:r>
      <w:r w:rsidR="00D94FD1" w:rsidRPr="00C930FC">
        <w:t>usually prefer</w:t>
      </w:r>
      <w:r w:rsidR="00F00689" w:rsidRPr="00C930FC">
        <w:t>s to control the transactions on these phases)</w:t>
      </w:r>
      <w:r w:rsidR="00EF5CCC" w:rsidRPr="00C930FC">
        <w:t>,</w:t>
      </w:r>
      <w:r w:rsidR="00F00689" w:rsidRPr="00C930FC">
        <w:t xml:space="preserve"> </w:t>
      </w:r>
      <w:r w:rsidR="00FB21AE" w:rsidRPr="00C930FC">
        <w:t xml:space="preserve">and the </w:t>
      </w:r>
      <w:r w:rsidR="0015278E" w:rsidRPr="00C930FC">
        <w:t>eMonitoring</w:t>
      </w:r>
      <w:r w:rsidR="00FB21AE" w:rsidRPr="00C930FC">
        <w:t xml:space="preserve"> module, to manage all procurement data. The API is also included as part of the </w:t>
      </w:r>
      <w:r w:rsidR="003D6F02" w:rsidRPr="00C930FC">
        <w:t>back end</w:t>
      </w:r>
      <w:r w:rsidR="00FB21AE" w:rsidRPr="00C930FC">
        <w:t xml:space="preserve">. </w:t>
      </w:r>
      <w:r w:rsidRPr="00C930FC">
        <w:t xml:space="preserve">The final picture of functionalities allocation </w:t>
      </w:r>
      <w:r w:rsidR="00190A8B" w:rsidRPr="00C930FC">
        <w:t xml:space="preserve">would be </w:t>
      </w:r>
      <w:r w:rsidR="00EF5CCC" w:rsidRPr="00C930FC">
        <w:t>as</w:t>
      </w:r>
      <w:r w:rsidRPr="00C930FC">
        <w:t xml:space="preserve"> follow</w:t>
      </w:r>
      <w:r w:rsidR="00EF5CCC" w:rsidRPr="00C930FC">
        <w:t>s</w:t>
      </w:r>
      <w:r w:rsidRPr="00C930FC">
        <w:t>:</w:t>
      </w:r>
    </w:p>
    <w:p w14:paraId="769FB94E" w14:textId="0237CA58" w:rsidR="00345975" w:rsidRPr="00C930FC" w:rsidRDefault="00474CDB" w:rsidP="00345975">
      <w:r w:rsidRPr="00E827EB">
        <w:rPr>
          <w:noProof/>
          <w:lang w:val="en-US" w:eastAsia="en-US"/>
        </w:rPr>
        <w:drawing>
          <wp:inline distT="0" distB="0" distL="0" distR="0" wp14:anchorId="34F69A6B" wp14:editId="0A652015">
            <wp:extent cx="5760000" cy="31532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3153293"/>
                    </a:xfrm>
                    <a:prstGeom prst="rect">
                      <a:avLst/>
                    </a:prstGeom>
                    <a:noFill/>
                  </pic:spPr>
                </pic:pic>
              </a:graphicData>
            </a:graphic>
          </wp:inline>
        </w:drawing>
      </w:r>
    </w:p>
    <w:p w14:paraId="6894ECCE" w14:textId="7331A525" w:rsidR="00C50135" w:rsidRPr="00C930FC" w:rsidRDefault="00C50135" w:rsidP="00AD0759">
      <w:pPr>
        <w:pStyle w:val="Legenda"/>
      </w:pPr>
      <w:bookmarkStart w:id="709" w:name="_Toc31289793"/>
      <w:r w:rsidRPr="00C930FC">
        <w:t xml:space="preserve">Figure </w:t>
      </w:r>
      <w:r w:rsidRPr="00C930FC">
        <w:fldChar w:fldCharType="begin"/>
      </w:r>
      <w:r w:rsidRPr="00C930FC">
        <w:instrText>SEQ Figure \* ARABIC</w:instrText>
      </w:r>
      <w:r w:rsidRPr="00C930FC">
        <w:fldChar w:fldCharType="separate"/>
      </w:r>
      <w:r w:rsidR="00AD3DB0" w:rsidRPr="00C930FC">
        <w:t>13</w:t>
      </w:r>
      <w:r w:rsidRPr="00C930FC">
        <w:fldChar w:fldCharType="end"/>
      </w:r>
      <w:r w:rsidR="008A2D09" w:rsidRPr="00C930FC">
        <w:t>.</w:t>
      </w:r>
      <w:r w:rsidRPr="00C930FC">
        <w:t xml:space="preserve"> T</w:t>
      </w:r>
      <w:r w:rsidR="00EF5CCC" w:rsidRPr="00C930FC">
        <w:t>O</w:t>
      </w:r>
      <w:r w:rsidRPr="00C930FC">
        <w:t>-</w:t>
      </w:r>
      <w:r w:rsidR="00EF5CCC" w:rsidRPr="00C930FC">
        <w:t>BE</w:t>
      </w:r>
      <w:r w:rsidRPr="00C930FC">
        <w:t xml:space="preserve"> functionalities map of the eProcurement system</w:t>
      </w:r>
      <w:bookmarkEnd w:id="709"/>
    </w:p>
    <w:p w14:paraId="1CD7C79F" w14:textId="60A7A8EE" w:rsidR="00903EEF" w:rsidRPr="00C930FC" w:rsidRDefault="00903EEF" w:rsidP="00B147C3">
      <w:pPr>
        <w:rPr>
          <w:rStyle w:val="Pogrubienie"/>
          <w:b w:val="0"/>
          <w:i w:val="0"/>
        </w:rPr>
      </w:pPr>
      <w:r w:rsidRPr="00C930FC">
        <w:rPr>
          <w:rStyle w:val="Pogrubienie"/>
          <w:b w:val="0"/>
          <w:i w:val="0"/>
        </w:rPr>
        <w:t xml:space="preserve">Integration with </w:t>
      </w:r>
      <w:r w:rsidR="00C50135" w:rsidRPr="00C930FC">
        <w:rPr>
          <w:rStyle w:val="Pogrubienie"/>
          <w:b w:val="0"/>
          <w:i w:val="0"/>
        </w:rPr>
        <w:t xml:space="preserve">other existing </w:t>
      </w:r>
      <w:r w:rsidR="00F00B98" w:rsidRPr="00C930FC">
        <w:rPr>
          <w:rStyle w:val="Pogrubienie"/>
          <w:b w:val="0"/>
          <w:i w:val="0"/>
        </w:rPr>
        <w:t>e-government</w:t>
      </w:r>
      <w:r w:rsidR="004633F5" w:rsidRPr="00C930FC">
        <w:rPr>
          <w:rStyle w:val="Pogrubienie"/>
          <w:b w:val="0"/>
          <w:i w:val="0"/>
        </w:rPr>
        <w:t xml:space="preserve"> </w:t>
      </w:r>
      <w:r w:rsidR="006F25EF" w:rsidRPr="00C930FC">
        <w:rPr>
          <w:rStyle w:val="Pogrubienie"/>
          <w:b w:val="0"/>
          <w:i w:val="0"/>
        </w:rPr>
        <w:t>tool</w:t>
      </w:r>
      <w:r w:rsidRPr="00C930FC">
        <w:rPr>
          <w:rStyle w:val="Pogrubienie"/>
          <w:b w:val="0"/>
          <w:i w:val="0"/>
        </w:rPr>
        <w:t>s and EU systems</w:t>
      </w:r>
      <w:r w:rsidR="00C50135" w:rsidRPr="00C930FC">
        <w:rPr>
          <w:rStyle w:val="Pogrubienie"/>
          <w:b w:val="0"/>
          <w:i w:val="0"/>
        </w:rPr>
        <w:t xml:space="preserve"> (such as eSender)</w:t>
      </w:r>
      <w:r w:rsidRPr="00C930FC">
        <w:rPr>
          <w:rStyle w:val="Pogrubienie"/>
          <w:b w:val="0"/>
          <w:i w:val="0"/>
        </w:rPr>
        <w:t xml:space="preserve"> is discussed in the next key decision.</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57BE3" w:rsidRPr="00C930FC" w14:paraId="4C80D5B7" w14:textId="77777777" w:rsidTr="000D60E0">
        <w:tc>
          <w:tcPr>
            <w:tcW w:w="8777" w:type="dxa"/>
            <w:shd w:val="clear" w:color="auto" w:fill="00AE9E"/>
          </w:tcPr>
          <w:p w14:paraId="4B45B6C1" w14:textId="77777777" w:rsidR="00757BE3" w:rsidRPr="00C930FC" w:rsidRDefault="00757BE3" w:rsidP="000D60E0">
            <w:pPr>
              <w:rPr>
                <w:b/>
                <w:bCs/>
                <w:szCs w:val="22"/>
              </w:rPr>
            </w:pPr>
            <w:r w:rsidRPr="00C930FC">
              <w:rPr>
                <w:b/>
                <w:bCs/>
                <w:color w:val="FFFFFF" w:themeColor="background1"/>
                <w:sz w:val="28"/>
                <w:szCs w:val="28"/>
              </w:rPr>
              <w:t>Recommendation</w:t>
            </w:r>
          </w:p>
        </w:tc>
      </w:tr>
      <w:tr w:rsidR="00757BE3" w:rsidRPr="00C930FC" w14:paraId="0E1C143B" w14:textId="77777777" w:rsidTr="000D60E0">
        <w:tc>
          <w:tcPr>
            <w:tcW w:w="8777" w:type="dxa"/>
          </w:tcPr>
          <w:p w14:paraId="02206B1D" w14:textId="77777777" w:rsidR="00757BE3" w:rsidRPr="00C930FC" w:rsidRDefault="00757BE3" w:rsidP="00757BE3">
            <w:pPr>
              <w:pStyle w:val="Akapitzlist"/>
              <w:rPr>
                <w:b/>
              </w:rPr>
            </w:pPr>
            <w:r w:rsidRPr="00C930FC">
              <w:rPr>
                <w:b/>
              </w:rPr>
              <w:t>Delegate as many services as possible to the NEPPs</w:t>
            </w:r>
            <w:r w:rsidRPr="00C930FC">
              <w:t xml:space="preserve"> in order to decrease development and maintenance costs for the government.</w:t>
            </w:r>
          </w:p>
          <w:p w14:paraId="30B9EB63" w14:textId="77777777" w:rsidR="00757BE3" w:rsidRPr="00C930FC" w:rsidRDefault="00757BE3" w:rsidP="00757BE3">
            <w:pPr>
              <w:pStyle w:val="Akapitzlist"/>
              <w:rPr>
                <w:b/>
              </w:rPr>
            </w:pPr>
            <w:r w:rsidRPr="00C930FC">
              <w:rPr>
                <w:b/>
              </w:rPr>
              <w:t>Develop the logical layer in the Central Unit and implement the visual and the user-interaction layers in the NEPPs.</w:t>
            </w:r>
          </w:p>
          <w:p w14:paraId="0593B1E3" w14:textId="6788031E" w:rsidR="00757BE3" w:rsidRPr="00C930FC" w:rsidRDefault="00757BE3" w:rsidP="00757BE3">
            <w:pPr>
              <w:pStyle w:val="Bullets1"/>
            </w:pPr>
            <w:r w:rsidRPr="00C930FC">
              <w:rPr>
                <w:b/>
              </w:rPr>
              <w:t>Develop ePlanning and eContract Management within the Central Unit.</w:t>
            </w:r>
          </w:p>
        </w:tc>
      </w:tr>
    </w:tbl>
    <w:p w14:paraId="481CF570" w14:textId="77777777" w:rsidR="00236232" w:rsidRPr="00C930FC" w:rsidRDefault="00236232" w:rsidP="00A41C7D">
      <w:pPr>
        <w:pStyle w:val="Akapitzlist"/>
        <w:numPr>
          <w:ilvl w:val="0"/>
          <w:numId w:val="13"/>
        </w:numPr>
        <w:rPr>
          <w:rStyle w:val="Pogrubienie"/>
        </w:rPr>
      </w:pPr>
      <w:r w:rsidRPr="00C930FC">
        <w:rPr>
          <w:rStyle w:val="Pogrubienie"/>
        </w:rPr>
        <w:t>Single users’ role</w:t>
      </w:r>
    </w:p>
    <w:p w14:paraId="1A00A3E7" w14:textId="43D0C30B" w:rsidR="000B0484" w:rsidRPr="00C930FC" w:rsidRDefault="000B0484" w:rsidP="00B147C3">
      <w:r w:rsidRPr="00C930FC">
        <w:t xml:space="preserve">It must be </w:t>
      </w:r>
      <w:r w:rsidR="009942C9" w:rsidRPr="00C930FC">
        <w:t>considered</w:t>
      </w:r>
      <w:r w:rsidRPr="00C930FC">
        <w:t xml:space="preserve"> that some “s</w:t>
      </w:r>
      <w:r w:rsidR="00491AD4" w:rsidRPr="00C930FC">
        <w:t>ingle</w:t>
      </w:r>
      <w:r w:rsidRPr="00C930FC">
        <w:t xml:space="preserve"> users” may participate in the procurement process and a special feature for </w:t>
      </w:r>
      <w:r w:rsidR="00CB1C03" w:rsidRPr="00C930FC">
        <w:t xml:space="preserve">their </w:t>
      </w:r>
      <w:r w:rsidRPr="00C930FC">
        <w:t xml:space="preserve">needs </w:t>
      </w:r>
      <w:r w:rsidR="0016796A" w:rsidRPr="00C930FC">
        <w:t>shall</w:t>
      </w:r>
      <w:r w:rsidRPr="00C930FC">
        <w:t xml:space="preserve"> be developed within the system.</w:t>
      </w:r>
    </w:p>
    <w:p w14:paraId="259CA312" w14:textId="72EF3A4E" w:rsidR="00491AD4" w:rsidRPr="00C930FC" w:rsidRDefault="00491AD4" w:rsidP="00B147C3">
      <w:r w:rsidRPr="00C930FC">
        <w:t xml:space="preserve">Single users are </w:t>
      </w:r>
      <w:r w:rsidR="004E536B" w:rsidRPr="00C930FC">
        <w:t>typically</w:t>
      </w:r>
      <w:r w:rsidRPr="00C930FC">
        <w:t xml:space="preserve"> </w:t>
      </w:r>
      <w:r w:rsidR="00B961F9" w:rsidRPr="00C930FC">
        <w:t>public institutions</w:t>
      </w:r>
      <w:r w:rsidRPr="00C930FC">
        <w:t xml:space="preserve"> that play a role in the public procurement process, such as validat</w:t>
      </w:r>
      <w:r w:rsidR="00DB461F" w:rsidRPr="00C930FC">
        <w:t>ing</w:t>
      </w:r>
      <w:r w:rsidRPr="00C930FC">
        <w:t xml:space="preserve"> a budget or approv</w:t>
      </w:r>
      <w:r w:rsidR="00DB461F" w:rsidRPr="00C930FC">
        <w:t>ing</w:t>
      </w:r>
      <w:r w:rsidRPr="00C930FC">
        <w:t xml:space="preserve"> an amendment</w:t>
      </w:r>
      <w:r w:rsidR="00EF5CCC" w:rsidRPr="00C930FC">
        <w:t>,</w:t>
      </w:r>
      <w:r w:rsidR="005771D6" w:rsidRPr="00C930FC">
        <w:t xml:space="preserve"> or perform any kind of ex a</w:t>
      </w:r>
      <w:r w:rsidR="00B961F9" w:rsidRPr="00C930FC">
        <w:t>n</w:t>
      </w:r>
      <w:r w:rsidR="005771D6" w:rsidRPr="00C930FC">
        <w:t>te or ex post control</w:t>
      </w:r>
      <w:r w:rsidRPr="00C930FC">
        <w:t>. Th</w:t>
      </w:r>
      <w:r w:rsidR="005771D6" w:rsidRPr="00C930FC">
        <w:t>ese</w:t>
      </w:r>
      <w:r w:rsidRPr="00C930FC">
        <w:t xml:space="preserve"> role</w:t>
      </w:r>
      <w:r w:rsidR="005771D6" w:rsidRPr="00C930FC">
        <w:t>s</w:t>
      </w:r>
      <w:r w:rsidRPr="00C930FC">
        <w:t xml:space="preserve"> go beyond the </w:t>
      </w:r>
      <w:r w:rsidR="000B2843" w:rsidRPr="00C930FC">
        <w:t>consultation of</w:t>
      </w:r>
      <w:r w:rsidRPr="00C930FC">
        <w:t xml:space="preserve"> information or data and </w:t>
      </w:r>
      <w:r w:rsidR="00EF5CCC" w:rsidRPr="00C930FC">
        <w:t>are</w:t>
      </w:r>
      <w:r w:rsidRPr="00C930FC">
        <w:t xml:space="preserve"> needed in order to advance in the public procurement process. The difference </w:t>
      </w:r>
      <w:r w:rsidR="00DB461F" w:rsidRPr="00C930FC">
        <w:t>between</w:t>
      </w:r>
      <w:r w:rsidRPr="00C930FC">
        <w:t xml:space="preserve"> a single user </w:t>
      </w:r>
      <w:r w:rsidR="00DB461F" w:rsidRPr="00C930FC">
        <w:t>and</w:t>
      </w:r>
      <w:r w:rsidRPr="00C930FC">
        <w:t xml:space="preserve"> CAs or EOs is that</w:t>
      </w:r>
      <w:r w:rsidR="0016796A" w:rsidRPr="00C930FC">
        <w:t xml:space="preserve"> the single user</w:t>
      </w:r>
      <w:r w:rsidRPr="00C930FC">
        <w:t xml:space="preserve"> is </w:t>
      </w:r>
      <w:r w:rsidR="005C61CE" w:rsidRPr="00C930FC">
        <w:t>an agent vested with special powers and obligations that distinguish him</w:t>
      </w:r>
      <w:r w:rsidR="00EF5CCC" w:rsidRPr="00C930FC">
        <w:t>/her</w:t>
      </w:r>
      <w:r w:rsidR="005C61CE" w:rsidRPr="00C930FC">
        <w:t xml:space="preserve"> from CAs and EOs but whose activity has repercussions on the functioning of the system as a whole</w:t>
      </w:r>
      <w:r w:rsidR="0016796A" w:rsidRPr="00C930FC">
        <w:t>. Therefore, implementing a specific functionality for th</w:t>
      </w:r>
      <w:r w:rsidR="00EF5CCC" w:rsidRPr="00C930FC">
        <w:t>is</w:t>
      </w:r>
      <w:r w:rsidR="0016796A" w:rsidRPr="00C930FC">
        <w:t xml:space="preserve"> type of user in all the different NEPPs operating in the eProcurement framework is costly and very inefficient</w:t>
      </w:r>
      <w:r w:rsidRPr="00C930FC">
        <w:t xml:space="preserve">. An example of </w:t>
      </w:r>
      <w:r w:rsidR="00DB461F" w:rsidRPr="00C930FC">
        <w:t xml:space="preserve">this </w:t>
      </w:r>
      <w:r w:rsidRPr="00C930FC">
        <w:t xml:space="preserve">type of user is a </w:t>
      </w:r>
      <w:r w:rsidR="005C61CE" w:rsidRPr="00C930FC">
        <w:t>review body</w:t>
      </w:r>
      <w:r w:rsidRPr="00C930FC">
        <w:t>.</w:t>
      </w:r>
    </w:p>
    <w:p w14:paraId="0528AE54" w14:textId="4F8CDFE5" w:rsidR="000B2843" w:rsidRPr="00C930FC" w:rsidRDefault="005B094E" w:rsidP="00B147C3">
      <w:r w:rsidRPr="00C930FC">
        <w:t xml:space="preserve">Some single users are common in most public procurement </w:t>
      </w:r>
      <w:r w:rsidR="00BF3EA4" w:rsidRPr="00C930FC">
        <w:t>frameworks and are described below</w:t>
      </w:r>
      <w:r w:rsidR="00954434" w:rsidRPr="00C930FC">
        <w:t>. Nevertheless, this should be adapted to each country</w:t>
      </w:r>
      <w:r w:rsidR="00391101" w:rsidRPr="00C930FC">
        <w:t xml:space="preserve"> and their potential involvement should be analysed first.</w:t>
      </w:r>
    </w:p>
    <w:p w14:paraId="04B47641" w14:textId="1EB90C07" w:rsidR="0010794D" w:rsidRPr="00C930FC" w:rsidRDefault="0010794D" w:rsidP="00AD0759">
      <w:pPr>
        <w:pStyle w:val="Legenda"/>
      </w:pPr>
      <w:bookmarkStart w:id="710" w:name="_Toc31289776"/>
      <w:r w:rsidRPr="00C930FC">
        <w:t xml:space="preserve">Table </w:t>
      </w:r>
      <w:r w:rsidRPr="00C930FC">
        <w:fldChar w:fldCharType="begin"/>
      </w:r>
      <w:r w:rsidRPr="00C930FC">
        <w:instrText>SEQ Table \* ARABIC</w:instrText>
      </w:r>
      <w:r w:rsidRPr="00C930FC">
        <w:fldChar w:fldCharType="separate"/>
      </w:r>
      <w:ins w:id="711" w:author="Chris Smith" w:date="2020-10-14T09:38:00Z">
        <w:r w:rsidR="00D51716" w:rsidRPr="00595F28">
          <w:rPr>
            <w:rPrChange w:id="712" w:author="Chris Smith" w:date="2020-11-28T15:13:00Z">
              <w:rPr>
                <w:noProof/>
              </w:rPr>
            </w:rPrChange>
          </w:rPr>
          <w:t>6</w:t>
        </w:r>
      </w:ins>
      <w:del w:id="713" w:author="Chris Smith" w:date="2020-10-14T09:32:00Z">
        <w:r w:rsidR="00AD3DB0" w:rsidRPr="00595F28" w:rsidDel="00771B04">
          <w:rPr>
            <w:rPrChange w:id="714" w:author="Chris Smith" w:date="2020-11-28T15:13:00Z">
              <w:rPr>
                <w:noProof/>
              </w:rPr>
            </w:rPrChange>
          </w:rPr>
          <w:delText>2</w:delText>
        </w:r>
      </w:del>
      <w:r w:rsidRPr="00C930FC">
        <w:fldChar w:fldCharType="end"/>
      </w:r>
      <w:r w:rsidRPr="00C930FC">
        <w:t xml:space="preserve"> </w:t>
      </w:r>
      <w:r w:rsidR="00E73D19" w:rsidRPr="00C930FC">
        <w:t>Common s</w:t>
      </w:r>
      <w:r w:rsidRPr="00C930FC">
        <w:t>ingle users identified and their roles</w:t>
      </w:r>
      <w:r w:rsidR="00E73D19" w:rsidRPr="00C930FC">
        <w:t xml:space="preserve"> in the public procurement lifecycle</w:t>
      </w:r>
      <w:bookmarkEnd w:id="710"/>
    </w:p>
    <w:tbl>
      <w:tblPr>
        <w:tblW w:w="5567" w:type="pct"/>
        <w:tblInd w:w="-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69"/>
        <w:gridCol w:w="2566"/>
        <w:gridCol w:w="2573"/>
        <w:gridCol w:w="2575"/>
      </w:tblGrid>
      <w:tr w:rsidR="00B37B1B" w:rsidRPr="00C930FC" w14:paraId="7F2B0150" w14:textId="77777777" w:rsidTr="003F4FBB">
        <w:trPr>
          <w:trHeight w:val="567"/>
          <w:tblHeader/>
        </w:trPr>
        <w:tc>
          <w:tcPr>
            <w:tcW w:w="1057" w:type="pct"/>
            <w:tcBorders>
              <w:top w:val="nil"/>
              <w:left w:val="nil"/>
              <w:bottom w:val="nil"/>
              <w:right w:val="nil"/>
            </w:tcBorders>
            <w:shd w:val="clear" w:color="auto" w:fill="FFFFFF" w:themeFill="background1"/>
            <w:vAlign w:val="center"/>
          </w:tcPr>
          <w:p w14:paraId="1A2955C3" w14:textId="77777777" w:rsidR="00B37B1B" w:rsidRPr="00C930FC" w:rsidRDefault="00B37B1B" w:rsidP="00B37B1B">
            <w:pPr>
              <w:spacing w:after="0"/>
              <w:jc w:val="center"/>
              <w:rPr>
                <w:b/>
                <w:color w:val="FFFFFF" w:themeColor="background1"/>
                <w:sz w:val="20"/>
                <w:szCs w:val="20"/>
              </w:rPr>
            </w:pPr>
            <w:r w:rsidRPr="00C930FC">
              <w:rPr>
                <w:b/>
                <w:color w:val="FFFFFF" w:themeColor="background1"/>
                <w:sz w:val="20"/>
                <w:szCs w:val="20"/>
              </w:rPr>
              <w:t>#</w:t>
            </w:r>
          </w:p>
        </w:tc>
        <w:tc>
          <w:tcPr>
            <w:tcW w:w="1311" w:type="pct"/>
            <w:tcBorders>
              <w:top w:val="nil"/>
              <w:left w:val="nil"/>
              <w:bottom w:val="nil"/>
              <w:right w:val="dotted" w:sz="4" w:space="0" w:color="FFFFFF" w:themeColor="background1"/>
            </w:tcBorders>
            <w:shd w:val="clear" w:color="auto" w:fill="00539B"/>
            <w:vAlign w:val="center"/>
          </w:tcPr>
          <w:p w14:paraId="3ECBCB85" w14:textId="77777777" w:rsidR="00B37B1B" w:rsidRPr="00C930FC" w:rsidRDefault="00B37B1B" w:rsidP="00B37B1B">
            <w:pPr>
              <w:spacing w:after="0"/>
              <w:jc w:val="center"/>
              <w:rPr>
                <w:b/>
                <w:color w:val="FFFFFF" w:themeColor="background1"/>
                <w:szCs w:val="20"/>
              </w:rPr>
            </w:pPr>
            <w:r w:rsidRPr="00C930FC">
              <w:rPr>
                <w:b/>
                <w:color w:val="FFFFFF" w:themeColor="background1"/>
                <w:szCs w:val="20"/>
              </w:rPr>
              <w:t>Pre-tendering</w:t>
            </w:r>
          </w:p>
        </w:tc>
        <w:tc>
          <w:tcPr>
            <w:tcW w:w="1315" w:type="pct"/>
            <w:tcBorders>
              <w:top w:val="nil"/>
              <w:left w:val="dotted" w:sz="4" w:space="0" w:color="FFFFFF" w:themeColor="background1"/>
              <w:bottom w:val="nil"/>
              <w:right w:val="dotted" w:sz="4" w:space="0" w:color="FFFFFF" w:themeColor="background1"/>
            </w:tcBorders>
            <w:shd w:val="clear" w:color="auto" w:fill="00539B"/>
            <w:vAlign w:val="center"/>
          </w:tcPr>
          <w:p w14:paraId="2B4B7134" w14:textId="77777777" w:rsidR="00B37B1B" w:rsidRPr="00C930FC" w:rsidRDefault="00B37B1B" w:rsidP="00B37B1B">
            <w:pPr>
              <w:spacing w:after="0"/>
              <w:jc w:val="center"/>
              <w:rPr>
                <w:b/>
                <w:color w:val="FFFFFF" w:themeColor="background1"/>
                <w:szCs w:val="20"/>
              </w:rPr>
            </w:pPr>
            <w:r w:rsidRPr="00C930FC">
              <w:rPr>
                <w:b/>
                <w:color w:val="FFFFFF" w:themeColor="background1"/>
                <w:szCs w:val="20"/>
              </w:rPr>
              <w:t>Tendering</w:t>
            </w:r>
          </w:p>
        </w:tc>
        <w:tc>
          <w:tcPr>
            <w:tcW w:w="1316" w:type="pct"/>
            <w:tcBorders>
              <w:top w:val="nil"/>
              <w:left w:val="dotted" w:sz="4" w:space="0" w:color="FFFFFF" w:themeColor="background1"/>
              <w:bottom w:val="nil"/>
              <w:right w:val="nil"/>
            </w:tcBorders>
            <w:shd w:val="clear" w:color="auto" w:fill="00539B"/>
            <w:vAlign w:val="center"/>
          </w:tcPr>
          <w:p w14:paraId="0842A119" w14:textId="77777777" w:rsidR="00B37B1B" w:rsidRPr="00C930FC" w:rsidRDefault="00B37B1B" w:rsidP="00B37B1B">
            <w:pPr>
              <w:spacing w:after="0"/>
              <w:jc w:val="center"/>
              <w:rPr>
                <w:b/>
                <w:color w:val="FFFFFF" w:themeColor="background1"/>
                <w:szCs w:val="20"/>
              </w:rPr>
            </w:pPr>
            <w:r w:rsidRPr="00C930FC">
              <w:rPr>
                <w:b/>
                <w:color w:val="FFFFFF" w:themeColor="background1"/>
                <w:szCs w:val="20"/>
              </w:rPr>
              <w:t>Post-tendering</w:t>
            </w:r>
          </w:p>
        </w:tc>
      </w:tr>
      <w:tr w:rsidR="00B37B1B" w:rsidRPr="00C930FC" w14:paraId="38572D1E" w14:textId="77777777" w:rsidTr="008F5F35">
        <w:trPr>
          <w:trHeight w:val="262"/>
        </w:trPr>
        <w:tc>
          <w:tcPr>
            <w:tcW w:w="1057" w:type="pct"/>
            <w:tcBorders>
              <w:top w:val="nil"/>
              <w:left w:val="nil"/>
              <w:bottom w:val="dotted" w:sz="4" w:space="0" w:color="FFFFFF" w:themeColor="background1"/>
              <w:right w:val="nil"/>
            </w:tcBorders>
            <w:shd w:val="clear" w:color="auto" w:fill="969696"/>
            <w:vAlign w:val="center"/>
          </w:tcPr>
          <w:p w14:paraId="2FDE53F9" w14:textId="77777777" w:rsidR="00B37B1B" w:rsidRPr="00C930FC" w:rsidRDefault="00B37B1B" w:rsidP="00B37B1B">
            <w:pPr>
              <w:spacing w:before="40" w:after="40"/>
              <w:jc w:val="left"/>
              <w:rPr>
                <w:b/>
                <w:color w:val="FFFFFF" w:themeColor="background1"/>
                <w:szCs w:val="20"/>
              </w:rPr>
            </w:pPr>
            <w:r w:rsidRPr="00C930FC">
              <w:rPr>
                <w:b/>
                <w:color w:val="FFFFFF" w:themeColor="background1"/>
                <w:szCs w:val="20"/>
              </w:rPr>
              <w:t>Public Procurement Agency</w:t>
            </w:r>
          </w:p>
        </w:tc>
        <w:tc>
          <w:tcPr>
            <w:tcW w:w="1311" w:type="pct"/>
            <w:tcBorders>
              <w:top w:val="nil"/>
              <w:left w:val="nil"/>
              <w:bottom w:val="single" w:sz="4" w:space="0" w:color="A6A6A6" w:themeColor="background1" w:themeShade="A6"/>
              <w:right w:val="single" w:sz="4" w:space="0" w:color="A6A6A6" w:themeColor="background1" w:themeShade="A6"/>
            </w:tcBorders>
            <w:vAlign w:val="center"/>
          </w:tcPr>
          <w:p w14:paraId="7F483F4F" w14:textId="4B97A011" w:rsidR="00B37B1B" w:rsidRPr="00C930FC" w:rsidRDefault="00B37B1B" w:rsidP="00124BE7">
            <w:pPr>
              <w:pStyle w:val="Bullets1"/>
              <w:ind w:left="544"/>
              <w:jc w:val="left"/>
              <w:rPr>
                <w:szCs w:val="20"/>
              </w:rPr>
            </w:pPr>
            <w:r w:rsidRPr="00C930FC">
              <w:rPr>
                <w:szCs w:val="20"/>
              </w:rPr>
              <w:t>Validate procurement plan (aggregation</w:t>
            </w:r>
            <w:r w:rsidR="00305053" w:rsidRPr="00C930FC">
              <w:rPr>
                <w:szCs w:val="20"/>
              </w:rPr>
              <w:t xml:space="preserve">, sourcing strategy </w:t>
            </w:r>
            <w:r w:rsidRPr="00C930FC">
              <w:rPr>
                <w:szCs w:val="20"/>
              </w:rPr>
              <w:t xml:space="preserve">and </w:t>
            </w:r>
            <w:r w:rsidR="00305053" w:rsidRPr="00C930FC">
              <w:rPr>
                <w:szCs w:val="20"/>
              </w:rPr>
              <w:t xml:space="preserve">choice of </w:t>
            </w:r>
            <w:r w:rsidRPr="00C930FC">
              <w:rPr>
                <w:szCs w:val="20"/>
              </w:rPr>
              <w:t>procurement method)</w:t>
            </w:r>
          </w:p>
        </w:tc>
        <w:tc>
          <w:tcPr>
            <w:tcW w:w="1315"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1B1C153" w14:textId="77777777" w:rsidR="00B37B1B" w:rsidRPr="00C930FC" w:rsidRDefault="00B37B1B" w:rsidP="00124BE7">
            <w:pPr>
              <w:pStyle w:val="Bullets1"/>
              <w:ind w:left="544"/>
              <w:jc w:val="left"/>
              <w:rPr>
                <w:szCs w:val="20"/>
              </w:rPr>
            </w:pPr>
            <w:r w:rsidRPr="00C930FC">
              <w:rPr>
                <w:szCs w:val="20"/>
              </w:rPr>
              <w:t>Validate procurement plan (aggregation and procurement method)</w:t>
            </w:r>
          </w:p>
        </w:tc>
        <w:tc>
          <w:tcPr>
            <w:tcW w:w="1316"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B5237EF" w14:textId="0855AAB8" w:rsidR="00B37B1B" w:rsidRPr="00C930FC" w:rsidRDefault="00056B54" w:rsidP="00124BE7">
            <w:pPr>
              <w:pStyle w:val="Bullets1"/>
              <w:ind w:left="544"/>
              <w:jc w:val="left"/>
              <w:rPr>
                <w:szCs w:val="20"/>
              </w:rPr>
            </w:pPr>
            <w:r w:rsidRPr="00C930FC">
              <w:rPr>
                <w:szCs w:val="20"/>
              </w:rPr>
              <w:t>C</w:t>
            </w:r>
            <w:r w:rsidR="00B37B1B" w:rsidRPr="00C930FC">
              <w:rPr>
                <w:szCs w:val="20"/>
              </w:rPr>
              <w:t>ontract signing</w:t>
            </w:r>
          </w:p>
          <w:p w14:paraId="4C38C129" w14:textId="77777777" w:rsidR="00B37B1B" w:rsidRPr="00C930FC" w:rsidRDefault="00B37B1B" w:rsidP="00124BE7">
            <w:pPr>
              <w:pStyle w:val="Bullets1"/>
              <w:ind w:left="544"/>
              <w:jc w:val="left"/>
              <w:rPr>
                <w:szCs w:val="20"/>
              </w:rPr>
            </w:pPr>
            <w:r w:rsidRPr="00C930FC">
              <w:rPr>
                <w:szCs w:val="20"/>
              </w:rPr>
              <w:t xml:space="preserve">Validate contract amendments and extensions </w:t>
            </w:r>
          </w:p>
        </w:tc>
      </w:tr>
      <w:tr w:rsidR="00B37B1B" w:rsidRPr="00C930FC" w14:paraId="30D35459" w14:textId="77777777" w:rsidTr="008F5F35">
        <w:trPr>
          <w:trHeight w:val="262"/>
        </w:trPr>
        <w:tc>
          <w:tcPr>
            <w:tcW w:w="1057" w:type="pct"/>
            <w:tcBorders>
              <w:top w:val="dotted" w:sz="4" w:space="0" w:color="FFFFFF" w:themeColor="background1"/>
              <w:left w:val="nil"/>
              <w:bottom w:val="dotted" w:sz="4" w:space="0" w:color="FFFFFF" w:themeColor="background1"/>
              <w:right w:val="nil"/>
            </w:tcBorders>
            <w:shd w:val="clear" w:color="auto" w:fill="969696"/>
            <w:vAlign w:val="center"/>
          </w:tcPr>
          <w:p w14:paraId="036AAEF8" w14:textId="77777777" w:rsidR="00B37B1B" w:rsidRPr="00C930FC" w:rsidRDefault="00B37B1B" w:rsidP="00B37B1B">
            <w:pPr>
              <w:spacing w:before="40" w:after="40"/>
              <w:jc w:val="left"/>
              <w:rPr>
                <w:b/>
                <w:color w:val="FFFFFF" w:themeColor="background1"/>
                <w:szCs w:val="20"/>
              </w:rPr>
            </w:pPr>
            <w:r w:rsidRPr="00C930FC">
              <w:rPr>
                <w:b/>
                <w:color w:val="FFFFFF" w:themeColor="background1"/>
                <w:szCs w:val="20"/>
              </w:rPr>
              <w:t>Complaint Settlement Agency</w:t>
            </w:r>
          </w:p>
        </w:tc>
        <w:tc>
          <w:tcPr>
            <w:tcW w:w="1311"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2EC7161E" w14:textId="77777777" w:rsidR="00B37B1B" w:rsidRPr="00C930FC" w:rsidRDefault="00B37B1B" w:rsidP="00124BE7">
            <w:pPr>
              <w:pStyle w:val="Bullets1"/>
              <w:ind w:left="544"/>
              <w:jc w:val="left"/>
              <w:rPr>
                <w:szCs w:val="20"/>
              </w:rPr>
            </w:pPr>
            <w:r w:rsidRPr="00C930FC">
              <w:rPr>
                <w:szCs w:val="20"/>
              </w:rPr>
              <w:t>No specific role</w:t>
            </w:r>
          </w:p>
        </w:tc>
        <w:tc>
          <w:tcPr>
            <w:tcW w:w="13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6A85551" w14:textId="61A8A15F" w:rsidR="00B37B1B" w:rsidRPr="00C930FC" w:rsidRDefault="00305053" w:rsidP="00124BE7">
            <w:pPr>
              <w:pStyle w:val="Bullets1"/>
              <w:ind w:left="544"/>
              <w:jc w:val="left"/>
              <w:rPr>
                <w:szCs w:val="20"/>
              </w:rPr>
            </w:pPr>
            <w:r w:rsidRPr="00C930FC">
              <w:rPr>
                <w:szCs w:val="20"/>
              </w:rPr>
              <w:t xml:space="preserve">Ruling on </w:t>
            </w:r>
            <w:r w:rsidR="00B37B1B" w:rsidRPr="00C930FC">
              <w:rPr>
                <w:szCs w:val="20"/>
              </w:rPr>
              <w:t>complaints regarding the tender notice</w:t>
            </w:r>
            <w:r w:rsidRPr="00C930FC">
              <w:rPr>
                <w:szCs w:val="20"/>
              </w:rPr>
              <w:t>s</w:t>
            </w:r>
            <w:r w:rsidR="00B37B1B" w:rsidRPr="00C930FC">
              <w:rPr>
                <w:szCs w:val="20"/>
              </w:rPr>
              <w:t>, tender documents or the tendering process</w:t>
            </w:r>
          </w:p>
        </w:tc>
        <w:tc>
          <w:tcPr>
            <w:tcW w:w="13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DDC4CB" w14:textId="77777777" w:rsidR="00B37B1B" w:rsidRPr="00C930FC" w:rsidRDefault="00B37B1B" w:rsidP="00124BE7">
            <w:pPr>
              <w:pStyle w:val="Bullets1"/>
              <w:ind w:left="544"/>
              <w:jc w:val="left"/>
              <w:rPr>
                <w:szCs w:val="20"/>
              </w:rPr>
            </w:pPr>
            <w:r w:rsidRPr="00C930FC">
              <w:rPr>
                <w:szCs w:val="20"/>
              </w:rPr>
              <w:t>No specific role</w:t>
            </w:r>
          </w:p>
        </w:tc>
      </w:tr>
      <w:tr w:rsidR="00B37B1B" w:rsidRPr="00C930FC" w14:paraId="02E8BB22" w14:textId="77777777" w:rsidTr="008F5F35">
        <w:trPr>
          <w:trHeight w:val="262"/>
        </w:trPr>
        <w:tc>
          <w:tcPr>
            <w:tcW w:w="1057" w:type="pct"/>
            <w:tcBorders>
              <w:top w:val="dotted" w:sz="4" w:space="0" w:color="FFFFFF" w:themeColor="background1"/>
              <w:left w:val="nil"/>
              <w:bottom w:val="dotted" w:sz="4" w:space="0" w:color="FFFFFF" w:themeColor="background1"/>
              <w:right w:val="nil"/>
            </w:tcBorders>
            <w:shd w:val="clear" w:color="auto" w:fill="969696"/>
            <w:vAlign w:val="center"/>
          </w:tcPr>
          <w:p w14:paraId="3657A171" w14:textId="77777777" w:rsidR="00B37B1B" w:rsidRPr="00C930FC" w:rsidRDefault="00B37B1B" w:rsidP="00B37B1B">
            <w:pPr>
              <w:spacing w:before="40" w:after="40"/>
              <w:jc w:val="left"/>
              <w:rPr>
                <w:b/>
                <w:color w:val="FFFFFF" w:themeColor="background1"/>
                <w:szCs w:val="20"/>
              </w:rPr>
            </w:pPr>
            <w:r w:rsidRPr="00C930FC">
              <w:rPr>
                <w:b/>
                <w:color w:val="FFFFFF" w:themeColor="background1"/>
                <w:szCs w:val="20"/>
              </w:rPr>
              <w:t>State Treasury</w:t>
            </w:r>
          </w:p>
        </w:tc>
        <w:tc>
          <w:tcPr>
            <w:tcW w:w="1311"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5AD92DFD" w14:textId="13626DF6" w:rsidR="00B37B1B" w:rsidRPr="00C930FC" w:rsidRDefault="00B37B1B" w:rsidP="00124BE7">
            <w:pPr>
              <w:pStyle w:val="Bullets1"/>
              <w:ind w:left="544"/>
              <w:jc w:val="left"/>
              <w:rPr>
                <w:szCs w:val="20"/>
              </w:rPr>
            </w:pPr>
            <w:r w:rsidRPr="00C930FC">
              <w:rPr>
                <w:szCs w:val="20"/>
              </w:rPr>
              <w:t xml:space="preserve">Validate </w:t>
            </w:r>
            <w:r w:rsidR="00305053" w:rsidRPr="00C930FC">
              <w:rPr>
                <w:szCs w:val="20"/>
              </w:rPr>
              <w:t xml:space="preserve">the </w:t>
            </w:r>
            <w:r w:rsidRPr="00C930FC">
              <w:rPr>
                <w:szCs w:val="20"/>
              </w:rPr>
              <w:t>procurement plan within state budget</w:t>
            </w:r>
          </w:p>
        </w:tc>
        <w:tc>
          <w:tcPr>
            <w:tcW w:w="13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8C616C1" w14:textId="77777777" w:rsidR="00B37B1B" w:rsidRPr="00C930FC" w:rsidRDefault="00B37B1B" w:rsidP="00124BE7">
            <w:pPr>
              <w:pStyle w:val="Bullets1"/>
              <w:ind w:left="544"/>
              <w:jc w:val="left"/>
              <w:rPr>
                <w:szCs w:val="20"/>
              </w:rPr>
            </w:pPr>
            <w:r w:rsidRPr="00C930FC">
              <w:rPr>
                <w:szCs w:val="20"/>
              </w:rPr>
              <w:t>Validate a signed contract and its payment schedule</w:t>
            </w:r>
          </w:p>
        </w:tc>
        <w:tc>
          <w:tcPr>
            <w:tcW w:w="13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263CDC5" w14:textId="77777777" w:rsidR="00B37B1B" w:rsidRPr="00C930FC" w:rsidRDefault="00B37B1B" w:rsidP="00124BE7">
            <w:pPr>
              <w:pStyle w:val="Bullets1"/>
              <w:ind w:left="544"/>
              <w:jc w:val="left"/>
              <w:rPr>
                <w:szCs w:val="20"/>
              </w:rPr>
            </w:pPr>
            <w:r w:rsidRPr="00C930FC">
              <w:rPr>
                <w:szCs w:val="20"/>
              </w:rPr>
              <w:t>Validate contract extensions</w:t>
            </w:r>
          </w:p>
          <w:p w14:paraId="09D9C860" w14:textId="77777777" w:rsidR="00B37B1B" w:rsidRPr="00C930FC" w:rsidRDefault="00B37B1B" w:rsidP="00124BE7">
            <w:pPr>
              <w:pStyle w:val="Bullets1"/>
              <w:ind w:left="544"/>
              <w:jc w:val="left"/>
              <w:rPr>
                <w:szCs w:val="20"/>
              </w:rPr>
            </w:pPr>
            <w:r w:rsidRPr="00C930FC">
              <w:rPr>
                <w:szCs w:val="20"/>
              </w:rPr>
              <w:t>Approve and/or process payments</w:t>
            </w:r>
          </w:p>
        </w:tc>
      </w:tr>
      <w:tr w:rsidR="00B37B1B" w:rsidRPr="00C930FC" w14:paraId="4B0E05C8" w14:textId="77777777" w:rsidTr="008F5F35">
        <w:trPr>
          <w:trHeight w:val="262"/>
        </w:trPr>
        <w:tc>
          <w:tcPr>
            <w:tcW w:w="1057" w:type="pct"/>
            <w:tcBorders>
              <w:top w:val="dotted" w:sz="4" w:space="0" w:color="FFFFFF" w:themeColor="background1"/>
              <w:left w:val="nil"/>
              <w:bottom w:val="single" w:sz="4" w:space="0" w:color="A6A6A6" w:themeColor="background1" w:themeShade="A6"/>
              <w:right w:val="nil"/>
            </w:tcBorders>
            <w:shd w:val="clear" w:color="auto" w:fill="969696"/>
            <w:vAlign w:val="center"/>
          </w:tcPr>
          <w:p w14:paraId="355FB9EE" w14:textId="77777777" w:rsidR="00B37B1B" w:rsidRPr="00C930FC" w:rsidDel="00B54139" w:rsidRDefault="00B37B1B" w:rsidP="00B37B1B">
            <w:pPr>
              <w:spacing w:before="40" w:after="40"/>
              <w:jc w:val="left"/>
              <w:rPr>
                <w:b/>
                <w:color w:val="FFFFFF" w:themeColor="background1"/>
                <w:szCs w:val="20"/>
              </w:rPr>
            </w:pPr>
            <w:r w:rsidRPr="00C930FC">
              <w:rPr>
                <w:b/>
                <w:color w:val="FFFFFF" w:themeColor="background1"/>
                <w:szCs w:val="20"/>
              </w:rPr>
              <w:t>Competition Council</w:t>
            </w:r>
          </w:p>
        </w:tc>
        <w:tc>
          <w:tcPr>
            <w:tcW w:w="1311"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346CAA3E" w14:textId="77777777" w:rsidR="00B37B1B" w:rsidRPr="00C930FC" w:rsidRDefault="00B37B1B" w:rsidP="00124BE7">
            <w:pPr>
              <w:pStyle w:val="Bullets1"/>
              <w:ind w:left="544"/>
              <w:jc w:val="left"/>
              <w:rPr>
                <w:szCs w:val="20"/>
              </w:rPr>
            </w:pPr>
            <w:r w:rsidRPr="00C930FC">
              <w:rPr>
                <w:szCs w:val="20"/>
              </w:rPr>
              <w:t>No specific role</w:t>
            </w:r>
          </w:p>
        </w:tc>
        <w:tc>
          <w:tcPr>
            <w:tcW w:w="13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7CBE1A4" w14:textId="5E9CBC18" w:rsidR="00B37B1B" w:rsidRPr="00C930FC" w:rsidRDefault="00B37B1B" w:rsidP="00124BE7">
            <w:pPr>
              <w:pStyle w:val="Bullets1"/>
              <w:ind w:left="544"/>
              <w:jc w:val="left"/>
              <w:rPr>
                <w:szCs w:val="20"/>
              </w:rPr>
            </w:pPr>
            <w:r w:rsidRPr="00C930FC">
              <w:rPr>
                <w:szCs w:val="20"/>
              </w:rPr>
              <w:t>Monitor compliance with competition policy</w:t>
            </w:r>
          </w:p>
        </w:tc>
        <w:tc>
          <w:tcPr>
            <w:tcW w:w="13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39C379A" w14:textId="3DE8C501" w:rsidR="00B37B1B" w:rsidRPr="00C930FC" w:rsidRDefault="00B37B1B" w:rsidP="00124BE7">
            <w:pPr>
              <w:pStyle w:val="Bullets1"/>
              <w:ind w:left="544"/>
              <w:jc w:val="left"/>
              <w:rPr>
                <w:szCs w:val="20"/>
              </w:rPr>
            </w:pPr>
            <w:r w:rsidRPr="00C930FC">
              <w:rPr>
                <w:szCs w:val="20"/>
              </w:rPr>
              <w:t>Monitor compliance with competition policy</w:t>
            </w:r>
          </w:p>
        </w:tc>
      </w:tr>
    </w:tbl>
    <w:p w14:paraId="7400A6CA" w14:textId="77777777" w:rsidR="004B7F79" w:rsidRPr="00C930FC" w:rsidRDefault="004B7F79" w:rsidP="009B3846">
      <w:pPr>
        <w:pStyle w:val="Bullets1"/>
        <w:numPr>
          <w:ilvl w:val="0"/>
          <w:numId w:val="0"/>
        </w:num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24BE7" w:rsidRPr="00C930FC" w14:paraId="43FB2C27" w14:textId="77777777" w:rsidTr="000D60E0">
        <w:tc>
          <w:tcPr>
            <w:tcW w:w="8777" w:type="dxa"/>
            <w:shd w:val="clear" w:color="auto" w:fill="00AE9E"/>
          </w:tcPr>
          <w:p w14:paraId="0B4DD543" w14:textId="77777777" w:rsidR="00124BE7" w:rsidRPr="00C930FC" w:rsidRDefault="00124BE7" w:rsidP="000D60E0">
            <w:pPr>
              <w:rPr>
                <w:b/>
                <w:bCs/>
                <w:szCs w:val="22"/>
              </w:rPr>
            </w:pPr>
            <w:r w:rsidRPr="00C930FC">
              <w:rPr>
                <w:b/>
                <w:bCs/>
                <w:color w:val="FFFFFF" w:themeColor="background1"/>
                <w:sz w:val="28"/>
                <w:szCs w:val="28"/>
              </w:rPr>
              <w:t>Recommendation</w:t>
            </w:r>
          </w:p>
        </w:tc>
      </w:tr>
      <w:tr w:rsidR="00124BE7" w:rsidRPr="00C930FC" w14:paraId="20344E03" w14:textId="77777777" w:rsidTr="000D60E0">
        <w:tc>
          <w:tcPr>
            <w:tcW w:w="8777" w:type="dxa"/>
          </w:tcPr>
          <w:p w14:paraId="5E2492A1" w14:textId="3F3C7DAE" w:rsidR="00124BE7" w:rsidRPr="00C930FC" w:rsidRDefault="00124BE7" w:rsidP="00124BE7">
            <w:pPr>
              <w:pStyle w:val="Akapitzlist"/>
            </w:pPr>
            <w:r w:rsidRPr="00C930FC">
              <w:t xml:space="preserve">To include </w:t>
            </w:r>
            <w:r w:rsidRPr="00C930FC">
              <w:rPr>
                <w:b/>
              </w:rPr>
              <w:t>cabinets within the Central Unit for the</w:t>
            </w:r>
            <w:r w:rsidR="008A2755" w:rsidRPr="00C930FC">
              <w:rPr>
                <w:b/>
              </w:rPr>
              <w:t xml:space="preserve"> exclusive use of </w:t>
            </w:r>
            <w:r w:rsidR="00BF3EA4" w:rsidRPr="00C930FC">
              <w:rPr>
                <w:b/>
              </w:rPr>
              <w:t>entities with</w:t>
            </w:r>
            <w:r w:rsidR="008A2755" w:rsidRPr="00C930FC">
              <w:rPr>
                <w:b/>
              </w:rPr>
              <w:t xml:space="preserve"> </w:t>
            </w:r>
            <w:r w:rsidRPr="00C930FC">
              <w:rPr>
                <w:b/>
              </w:rPr>
              <w:t xml:space="preserve">specific roles that may need to </w:t>
            </w:r>
            <w:r w:rsidR="008A2755" w:rsidRPr="00C930FC">
              <w:rPr>
                <w:b/>
              </w:rPr>
              <w:t xml:space="preserve">be translated into </w:t>
            </w:r>
            <w:r w:rsidRPr="00C930FC">
              <w:rPr>
                <w:b/>
              </w:rPr>
              <w:t>specific workflow</w:t>
            </w:r>
            <w:r w:rsidR="008A2755" w:rsidRPr="00C930FC">
              <w:rPr>
                <w:b/>
              </w:rPr>
              <w:t>s</w:t>
            </w:r>
            <w:r w:rsidRPr="00C930FC">
              <w:rPr>
                <w:b/>
              </w:rPr>
              <w:t xml:space="preserve"> in the system</w:t>
            </w:r>
            <w:r w:rsidRPr="00C930FC">
              <w:t>.</w:t>
            </w:r>
          </w:p>
          <w:p w14:paraId="577AE1C6" w14:textId="25DA7A80" w:rsidR="00124BE7" w:rsidRPr="00C930FC" w:rsidRDefault="00124BE7" w:rsidP="00124BE7">
            <w:pPr>
              <w:pStyle w:val="Bullets1"/>
            </w:pPr>
            <w:r w:rsidRPr="00C930FC">
              <w:t xml:space="preserve">Provide </w:t>
            </w:r>
            <w:r w:rsidRPr="00C930FC">
              <w:rPr>
                <w:b/>
              </w:rPr>
              <w:t>front-end interfaces for accessing single user cabinets through the Central Unit</w:t>
            </w:r>
            <w:r w:rsidRPr="00C930FC">
              <w:t xml:space="preserve"> of the system, not through NEPPs.</w:t>
            </w:r>
          </w:p>
        </w:tc>
      </w:tr>
    </w:tbl>
    <w:p w14:paraId="4AACBEB5" w14:textId="77777777" w:rsidR="00751223" w:rsidRPr="00C930FC" w:rsidRDefault="00CE0254" w:rsidP="00365D5E">
      <w:pPr>
        <w:pStyle w:val="Nagwek3"/>
        <w:rPr>
          <w:rFonts w:cs="Times New Roman"/>
        </w:rPr>
      </w:pPr>
      <w:bookmarkStart w:id="715" w:name="_Toc57705322"/>
      <w:r w:rsidRPr="00C930FC">
        <w:rPr>
          <w:rFonts w:cs="Times New Roman"/>
        </w:rPr>
        <w:t xml:space="preserve">Strategic decision 3: </w:t>
      </w:r>
      <w:r w:rsidR="00751223" w:rsidRPr="00C930FC">
        <w:rPr>
          <w:rFonts w:cs="Times New Roman"/>
        </w:rPr>
        <w:t>Integration</w:t>
      </w:r>
      <w:bookmarkEnd w:id="715"/>
    </w:p>
    <w:p w14:paraId="560CFECB" w14:textId="40189DD5" w:rsidR="004C2BEF" w:rsidRPr="00C930FC" w:rsidRDefault="0031542A" w:rsidP="00B147C3">
      <w:r w:rsidRPr="00C930FC">
        <w:t xml:space="preserve">The eProcurement framework </w:t>
      </w:r>
      <w:r w:rsidR="00391101" w:rsidRPr="00C930FC">
        <w:t xml:space="preserve">should </w:t>
      </w:r>
      <w:r w:rsidRPr="00C930FC">
        <w:t xml:space="preserve">be integrated with the </w:t>
      </w:r>
      <w:r w:rsidR="00CE6054" w:rsidRPr="00C930FC">
        <w:t>existing</w:t>
      </w:r>
      <w:r w:rsidRPr="00C930FC">
        <w:t xml:space="preserve"> strateg</w:t>
      </w:r>
      <w:r w:rsidR="0016796A" w:rsidRPr="00C930FC">
        <w:t>ies</w:t>
      </w:r>
      <w:r w:rsidRPr="00C930FC">
        <w:t xml:space="preserve"> for </w:t>
      </w:r>
      <w:r w:rsidR="00F00B98" w:rsidRPr="00C930FC">
        <w:t>e-government</w:t>
      </w:r>
      <w:r w:rsidRPr="00C930FC">
        <w:t xml:space="preserve"> services</w:t>
      </w:r>
      <w:r w:rsidR="0016796A" w:rsidRPr="00C930FC">
        <w:t>,</w:t>
      </w:r>
      <w:r w:rsidRPr="00C930FC">
        <w:t xml:space="preserve"> </w:t>
      </w:r>
      <w:r w:rsidR="00391101" w:rsidRPr="00C930FC">
        <w:t>when available</w:t>
      </w:r>
      <w:r w:rsidR="0016796A" w:rsidRPr="00C930FC">
        <w:t>,</w:t>
      </w:r>
      <w:r w:rsidRPr="00C930FC">
        <w:t xml:space="preserve"> and aligned with the European strategy regarding the digit</w:t>
      </w:r>
      <w:r w:rsidR="00391101" w:rsidRPr="00C930FC">
        <w:t>al agenda</w:t>
      </w:r>
      <w:r w:rsidR="00BF3EA4" w:rsidRPr="00C930FC">
        <w:t xml:space="preserve"> (if applicable </w:t>
      </w:r>
      <w:r w:rsidR="00EF5CCC" w:rsidRPr="00C930FC">
        <w:t>i</w:t>
      </w:r>
      <w:r w:rsidR="00BF3EA4" w:rsidRPr="00C930FC">
        <w:t>n the country)</w:t>
      </w:r>
      <w:r w:rsidR="00391101" w:rsidRPr="00C930FC">
        <w:t xml:space="preserve"> as a best practice in digital transformation for public services.</w:t>
      </w:r>
    </w:p>
    <w:p w14:paraId="4B97849E" w14:textId="77777777" w:rsidR="004C2BEF" w:rsidRPr="00C930FC" w:rsidRDefault="004C2BEF" w:rsidP="00B147C3">
      <w:r w:rsidRPr="00C930FC">
        <w:t xml:space="preserve">The EU </w:t>
      </w:r>
      <w:r w:rsidR="00F00B98" w:rsidRPr="00C930FC">
        <w:t>e-government</w:t>
      </w:r>
      <w:r w:rsidRPr="00C930FC">
        <w:t xml:space="preserve"> Action Plan 2016-2020 supports the transition of </w:t>
      </w:r>
      <w:r w:rsidR="00F54624" w:rsidRPr="00C930FC">
        <w:t>M</w:t>
      </w:r>
      <w:r w:rsidRPr="00C930FC">
        <w:t xml:space="preserve">ember </w:t>
      </w:r>
      <w:r w:rsidR="00F54624" w:rsidRPr="00C930FC">
        <w:t>S</w:t>
      </w:r>
      <w:r w:rsidR="0009380D" w:rsidRPr="00C930FC">
        <w:t>tates towards full eProcurement</w:t>
      </w:r>
      <w:r w:rsidR="00F54624" w:rsidRPr="00C930FC">
        <w:t>,</w:t>
      </w:r>
      <w:r w:rsidR="0009380D" w:rsidRPr="00C930FC">
        <w:t xml:space="preserve"> within a fully interoperable framework of European public administrations.</w:t>
      </w:r>
    </w:p>
    <w:p w14:paraId="0EC77732" w14:textId="77777777" w:rsidR="00C43D65" w:rsidRPr="00C930FC" w:rsidRDefault="00295483" w:rsidP="00B147C3">
      <w:r w:rsidRPr="00C930FC">
        <w:t xml:space="preserve">There are </w:t>
      </w:r>
      <w:r w:rsidR="00B84AB7" w:rsidRPr="00C930FC">
        <w:t xml:space="preserve">several </w:t>
      </w:r>
      <w:r w:rsidRPr="00C930FC">
        <w:t xml:space="preserve">levels for eProcurement integration with other systems and registers: 1) integration with other </w:t>
      </w:r>
      <w:r w:rsidR="00F00B98" w:rsidRPr="00C930FC">
        <w:t>e-government</w:t>
      </w:r>
      <w:r w:rsidRPr="00C930FC">
        <w:t xml:space="preserve"> services</w:t>
      </w:r>
      <w:r w:rsidR="00F54624" w:rsidRPr="00C930FC">
        <w:t>;</w:t>
      </w:r>
      <w:r w:rsidRPr="00C930FC">
        <w:t xml:space="preserve"> 2) integration with government registers</w:t>
      </w:r>
      <w:r w:rsidR="00F54624" w:rsidRPr="00C930FC">
        <w:t>;</w:t>
      </w:r>
      <w:r w:rsidRPr="00C930FC">
        <w:t xml:space="preserve"> and 3) integration with European and other international systems.</w:t>
      </w:r>
      <w:r w:rsidR="00576380" w:rsidRPr="00C930FC">
        <w:t xml:space="preserve"> </w:t>
      </w:r>
      <w:r w:rsidR="00C43D65" w:rsidRPr="00C930FC">
        <w:t>The relevance of the integration strategy depends on whether the eProcurement system is developed at an initial stage or at a la</w:t>
      </w:r>
      <w:r w:rsidR="00F54624" w:rsidRPr="00C930FC">
        <w:t>ter</w:t>
      </w:r>
      <w:r w:rsidR="00C43D65" w:rsidRPr="00C930FC">
        <w:t xml:space="preserve"> stage of the </w:t>
      </w:r>
      <w:r w:rsidR="00F00B98" w:rsidRPr="00C930FC">
        <w:t>e-government</w:t>
      </w:r>
      <w:r w:rsidR="00C43D65" w:rsidRPr="00C930FC">
        <w:t xml:space="preserve"> reform. </w:t>
      </w:r>
    </w:p>
    <w:p w14:paraId="15346BD2" w14:textId="1E5E10C5" w:rsidR="00C43D65" w:rsidRPr="00C930FC" w:rsidRDefault="00C43D65" w:rsidP="00B147C3">
      <w:r w:rsidRPr="00C930FC">
        <w:t xml:space="preserve">Besides the integration within the </w:t>
      </w:r>
      <w:r w:rsidR="00F00B98" w:rsidRPr="00C930FC">
        <w:t>e-government</w:t>
      </w:r>
      <w:r w:rsidRPr="00C930FC">
        <w:t xml:space="preserve"> strategy, an eProcurement system can </w:t>
      </w:r>
      <w:r w:rsidR="009A2ADD" w:rsidRPr="00C930FC">
        <w:t xml:space="preserve">also </w:t>
      </w:r>
      <w:r w:rsidRPr="00C930FC">
        <w:t>be integrated with other systems and data registers. This integration can have different goals:</w:t>
      </w:r>
    </w:p>
    <w:p w14:paraId="171902AD" w14:textId="0B6BC42E" w:rsidR="00C43D65" w:rsidRPr="00C930FC" w:rsidRDefault="009A2ADD" w:rsidP="009B3846">
      <w:pPr>
        <w:pStyle w:val="Bullets1"/>
      </w:pPr>
      <w:r w:rsidRPr="00C930FC">
        <w:rPr>
          <w:b/>
        </w:rPr>
        <w:t>T</w:t>
      </w:r>
      <w:r w:rsidR="00576380" w:rsidRPr="00C930FC">
        <w:rPr>
          <w:b/>
        </w:rPr>
        <w:t>o</w:t>
      </w:r>
      <w:r w:rsidR="00C43D65" w:rsidRPr="00C930FC">
        <w:rPr>
          <w:b/>
        </w:rPr>
        <w:t xml:space="preserve"> help reduce the corruption risks in </w:t>
      </w:r>
      <w:r w:rsidR="00F54624" w:rsidRPr="00C930FC">
        <w:rPr>
          <w:b/>
        </w:rPr>
        <w:t>p</w:t>
      </w:r>
      <w:r w:rsidR="00C43D65" w:rsidRPr="00C930FC">
        <w:rPr>
          <w:b/>
        </w:rPr>
        <w:t xml:space="preserve">ublic </w:t>
      </w:r>
      <w:r w:rsidR="00F54624" w:rsidRPr="00C930FC">
        <w:rPr>
          <w:b/>
        </w:rPr>
        <w:t>p</w:t>
      </w:r>
      <w:r w:rsidR="00C43D65" w:rsidRPr="00C930FC">
        <w:rPr>
          <w:b/>
        </w:rPr>
        <w:t>rocurement</w:t>
      </w:r>
      <w:r w:rsidR="00C43D65" w:rsidRPr="00C930FC">
        <w:t xml:space="preserve">. </w:t>
      </w:r>
      <w:r w:rsidR="0016796A" w:rsidRPr="00C930FC">
        <w:t>T</w:t>
      </w:r>
      <w:r w:rsidR="00C43D65" w:rsidRPr="00C930FC">
        <w:t>he Financial Management Information Systems</w:t>
      </w:r>
      <w:r w:rsidR="00F54624" w:rsidRPr="00C930FC">
        <w:t>,</w:t>
      </w:r>
      <w:r w:rsidR="00C43D65" w:rsidRPr="00C930FC">
        <w:t xml:space="preserve"> for example</w:t>
      </w:r>
      <w:r w:rsidR="00F54624" w:rsidRPr="00C930FC">
        <w:t>,</w:t>
      </w:r>
      <w:r w:rsidR="00C43D65" w:rsidRPr="00C930FC">
        <w:t xml:space="preserve"> should be connected to the procurement modules in order to validate</w:t>
      </w:r>
      <w:r w:rsidR="00B2603D" w:rsidRPr="00C930FC">
        <w:t xml:space="preserve"> the</w:t>
      </w:r>
      <w:r w:rsidR="00C43D65" w:rsidRPr="00C930FC">
        <w:t xml:space="preserve"> contract conditions and </w:t>
      </w:r>
      <w:r w:rsidR="00B2603D" w:rsidRPr="00C930FC">
        <w:t xml:space="preserve">the </w:t>
      </w:r>
      <w:r w:rsidR="00C43D65" w:rsidRPr="00C930FC">
        <w:t>delivery results before making payments</w:t>
      </w:r>
      <w:r w:rsidR="00C470D1" w:rsidRPr="00C930FC">
        <w:t>;</w:t>
      </w:r>
    </w:p>
    <w:p w14:paraId="358860D8" w14:textId="1FA5617F" w:rsidR="00C43D65" w:rsidRPr="00C930FC" w:rsidRDefault="009A2ADD" w:rsidP="009B3846">
      <w:pPr>
        <w:pStyle w:val="Bullets1"/>
      </w:pPr>
      <w:r w:rsidRPr="00C930FC">
        <w:rPr>
          <w:b/>
        </w:rPr>
        <w:t>To</w:t>
      </w:r>
      <w:r w:rsidR="00C43D65" w:rsidRPr="00C930FC">
        <w:rPr>
          <w:b/>
        </w:rPr>
        <w:t xml:space="preserve"> improve data consistency and avoid duplication</w:t>
      </w:r>
      <w:r w:rsidR="00C43D65" w:rsidRPr="00C930FC">
        <w:t>. A link to the register of companies</w:t>
      </w:r>
      <w:r w:rsidR="00F54624" w:rsidRPr="00C930FC">
        <w:t>,</w:t>
      </w:r>
      <w:r w:rsidR="00C43D65" w:rsidRPr="00C930FC">
        <w:t xml:space="preserve"> for example</w:t>
      </w:r>
      <w:r w:rsidR="00F54624" w:rsidRPr="00C930FC">
        <w:t>,</w:t>
      </w:r>
      <w:r w:rsidR="00C43D65" w:rsidRPr="00C930FC">
        <w:t xml:space="preserve"> can help to </w:t>
      </w:r>
      <w:r w:rsidR="00F54624" w:rsidRPr="00C930FC">
        <w:t xml:space="preserve">verify </w:t>
      </w:r>
      <w:r w:rsidR="00C43D65" w:rsidRPr="00C930FC">
        <w:t xml:space="preserve">the qualification </w:t>
      </w:r>
      <w:r w:rsidR="00576380" w:rsidRPr="00C930FC">
        <w:t xml:space="preserve">data </w:t>
      </w:r>
      <w:r w:rsidR="00C43D65" w:rsidRPr="00C930FC">
        <w:t>of bidders, retrieving their information</w:t>
      </w:r>
      <w:r w:rsidR="00F54624" w:rsidRPr="00C930FC">
        <w:t xml:space="preserve"> automatically</w:t>
      </w:r>
      <w:r w:rsidR="00C470D1" w:rsidRPr="00C930FC">
        <w:t>;</w:t>
      </w:r>
    </w:p>
    <w:p w14:paraId="484EAB3F" w14:textId="269A0786" w:rsidR="00EE7C90" w:rsidRPr="00C930FC" w:rsidRDefault="009A2ADD" w:rsidP="00C60993">
      <w:pPr>
        <w:pStyle w:val="Bullets1"/>
      </w:pPr>
      <w:r w:rsidRPr="00C930FC">
        <w:rPr>
          <w:b/>
        </w:rPr>
        <w:t>T</w:t>
      </w:r>
      <w:r w:rsidR="00C43D65" w:rsidRPr="00C930FC">
        <w:rPr>
          <w:b/>
        </w:rPr>
        <w:t xml:space="preserve">o save time for </w:t>
      </w:r>
      <w:r w:rsidR="002F7A6E" w:rsidRPr="00C930FC">
        <w:rPr>
          <w:b/>
        </w:rPr>
        <w:t>contracting authorit</w:t>
      </w:r>
      <w:r w:rsidR="00C43D65" w:rsidRPr="00C930FC">
        <w:rPr>
          <w:b/>
        </w:rPr>
        <w:t xml:space="preserve">ies and </w:t>
      </w:r>
      <w:r w:rsidR="002F7A6E" w:rsidRPr="00C930FC">
        <w:rPr>
          <w:b/>
        </w:rPr>
        <w:t>economic operator</w:t>
      </w:r>
      <w:r w:rsidR="00C43D65" w:rsidRPr="00C930FC">
        <w:rPr>
          <w:b/>
        </w:rPr>
        <w:t>s</w:t>
      </w:r>
      <w:r w:rsidR="00C43D65" w:rsidRPr="00C930FC">
        <w:t xml:space="preserve">. A connection to relevant registers </w:t>
      </w:r>
      <w:r w:rsidR="00490D35" w:rsidRPr="00C930FC">
        <w:t xml:space="preserve">would </w:t>
      </w:r>
      <w:r w:rsidR="00C43D65" w:rsidRPr="00C930FC">
        <w:t xml:space="preserve">eliminate the need </w:t>
      </w:r>
      <w:r w:rsidR="00F54624" w:rsidRPr="00C930FC">
        <w:t>for</w:t>
      </w:r>
      <w:r w:rsidR="00C43D65" w:rsidRPr="00C930FC">
        <w:t xml:space="preserve"> sending by </w:t>
      </w:r>
      <w:r w:rsidR="001B0E50" w:rsidRPr="00C930FC">
        <w:t>post</w:t>
      </w:r>
      <w:r w:rsidR="00C43D65" w:rsidRPr="00C930FC">
        <w:t xml:space="preserve"> documentation</w:t>
      </w:r>
      <w:r w:rsidR="00490D35" w:rsidRPr="00C930FC">
        <w:t xml:space="preserve"> or the duplicated manual </w:t>
      </w:r>
      <w:r w:rsidR="007B7BCF" w:rsidRPr="00C930FC">
        <w:t xml:space="preserve">input </w:t>
      </w:r>
      <w:r w:rsidR="00490D35" w:rsidRPr="00C930FC">
        <w:t>of information in several forms or registers</w:t>
      </w:r>
      <w:r w:rsidR="00C43D65" w:rsidRPr="00C930FC">
        <w:t xml:space="preserve"> needed for a process</w:t>
      </w:r>
      <w:r w:rsidR="00F54624" w:rsidRPr="00C930FC">
        <w:t>,</w:t>
      </w:r>
      <w:r w:rsidR="00C43D65" w:rsidRPr="00C930FC">
        <w:t xml:space="preserve"> </w:t>
      </w:r>
      <w:r w:rsidR="00F54624" w:rsidRPr="00C930FC">
        <w:t>and</w:t>
      </w:r>
      <w:r w:rsidR="00C43D65" w:rsidRPr="00C930FC">
        <w:t xml:space="preserve"> the need </w:t>
      </w:r>
      <w:r w:rsidR="00F54624" w:rsidRPr="00C930FC">
        <w:t>for</w:t>
      </w:r>
      <w:r w:rsidR="00576380" w:rsidRPr="00C930FC">
        <w:t xml:space="preserve"> EOs </w:t>
      </w:r>
      <w:r w:rsidR="00C43D65" w:rsidRPr="00C930FC">
        <w:t xml:space="preserve">to </w:t>
      </w:r>
      <w:r w:rsidR="007B7BCF" w:rsidRPr="00C930FC">
        <w:t xml:space="preserve">visit the </w:t>
      </w:r>
      <w:r w:rsidR="002F7A6E" w:rsidRPr="00C930FC">
        <w:t>contracting authorit</w:t>
      </w:r>
      <w:r w:rsidR="00C43D65" w:rsidRPr="00C930FC">
        <w:t>y</w:t>
      </w:r>
      <w:r w:rsidR="007B7BCF" w:rsidRPr="00C930FC">
        <w:t>’s premises</w:t>
      </w:r>
      <w:r w:rsidR="00C43D65" w:rsidRPr="00C930FC">
        <w:t>.</w:t>
      </w:r>
    </w:p>
    <w:p w14:paraId="1523846B" w14:textId="7E1F76F8" w:rsidR="00AF5779" w:rsidRPr="00C930FC" w:rsidRDefault="009A2ADD" w:rsidP="00C60993">
      <w:pPr>
        <w:pStyle w:val="Bullets1"/>
      </w:pPr>
      <w:r w:rsidRPr="00C930FC">
        <w:t>T</w:t>
      </w:r>
      <w:r w:rsidR="0056760D" w:rsidRPr="00C930FC">
        <w:t xml:space="preserve">o have a very </w:t>
      </w:r>
      <w:r w:rsidR="0056760D" w:rsidRPr="00C930FC">
        <w:rPr>
          <w:b/>
        </w:rPr>
        <w:t xml:space="preserve">complete system in terms of functionalities, reducing to a minimum </w:t>
      </w:r>
      <w:r w:rsidR="007120A6" w:rsidRPr="00C930FC">
        <w:rPr>
          <w:b/>
        </w:rPr>
        <w:t>the initial development</w:t>
      </w:r>
      <w:r w:rsidR="007120A6" w:rsidRPr="00C930FC">
        <w:t xml:space="preserve"> </w:t>
      </w:r>
      <w:r w:rsidR="007120A6" w:rsidRPr="00C930FC">
        <w:rPr>
          <w:b/>
        </w:rPr>
        <w:t>cost</w:t>
      </w:r>
      <w:r w:rsidR="0056760D" w:rsidRPr="00C930FC">
        <w:t xml:space="preserve">. </w:t>
      </w:r>
    </w:p>
    <w:p w14:paraId="19B1320B" w14:textId="1823F963" w:rsidR="00BA1B4D" w:rsidRPr="00C930FC" w:rsidRDefault="009A2ADD" w:rsidP="00C60993">
      <w:pPr>
        <w:pStyle w:val="Bullets1"/>
      </w:pPr>
      <w:r w:rsidRPr="00C930FC">
        <w:t>T</w:t>
      </w:r>
      <w:r w:rsidR="0056760D" w:rsidRPr="00C930FC">
        <w:t xml:space="preserve">o have a </w:t>
      </w:r>
      <w:r w:rsidR="0056760D" w:rsidRPr="00C930FC">
        <w:rPr>
          <w:b/>
        </w:rPr>
        <w:t>long-term vision regarding eProcurement</w:t>
      </w:r>
      <w:r w:rsidR="0056760D" w:rsidRPr="00C930FC">
        <w:t xml:space="preserve">. This means ensuring the interoperability of eProcurement systems with </w:t>
      </w:r>
      <w:r w:rsidR="007B7BCF" w:rsidRPr="00C930FC">
        <w:t xml:space="preserve">all relevant </w:t>
      </w:r>
      <w:r w:rsidR="0056760D" w:rsidRPr="00C930FC">
        <w:t>government services in order to perform future integrations that enable a comprehensive framework of public procurement systems that are integrated with financial and economic systems, most state registers, and other systems or services that may participate in the public procurement process.</w:t>
      </w:r>
    </w:p>
    <w:p w14:paraId="0336A5FF" w14:textId="37231705" w:rsidR="0056760D" w:rsidRPr="00C930FC" w:rsidRDefault="009A2ADD" w:rsidP="00C60993">
      <w:pPr>
        <w:pStyle w:val="Bullets1"/>
      </w:pPr>
      <w:r w:rsidRPr="00C930FC">
        <w:t>T</w:t>
      </w:r>
      <w:r w:rsidR="00822416" w:rsidRPr="00C930FC">
        <w:t xml:space="preserve">o ensure </w:t>
      </w:r>
      <w:r w:rsidR="0056760D" w:rsidRPr="00C930FC">
        <w:rPr>
          <w:b/>
        </w:rPr>
        <w:t>a fully EU-compliant eProcurement implementation with low development costs</w:t>
      </w:r>
      <w:r w:rsidR="0056760D" w:rsidRPr="00C930FC">
        <w:t>. That can be achieved by using tested tools, such as eInvoicing, to fulfil EU requirements</w:t>
      </w:r>
      <w:r w:rsidR="00DF4D97" w:rsidRPr="00C930FC">
        <w:t xml:space="preserve"> when needed</w:t>
      </w:r>
      <w:r w:rsidR="0056760D" w:rsidRPr="00C930FC">
        <w:t xml:space="preserve">. </w:t>
      </w:r>
    </w:p>
    <w:p w14:paraId="628AE573" w14:textId="4BAE6CBC" w:rsidR="0056760D" w:rsidRPr="00C930FC" w:rsidRDefault="0056760D" w:rsidP="0056760D">
      <w:r w:rsidRPr="00C930FC">
        <w:t xml:space="preserve">Finally, </w:t>
      </w:r>
      <w:r w:rsidRPr="00C930FC">
        <w:rPr>
          <w:b/>
          <w:bCs/>
        </w:rPr>
        <w:t>the eProcurement system should integrate other European systems including ESPD and the procedure for sending procurement notices to TED (eSender)</w:t>
      </w:r>
      <w:r w:rsidR="00B42281" w:rsidRPr="00C930FC">
        <w:rPr>
          <w:rStyle w:val="Odwoanieprzypisudolnego"/>
          <w:rFonts w:ascii="Times New Roman" w:hAnsi="Times New Roman"/>
        </w:rPr>
        <w:t xml:space="preserve"> </w:t>
      </w:r>
      <w:r w:rsidR="00B42281" w:rsidRPr="00C930FC">
        <w:rPr>
          <w:rStyle w:val="Odwoanieprzypisudolnego"/>
          <w:rFonts w:ascii="Times New Roman" w:hAnsi="Times New Roman"/>
        </w:rPr>
        <w:footnoteReference w:id="23"/>
      </w:r>
      <w:r w:rsidRPr="00C930FC">
        <w:t>. The Publications Office publishes electronic notices submitted to TED within five days of their receipt. In comparison, notices sent by fax, email or post take up to 12 days to be published. This allows shortening public procurement procedures and increase</w:t>
      </w:r>
      <w:r w:rsidR="00E50080" w:rsidRPr="00C930FC">
        <w:t>s</w:t>
      </w:r>
      <w:r w:rsidRPr="00C930FC">
        <w:t xml:space="preserve"> efficiency in the treatment of procurement notices. Moreover, it </w:t>
      </w:r>
      <w:r w:rsidR="00E50080" w:rsidRPr="00C930FC">
        <w:t>prevents</w:t>
      </w:r>
      <w:r w:rsidRPr="00C930FC">
        <w:t xml:space="preserve"> the use of the “eNotices application”</w:t>
      </w:r>
      <w:r w:rsidR="00E50080" w:rsidRPr="00C930FC">
        <w:t>,</w:t>
      </w:r>
      <w:r w:rsidRPr="00C930FC">
        <w:t xml:space="preserve"> where data shall be introduced manually for publication in TED by procurement officials.</w:t>
      </w:r>
    </w:p>
    <w:p w14:paraId="0591675E" w14:textId="3286E4D0" w:rsidR="0056760D" w:rsidRPr="00C930FC" w:rsidRDefault="0056760D" w:rsidP="0056760D">
      <w:r w:rsidRPr="00C930FC">
        <w:t>The eProcurement system should implement mechanisms that allow the automatic performance of some processes, such as evaluating ESPD compliance. This can be done by collecting data on companies from public registers and validating the ESPD against that data.</w:t>
      </w:r>
      <w:r w:rsidR="0087741D" w:rsidRPr="00C930FC">
        <w:t xml:space="preserve"> To further enhance automation, RPA mechanisms can be considered.</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56760D" w:rsidRPr="00C930FC" w14:paraId="5BE10BF3" w14:textId="77777777" w:rsidTr="00A01291">
        <w:tc>
          <w:tcPr>
            <w:tcW w:w="8787" w:type="dxa"/>
            <w:shd w:val="clear" w:color="auto" w:fill="00AE9E"/>
          </w:tcPr>
          <w:p w14:paraId="4680F26D" w14:textId="77777777" w:rsidR="0056760D" w:rsidRPr="00C930FC" w:rsidRDefault="0056760D" w:rsidP="000D60E0">
            <w:pPr>
              <w:rPr>
                <w:b/>
                <w:bCs/>
                <w:szCs w:val="22"/>
              </w:rPr>
            </w:pPr>
            <w:r w:rsidRPr="00C930FC">
              <w:rPr>
                <w:b/>
                <w:bCs/>
                <w:color w:val="FFFFFF" w:themeColor="background1"/>
                <w:sz w:val="28"/>
                <w:szCs w:val="28"/>
              </w:rPr>
              <w:t>Recommendation</w:t>
            </w:r>
          </w:p>
        </w:tc>
      </w:tr>
      <w:tr w:rsidR="0056760D" w:rsidRPr="00C930FC" w14:paraId="6319D64A" w14:textId="77777777" w:rsidTr="00A01291">
        <w:tc>
          <w:tcPr>
            <w:tcW w:w="8787" w:type="dxa"/>
          </w:tcPr>
          <w:p w14:paraId="303E9ADE" w14:textId="77777777" w:rsidR="0056760D" w:rsidRPr="00C930FC" w:rsidRDefault="0056760D" w:rsidP="0056760D">
            <w:pPr>
              <w:pStyle w:val="Akapitzlist"/>
            </w:pPr>
            <w:r w:rsidRPr="00C930FC">
              <w:t xml:space="preserve">The </w:t>
            </w:r>
            <w:r w:rsidRPr="00C930FC">
              <w:rPr>
                <w:b/>
              </w:rPr>
              <w:t>existing e-government tools should be used</w:t>
            </w:r>
            <w:r w:rsidRPr="00C930FC">
              <w:t xml:space="preserve"> within the system when possible.</w:t>
            </w:r>
          </w:p>
          <w:p w14:paraId="6CC80B8A" w14:textId="77777777" w:rsidR="0056760D" w:rsidRPr="00C930FC" w:rsidRDefault="0056760D" w:rsidP="0056760D">
            <w:pPr>
              <w:pStyle w:val="Akapitzlist"/>
            </w:pPr>
            <w:r w:rsidRPr="00C930FC">
              <w:t xml:space="preserve">Information should be exchanged with state </w:t>
            </w:r>
            <w:r w:rsidRPr="00C930FC">
              <w:rPr>
                <w:b/>
              </w:rPr>
              <w:t>registers and with commercial eProcurement platform operators</w:t>
            </w:r>
            <w:r w:rsidRPr="00C930FC">
              <w:t>.</w:t>
            </w:r>
          </w:p>
          <w:p w14:paraId="38988089" w14:textId="00703902" w:rsidR="00A97C9B" w:rsidRPr="00C930FC" w:rsidRDefault="00E50080" w:rsidP="0056760D">
            <w:pPr>
              <w:pStyle w:val="Akapitzlist"/>
            </w:pPr>
            <w:r w:rsidRPr="00C930FC">
              <w:t>The</w:t>
            </w:r>
            <w:r w:rsidRPr="00C930FC">
              <w:rPr>
                <w:b/>
              </w:rPr>
              <w:t xml:space="preserve"> a</w:t>
            </w:r>
            <w:r w:rsidR="0056760D" w:rsidRPr="00C930FC">
              <w:rPr>
                <w:b/>
              </w:rPr>
              <w:t>utomation of processes</w:t>
            </w:r>
            <w:r w:rsidR="0056760D" w:rsidRPr="00C930FC">
              <w:t xml:space="preserve"> </w:t>
            </w:r>
            <w:r w:rsidR="00A97C9B" w:rsidRPr="00C930FC">
              <w:t>within the procurement procedures should be fostered</w:t>
            </w:r>
          </w:p>
          <w:p w14:paraId="516FA59E" w14:textId="247A7BA8" w:rsidR="0056760D" w:rsidRPr="00C930FC" w:rsidRDefault="00A97C9B" w:rsidP="0056760D">
            <w:pPr>
              <w:pStyle w:val="Akapitzlist"/>
            </w:pPr>
            <w:r w:rsidRPr="00C930FC">
              <w:rPr>
                <w:b/>
                <w:bCs/>
              </w:rPr>
              <w:t>E</w:t>
            </w:r>
            <w:r w:rsidR="0056760D" w:rsidRPr="00C930FC">
              <w:rPr>
                <w:b/>
                <w:bCs/>
              </w:rPr>
              <w:t xml:space="preserve">xisting tools and data should be </w:t>
            </w:r>
            <w:r w:rsidRPr="00C930FC">
              <w:rPr>
                <w:b/>
                <w:bCs/>
              </w:rPr>
              <w:t>reused</w:t>
            </w:r>
            <w:r w:rsidRPr="00C930FC">
              <w:t xml:space="preserve"> when possible.</w:t>
            </w:r>
          </w:p>
          <w:p w14:paraId="4A66C17E" w14:textId="0278F7C5" w:rsidR="0056760D" w:rsidRPr="00C930FC" w:rsidRDefault="0056760D" w:rsidP="0056760D">
            <w:pPr>
              <w:pStyle w:val="Bullets1"/>
            </w:pPr>
            <w:r w:rsidRPr="00C930FC">
              <w:t xml:space="preserve">The Central Unit should be </w:t>
            </w:r>
            <w:r w:rsidRPr="00C930FC">
              <w:rPr>
                <w:b/>
              </w:rPr>
              <w:t>integrated with eSender</w:t>
            </w:r>
            <w:r w:rsidRPr="00C930FC">
              <w:t xml:space="preserve">, if applicable, </w:t>
            </w:r>
            <w:r w:rsidRPr="00C930FC">
              <w:rPr>
                <w:b/>
              </w:rPr>
              <w:t xml:space="preserve">in order to exchange information with the </w:t>
            </w:r>
            <w:r w:rsidR="00E83E94" w:rsidRPr="00C930FC">
              <w:rPr>
                <w:b/>
              </w:rPr>
              <w:t>Tenders Electronic Daily</w:t>
            </w:r>
            <w:r w:rsidRPr="00C930FC">
              <w:t xml:space="preserve"> </w:t>
            </w:r>
            <w:r w:rsidRPr="00C930FC">
              <w:rPr>
                <w:b/>
              </w:rPr>
              <w:t>(TED)</w:t>
            </w:r>
            <w:r w:rsidRPr="00C930FC">
              <w:t>.</w:t>
            </w:r>
          </w:p>
        </w:tc>
      </w:tr>
    </w:tbl>
    <w:p w14:paraId="4C4F82FE" w14:textId="77777777" w:rsidR="00751223" w:rsidRPr="00C930FC" w:rsidRDefault="00CE0254" w:rsidP="00365D5E">
      <w:pPr>
        <w:pStyle w:val="Nagwek3"/>
        <w:rPr>
          <w:rFonts w:cs="Times New Roman"/>
        </w:rPr>
      </w:pPr>
      <w:bookmarkStart w:id="716" w:name="_Toc57705323"/>
      <w:r w:rsidRPr="00C930FC">
        <w:rPr>
          <w:rFonts w:cs="Times New Roman"/>
        </w:rPr>
        <w:t xml:space="preserve">Strategic decision 4: </w:t>
      </w:r>
      <w:r w:rsidR="00751223" w:rsidRPr="00C930FC">
        <w:rPr>
          <w:rFonts w:cs="Times New Roman"/>
        </w:rPr>
        <w:t>Management</w:t>
      </w:r>
      <w:bookmarkEnd w:id="716"/>
    </w:p>
    <w:p w14:paraId="29DAF9DE" w14:textId="77777777" w:rsidR="00DC1358" w:rsidRPr="00C930FC" w:rsidRDefault="00DC1358" w:rsidP="00DC1358">
      <w:r w:rsidRPr="00C930FC">
        <w:t xml:space="preserve">The reform needs to allocate institutional responsibility for acquisition of eProcurement services or platforms and roles in deciding upon purchasing strategies for the </w:t>
      </w:r>
      <w:r w:rsidR="001B0E50" w:rsidRPr="00C930FC">
        <w:t>p</w:t>
      </w:r>
      <w:r w:rsidRPr="00C930FC">
        <w:t xml:space="preserve">ublic </w:t>
      </w:r>
      <w:r w:rsidR="001B0E50" w:rsidRPr="00C930FC">
        <w:t>p</w:t>
      </w:r>
      <w:r w:rsidR="00391101" w:rsidRPr="00C930FC">
        <w:t xml:space="preserve">rocurement </w:t>
      </w:r>
      <w:r w:rsidR="00F77E0A" w:rsidRPr="00C930FC">
        <w:t>framework</w:t>
      </w:r>
      <w:r w:rsidRPr="00C930FC">
        <w:t>.</w:t>
      </w:r>
    </w:p>
    <w:p w14:paraId="50B08BEB" w14:textId="77777777" w:rsidR="001D72B0" w:rsidRPr="00C930FC" w:rsidRDefault="001D72B0" w:rsidP="00DC1358">
      <w:r w:rsidRPr="00C930FC">
        <w:t>The main roles identified for</w:t>
      </w:r>
      <w:r w:rsidR="00870CDB" w:rsidRPr="00C930FC">
        <w:t xml:space="preserve"> the</w:t>
      </w:r>
      <w:r w:rsidRPr="00C930FC">
        <w:t xml:space="preserve"> eProcurement management</w:t>
      </w:r>
      <w:r w:rsidR="00576380" w:rsidRPr="00C930FC">
        <w:t xml:space="preserve"> ecosystem</w:t>
      </w:r>
      <w:r w:rsidRPr="00C930FC">
        <w:t xml:space="preserve"> are the following:</w:t>
      </w:r>
    </w:p>
    <w:p w14:paraId="1FF4A125" w14:textId="5EF540FF" w:rsidR="001D72B0" w:rsidRPr="00C930FC" w:rsidRDefault="00F414A4" w:rsidP="009B3846">
      <w:pPr>
        <w:pStyle w:val="Bullets1"/>
      </w:pPr>
      <w:r w:rsidRPr="00C930FC">
        <w:rPr>
          <w:b/>
        </w:rPr>
        <w:t xml:space="preserve">Regulatory </w:t>
      </w:r>
      <w:r w:rsidR="001B0E50" w:rsidRPr="00C930FC">
        <w:rPr>
          <w:b/>
        </w:rPr>
        <w:t>A</w:t>
      </w:r>
      <w:r w:rsidRPr="00C930FC">
        <w:rPr>
          <w:b/>
        </w:rPr>
        <w:t>uthority:</w:t>
      </w:r>
      <w:r w:rsidRPr="00C930FC">
        <w:t xml:space="preserve"> Body responsible for</w:t>
      </w:r>
      <w:r w:rsidR="00BD180E" w:rsidRPr="00C930FC">
        <w:t xml:space="preserve"> the definition of</w:t>
      </w:r>
      <w:r w:rsidRPr="00C930FC">
        <w:t xml:space="preserve"> </w:t>
      </w:r>
      <w:r w:rsidR="001B0E50" w:rsidRPr="00C930FC">
        <w:t>p</w:t>
      </w:r>
      <w:r w:rsidRPr="00C930FC">
        <w:t xml:space="preserve">ublic </w:t>
      </w:r>
      <w:r w:rsidR="001B0E50" w:rsidRPr="00C930FC">
        <w:t>p</w:t>
      </w:r>
      <w:r w:rsidRPr="00C930FC">
        <w:t xml:space="preserve">rocurement </w:t>
      </w:r>
      <w:r w:rsidR="00104B5D" w:rsidRPr="00C930FC">
        <w:t xml:space="preserve">policies, </w:t>
      </w:r>
      <w:r w:rsidRPr="00C930FC">
        <w:t>standards and regulations.</w:t>
      </w:r>
    </w:p>
    <w:p w14:paraId="06D6DC11" w14:textId="5FB735A3" w:rsidR="00F414A4" w:rsidRPr="00C930FC" w:rsidRDefault="00F414A4" w:rsidP="009B3846">
      <w:pPr>
        <w:pStyle w:val="Bullets1"/>
      </w:pPr>
      <w:r w:rsidRPr="00C930FC">
        <w:rPr>
          <w:b/>
        </w:rPr>
        <w:t xml:space="preserve">Review </w:t>
      </w:r>
      <w:r w:rsidR="001B0E50" w:rsidRPr="00C930FC">
        <w:rPr>
          <w:b/>
        </w:rPr>
        <w:t>B</w:t>
      </w:r>
      <w:r w:rsidRPr="00C930FC">
        <w:rPr>
          <w:b/>
        </w:rPr>
        <w:t>ody:</w:t>
      </w:r>
      <w:r w:rsidRPr="00C930FC">
        <w:t xml:space="preserve"> Body responsible for reviewing public procurement contracts</w:t>
      </w:r>
      <w:r w:rsidR="00A02F96" w:rsidRPr="00C930FC">
        <w:t xml:space="preserve"> related decisions</w:t>
      </w:r>
      <w:r w:rsidRPr="00C930FC">
        <w:t>.</w:t>
      </w:r>
    </w:p>
    <w:p w14:paraId="7BC5208F" w14:textId="555D829E" w:rsidR="00F414A4" w:rsidRPr="00C930FC" w:rsidRDefault="00F414A4" w:rsidP="009B3846">
      <w:pPr>
        <w:pStyle w:val="Bullets1"/>
      </w:pPr>
      <w:r w:rsidRPr="00C930FC">
        <w:rPr>
          <w:b/>
        </w:rPr>
        <w:t xml:space="preserve">Monitoring </w:t>
      </w:r>
      <w:r w:rsidR="001B0E50" w:rsidRPr="00C930FC">
        <w:rPr>
          <w:b/>
        </w:rPr>
        <w:t>U</w:t>
      </w:r>
      <w:r w:rsidRPr="00C930FC">
        <w:rPr>
          <w:b/>
        </w:rPr>
        <w:t>nit:</w:t>
      </w:r>
      <w:r w:rsidRPr="00C930FC">
        <w:t xml:space="preserve"> Unit responsible for reviewing and reporting </w:t>
      </w:r>
      <w:r w:rsidR="00A02F96" w:rsidRPr="00C930FC">
        <w:t xml:space="preserve">on </w:t>
      </w:r>
      <w:r w:rsidR="001B0E50" w:rsidRPr="00C930FC">
        <w:t>p</w:t>
      </w:r>
      <w:r w:rsidRPr="00C930FC">
        <w:t xml:space="preserve">ublic </w:t>
      </w:r>
      <w:r w:rsidR="001B0E50" w:rsidRPr="00C930FC">
        <w:t>p</w:t>
      </w:r>
      <w:r w:rsidRPr="00C930FC">
        <w:t>rocurement activity.</w:t>
      </w:r>
    </w:p>
    <w:p w14:paraId="547F0A7B" w14:textId="6C47C3D0" w:rsidR="00F414A4" w:rsidRPr="00C930FC" w:rsidRDefault="00F414A4" w:rsidP="009B3846">
      <w:pPr>
        <w:pStyle w:val="Bullets1"/>
      </w:pPr>
      <w:r w:rsidRPr="00C930FC">
        <w:rPr>
          <w:b/>
        </w:rPr>
        <w:t xml:space="preserve">eProcurement </w:t>
      </w:r>
      <w:r w:rsidR="001B0E50" w:rsidRPr="00C930FC">
        <w:rPr>
          <w:b/>
        </w:rPr>
        <w:t>M</w:t>
      </w:r>
      <w:r w:rsidRPr="00C930FC">
        <w:rPr>
          <w:b/>
        </w:rPr>
        <w:t>anager:</w:t>
      </w:r>
      <w:r w:rsidRPr="00C930FC">
        <w:t xml:space="preserve"> </w:t>
      </w:r>
      <w:r w:rsidR="00104B5D" w:rsidRPr="00C930FC">
        <w:t xml:space="preserve">IT </w:t>
      </w:r>
      <w:r w:rsidR="00F6156F" w:rsidRPr="00C930FC">
        <w:t>o</w:t>
      </w:r>
      <w:r w:rsidR="00104B5D" w:rsidRPr="00C930FC">
        <w:t xml:space="preserve">perator </w:t>
      </w:r>
      <w:r w:rsidRPr="00C930FC">
        <w:t>responsible for the maintenance and improvement of the eProcurement system.</w:t>
      </w:r>
    </w:p>
    <w:p w14:paraId="28C1E654" w14:textId="77777777" w:rsidR="00F414A4" w:rsidRPr="00C930FC" w:rsidRDefault="00F414A4" w:rsidP="009B3846">
      <w:pPr>
        <w:pStyle w:val="Bullets1"/>
      </w:pPr>
      <w:r w:rsidRPr="00C930FC">
        <w:rPr>
          <w:b/>
        </w:rPr>
        <w:t xml:space="preserve">Central </w:t>
      </w:r>
      <w:r w:rsidR="001B0E50" w:rsidRPr="00C930FC">
        <w:rPr>
          <w:b/>
        </w:rPr>
        <w:t>P</w:t>
      </w:r>
      <w:r w:rsidRPr="00C930FC">
        <w:rPr>
          <w:b/>
        </w:rPr>
        <w:t xml:space="preserve">urchasing </w:t>
      </w:r>
      <w:r w:rsidR="001B0E50" w:rsidRPr="00C930FC">
        <w:rPr>
          <w:b/>
        </w:rPr>
        <w:t>U</w:t>
      </w:r>
      <w:r w:rsidRPr="00C930FC">
        <w:rPr>
          <w:b/>
        </w:rPr>
        <w:t>nits:</w:t>
      </w:r>
      <w:r w:rsidRPr="00C930FC">
        <w:t xml:space="preserve"> Units responsible for centralised purchasing for several public entities.</w:t>
      </w:r>
    </w:p>
    <w:p w14:paraId="31ADEF98" w14:textId="182FE459" w:rsidR="00B8419D" w:rsidRPr="00C930FC" w:rsidRDefault="00B8419D" w:rsidP="00B147C3">
      <w:r w:rsidRPr="00C930FC">
        <w:t xml:space="preserve">There are other parts of </w:t>
      </w:r>
      <w:r w:rsidR="00F8033E" w:rsidRPr="00C930FC">
        <w:t>g</w:t>
      </w:r>
      <w:r w:rsidRPr="00C930FC">
        <w:t>overnment with a more indirect interest in procurement, which seek to monitor procurement for other purposes, such as market monitoring in the context of regulated sectors, or to assess the roll-out of horizontal policies (such as green, SME-oriented or social procurement). Each of these uses might require the development of analytical tools and may rely on specific business intelligence that can require a tailoring of the eProcurement solution.</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42289" w:rsidRPr="00C930FC" w14:paraId="254B8245" w14:textId="77777777" w:rsidTr="000D60E0">
        <w:tc>
          <w:tcPr>
            <w:tcW w:w="8777" w:type="dxa"/>
            <w:shd w:val="clear" w:color="auto" w:fill="00AE9E"/>
          </w:tcPr>
          <w:p w14:paraId="19C49316" w14:textId="77777777" w:rsidR="00A42289" w:rsidRPr="00C930FC" w:rsidRDefault="00A42289" w:rsidP="000D60E0">
            <w:pPr>
              <w:rPr>
                <w:b/>
                <w:bCs/>
                <w:szCs w:val="22"/>
              </w:rPr>
            </w:pPr>
            <w:r w:rsidRPr="00C930FC">
              <w:rPr>
                <w:b/>
                <w:bCs/>
                <w:color w:val="FFFFFF" w:themeColor="background1"/>
                <w:sz w:val="28"/>
                <w:szCs w:val="28"/>
              </w:rPr>
              <w:t>Recommendation</w:t>
            </w:r>
          </w:p>
        </w:tc>
      </w:tr>
      <w:tr w:rsidR="00A42289" w:rsidRPr="00C930FC" w14:paraId="4D2CE863" w14:textId="77777777" w:rsidTr="000D60E0">
        <w:tc>
          <w:tcPr>
            <w:tcW w:w="8777" w:type="dxa"/>
          </w:tcPr>
          <w:p w14:paraId="4F355C90" w14:textId="33B2B48C" w:rsidR="00A42289" w:rsidRPr="00C930FC" w:rsidRDefault="00A42289" w:rsidP="000D60E0">
            <w:pPr>
              <w:pStyle w:val="Bullets1"/>
            </w:pPr>
            <w:r w:rsidRPr="00C930FC">
              <w:t xml:space="preserve">There should be a </w:t>
            </w:r>
            <w:r w:rsidRPr="00C930FC">
              <w:rPr>
                <w:b/>
              </w:rPr>
              <w:t>cooperative management</w:t>
            </w:r>
            <w:r w:rsidRPr="00C930FC">
              <w:t xml:space="preserve"> of the eProcurement system, </w:t>
            </w:r>
            <w:r w:rsidR="00A02F96" w:rsidRPr="00C930FC">
              <w:t xml:space="preserve">through the assignment of </w:t>
            </w:r>
            <w:r w:rsidR="00E83E94" w:rsidRPr="00C930FC">
              <w:t>specific functions</w:t>
            </w:r>
            <w:r w:rsidRPr="00C930FC">
              <w:t xml:space="preserve"> </w:t>
            </w:r>
            <w:r w:rsidR="00A02F96" w:rsidRPr="00C930FC">
              <w:t xml:space="preserve">to </w:t>
            </w:r>
            <w:r w:rsidRPr="00C930FC">
              <w:t>the different</w:t>
            </w:r>
            <w:r w:rsidRPr="00C930FC">
              <w:rPr>
                <w:b/>
              </w:rPr>
              <w:t xml:space="preserve"> </w:t>
            </w:r>
            <w:r w:rsidRPr="00C930FC">
              <w:t>relevant stakeholders (Regulatory Authority, eProcurement Manager, review body, etc.)</w:t>
            </w:r>
          </w:p>
        </w:tc>
      </w:tr>
    </w:tbl>
    <w:p w14:paraId="1F705E39" w14:textId="77777777" w:rsidR="00751223" w:rsidRPr="00C930FC" w:rsidRDefault="00CE0254" w:rsidP="00365D5E">
      <w:pPr>
        <w:pStyle w:val="Nagwek3"/>
        <w:rPr>
          <w:rFonts w:cs="Times New Roman"/>
        </w:rPr>
      </w:pPr>
      <w:bookmarkStart w:id="717" w:name="_Toc57705324"/>
      <w:r w:rsidRPr="00C930FC">
        <w:rPr>
          <w:rFonts w:cs="Times New Roman"/>
        </w:rPr>
        <w:t xml:space="preserve">Strategic decision 5: </w:t>
      </w:r>
      <w:r w:rsidR="00751223" w:rsidRPr="00C930FC">
        <w:rPr>
          <w:rFonts w:cs="Times New Roman"/>
        </w:rPr>
        <w:t>Acquisition</w:t>
      </w:r>
      <w:bookmarkEnd w:id="717"/>
    </w:p>
    <w:p w14:paraId="6484785C" w14:textId="0057EB00" w:rsidR="008B1DEC" w:rsidRPr="00C930FC" w:rsidRDefault="00C2343F" w:rsidP="00B147C3">
      <w:r w:rsidRPr="00C930FC">
        <w:t>eProcurement reform requires the acquisition</w:t>
      </w:r>
      <w:r w:rsidR="00323579" w:rsidRPr="00C930FC">
        <w:t xml:space="preserve"> and implementation</w:t>
      </w:r>
      <w:r w:rsidRPr="00C930FC">
        <w:t xml:space="preserve"> of </w:t>
      </w:r>
      <w:r w:rsidR="00BD5EC0" w:rsidRPr="00C930FC">
        <w:t>an</w:t>
      </w:r>
      <w:r w:rsidRPr="00C930FC">
        <w:t xml:space="preserve"> eProcurement </w:t>
      </w:r>
      <w:r w:rsidR="008B1DEC" w:rsidRPr="00C930FC">
        <w:t>system</w:t>
      </w:r>
      <w:r w:rsidRPr="00C930FC">
        <w:t xml:space="preserve">. To reduce acquisition costs, the EBRD recommends </w:t>
      </w:r>
      <w:r w:rsidR="00323579" w:rsidRPr="00C930FC">
        <w:rPr>
          <w:b/>
          <w:bCs/>
        </w:rPr>
        <w:t>re-</w:t>
      </w:r>
      <w:r w:rsidRPr="00C930FC">
        <w:rPr>
          <w:b/>
          <w:bCs/>
        </w:rPr>
        <w:t>using available OCDS-based open source solutions</w:t>
      </w:r>
      <w:r w:rsidR="00104B5D" w:rsidRPr="00C930FC">
        <w:rPr>
          <w:b/>
          <w:bCs/>
        </w:rPr>
        <w:t>, such as the Open Contracting Digital Procurement System</w:t>
      </w:r>
      <w:r w:rsidR="00104B5D" w:rsidRPr="00C930FC">
        <w:t>,</w:t>
      </w:r>
      <w:r w:rsidRPr="00C930FC">
        <w:t xml:space="preserve"> developed under technical support projects sponsored by intern</w:t>
      </w:r>
      <w:r w:rsidR="0016796A" w:rsidRPr="00C930FC">
        <w:t xml:space="preserve">ational donors (World Bank, ADB </w:t>
      </w:r>
      <w:r w:rsidR="00323579" w:rsidRPr="00C930FC">
        <w:t>and</w:t>
      </w:r>
      <w:r w:rsidRPr="00C930FC">
        <w:t xml:space="preserve"> EBRD). </w:t>
      </w:r>
      <w:r w:rsidR="008B1DEC" w:rsidRPr="00C930FC">
        <w:t xml:space="preserve">The use of </w:t>
      </w:r>
      <w:r w:rsidR="00F8033E" w:rsidRPr="00C930FC">
        <w:t>o</w:t>
      </w:r>
      <w:r w:rsidR="008B1DEC" w:rsidRPr="00C930FC">
        <w:t>pen source</w:t>
      </w:r>
      <w:r w:rsidR="008B1DEC" w:rsidRPr="00C930FC">
        <w:rPr>
          <w:rStyle w:val="Odwoanieprzypisudolnego"/>
          <w:rFonts w:ascii="Times New Roman" w:hAnsi="Times New Roman"/>
        </w:rPr>
        <w:footnoteReference w:id="24"/>
      </w:r>
      <w:r w:rsidR="008B1DEC" w:rsidRPr="00C930FC">
        <w:t xml:space="preserve"> solutions and technologies should be at the core of the system implementation.</w:t>
      </w:r>
      <w:r w:rsidR="00780160" w:rsidRPr="00C930FC">
        <w:t xml:space="preserve"> </w:t>
      </w:r>
      <w:r w:rsidR="008B1DEC" w:rsidRPr="00C930FC">
        <w:t>The benefits of open source are higher quality, better reliability, greater flexibility, lower cost due to the avoidance of costly software licenses, and an end to predatory vendor lock-in.</w:t>
      </w:r>
    </w:p>
    <w:p w14:paraId="490A411B" w14:textId="24697CE0" w:rsidR="00C2343F" w:rsidRPr="00C930FC" w:rsidRDefault="00C2343F" w:rsidP="00B147C3">
      <w:r w:rsidRPr="00C930FC">
        <w:t>The prototypes of the OCDS digital procurement and data analysis tools are available</w:t>
      </w:r>
      <w:r w:rsidR="00C0212D" w:rsidRPr="00C930FC">
        <w:rPr>
          <w:rStyle w:val="Odwoanieprzypisudolnego"/>
          <w:rFonts w:ascii="Times New Roman" w:hAnsi="Times New Roman"/>
        </w:rPr>
        <w:footnoteReference w:id="25"/>
      </w:r>
      <w:r w:rsidRPr="00C930FC">
        <w:t xml:space="preserve"> under open source licences and are deliberately designed for use with minimal IT support and low-intensity maintenance. When required, further development of the tools is intentionally </w:t>
      </w:r>
      <w:r w:rsidR="00F8033E" w:rsidRPr="00C930FC">
        <w:t xml:space="preserve">a </w:t>
      </w:r>
      <w:r w:rsidRPr="00C930FC">
        <w:t xml:space="preserve">low-cost, low-skills affair. Typically, it can be done by configuration, without additional </w:t>
      </w:r>
      <w:r w:rsidR="002E313D" w:rsidRPr="00C930FC">
        <w:t>programming</w:t>
      </w:r>
      <w:r w:rsidRPr="00C930FC">
        <w:t>, to keep costs of</w:t>
      </w:r>
      <w:r w:rsidR="00BD180E" w:rsidRPr="00C930FC">
        <w:t xml:space="preserve"> the</w:t>
      </w:r>
      <w:r w:rsidRPr="00C930FC">
        <w:t xml:space="preserve"> digital government solution low for government users.</w:t>
      </w:r>
    </w:p>
    <w:p w14:paraId="297080ED" w14:textId="01CB4FBB" w:rsidR="004E4514" w:rsidRPr="00C930FC" w:rsidRDefault="00C2343F" w:rsidP="00B147C3">
      <w:r w:rsidRPr="00C930FC">
        <w:t>The main recommendations related to acquisition are</w:t>
      </w:r>
      <w:r w:rsidR="00BD180E" w:rsidRPr="00C930FC">
        <w:t xml:space="preserve"> to</w:t>
      </w:r>
      <w:r w:rsidRPr="00C930FC">
        <w:t xml:space="preserve"> first develop a Central Unit that should be government owned and operated. This ensures that sensitive information and processes are fully controlled by the government, reducing security risks. </w:t>
      </w:r>
    </w:p>
    <w:p w14:paraId="5E012F95" w14:textId="7726ABC1" w:rsidR="008644DA" w:rsidRPr="00C930FC" w:rsidRDefault="00C2343F" w:rsidP="00E810B6">
      <w:pPr>
        <w:pStyle w:val="Podtytu"/>
        <w:keepNext/>
        <w:rPr>
          <w:rFonts w:cs="Times New Roman"/>
        </w:rPr>
      </w:pPr>
      <w:r w:rsidRPr="00C930FC">
        <w:rPr>
          <w:rFonts w:cs="Times New Roman"/>
        </w:rPr>
        <w:t xml:space="preserve">OCDS </w:t>
      </w:r>
      <w:r w:rsidR="002F7A6E" w:rsidRPr="00C930FC">
        <w:rPr>
          <w:rFonts w:cs="Times New Roman"/>
        </w:rPr>
        <w:t xml:space="preserve">Central </w:t>
      </w:r>
      <w:r w:rsidR="00AF4E63" w:rsidRPr="00C930FC">
        <w:rPr>
          <w:rFonts w:cs="Times New Roman"/>
        </w:rPr>
        <w:t>U</w:t>
      </w:r>
      <w:r w:rsidR="002F7A6E" w:rsidRPr="00C930FC">
        <w:rPr>
          <w:rFonts w:cs="Times New Roman"/>
        </w:rPr>
        <w:t>nit</w:t>
      </w:r>
      <w:r w:rsidR="008644DA" w:rsidRPr="00C930FC">
        <w:rPr>
          <w:rFonts w:cs="Times New Roman"/>
        </w:rPr>
        <w:t xml:space="preserve"> </w:t>
      </w:r>
      <w:r w:rsidR="003F69AF" w:rsidRPr="00C930FC">
        <w:rPr>
          <w:rFonts w:cs="Times New Roman"/>
        </w:rPr>
        <w:t>development</w:t>
      </w:r>
    </w:p>
    <w:p w14:paraId="6E8B593E" w14:textId="6778BEE1" w:rsidR="008644DA" w:rsidRPr="00C930FC" w:rsidRDefault="00323579" w:rsidP="00B147C3">
      <w:r w:rsidRPr="00C930FC">
        <w:t>T</w:t>
      </w:r>
      <w:r w:rsidR="00AF4E63" w:rsidRPr="00C930FC">
        <w:t xml:space="preserve">he </w:t>
      </w:r>
      <w:r w:rsidR="003F69AF" w:rsidRPr="00C930FC">
        <w:t xml:space="preserve">Open Contracting Digital Procurement System </w:t>
      </w:r>
      <w:r w:rsidR="00C06EF7" w:rsidRPr="00C930FC">
        <w:t>Central Unit</w:t>
      </w:r>
      <w:r w:rsidR="003F69AF" w:rsidRPr="00C930FC">
        <w:t xml:space="preserve"> (OCD</w:t>
      </w:r>
      <w:r w:rsidR="002E313D" w:rsidRPr="00C930FC">
        <w:t>P</w:t>
      </w:r>
      <w:r w:rsidR="003F69AF" w:rsidRPr="00C930FC">
        <w:t>S Central Unit)</w:t>
      </w:r>
      <w:r w:rsidR="008644DA" w:rsidRPr="00C930FC">
        <w:t xml:space="preserve"> should be government owned and operated. This decision guarantees that all the sensitive processes and information regarding </w:t>
      </w:r>
      <w:r w:rsidR="00A931F5" w:rsidRPr="00C930FC">
        <w:t>p</w:t>
      </w:r>
      <w:r w:rsidR="008644DA" w:rsidRPr="00C930FC">
        <w:t xml:space="preserve">ublic </w:t>
      </w:r>
      <w:r w:rsidR="00A931F5" w:rsidRPr="00C930FC">
        <w:t>p</w:t>
      </w:r>
      <w:r w:rsidR="008644DA" w:rsidRPr="00C930FC">
        <w:t xml:space="preserve">rocurement </w:t>
      </w:r>
      <w:r w:rsidRPr="00C930FC">
        <w:t>is</w:t>
      </w:r>
      <w:r w:rsidR="008644DA" w:rsidRPr="00C930FC">
        <w:t xml:space="preserve"> fully controlled by the </w:t>
      </w:r>
      <w:r w:rsidR="004020D6" w:rsidRPr="00C930FC">
        <w:t>g</w:t>
      </w:r>
      <w:r w:rsidR="008644DA" w:rsidRPr="00C930FC">
        <w:t xml:space="preserve">overnment and the security risks are reduced. </w:t>
      </w:r>
    </w:p>
    <w:p w14:paraId="72EB91DC" w14:textId="3C12EFAC" w:rsidR="008644DA" w:rsidRPr="00C930FC" w:rsidRDefault="00E6128C" w:rsidP="00B147C3">
      <w:r w:rsidRPr="00C930FC">
        <w:t xml:space="preserve">The </w:t>
      </w:r>
      <w:r w:rsidR="003F69AF" w:rsidRPr="00C930FC">
        <w:t>Central Unit of the Open Contracting Digital Procurement System</w:t>
      </w:r>
      <w:r w:rsidRPr="00C930FC">
        <w:t xml:space="preserve"> provides completely reusable functionalities and services. However, it </w:t>
      </w:r>
      <w:r w:rsidR="003F69AF" w:rsidRPr="00C930FC">
        <w:t xml:space="preserve">may </w:t>
      </w:r>
      <w:r w:rsidRPr="00C930FC">
        <w:t xml:space="preserve">require adjustments and </w:t>
      </w:r>
      <w:r w:rsidR="000C7B9E" w:rsidRPr="00C930FC">
        <w:t xml:space="preserve">customisation </w:t>
      </w:r>
      <w:r w:rsidRPr="00C930FC">
        <w:t xml:space="preserve">to </w:t>
      </w:r>
      <w:r w:rsidR="000C7B9E" w:rsidRPr="00C930FC">
        <w:t xml:space="preserve">meet </w:t>
      </w:r>
      <w:r w:rsidRPr="00C930FC">
        <w:t xml:space="preserve">the specific needs and </w:t>
      </w:r>
      <w:r w:rsidR="000C7B9E" w:rsidRPr="00C930FC">
        <w:t xml:space="preserve">comply with the </w:t>
      </w:r>
      <w:r w:rsidRPr="00C930FC">
        <w:t xml:space="preserve">procurement </w:t>
      </w:r>
      <w:r w:rsidR="00E810B6" w:rsidRPr="00C930FC">
        <w:t>regulation</w:t>
      </w:r>
      <w:r w:rsidRPr="00C930FC">
        <w:t xml:space="preserve"> of each </w:t>
      </w:r>
      <w:r w:rsidR="003F69AF" w:rsidRPr="00C930FC">
        <w:t>jurisdiction</w:t>
      </w:r>
      <w:r w:rsidRPr="00C930FC">
        <w:t xml:space="preserve">. Therefore, a tendering process </w:t>
      </w:r>
      <w:r w:rsidR="00490D35" w:rsidRPr="00C930FC">
        <w:t xml:space="preserve">is </w:t>
      </w:r>
      <w:r w:rsidRPr="00C930FC">
        <w:t>required in order to select the provider that</w:t>
      </w:r>
      <w:r w:rsidR="00915E94" w:rsidRPr="00C930FC">
        <w:t xml:space="preserve"> </w:t>
      </w:r>
      <w:r w:rsidR="00490D35" w:rsidRPr="00C930FC">
        <w:t xml:space="preserve">would be </w:t>
      </w:r>
      <w:r w:rsidRPr="00C930FC">
        <w:t xml:space="preserve">responsible </w:t>
      </w:r>
      <w:r w:rsidR="00323579" w:rsidRPr="00C930FC">
        <w:t>for</w:t>
      </w:r>
      <w:r w:rsidRPr="00C930FC">
        <w:t xml:space="preserve"> the necessary developments</w:t>
      </w:r>
      <w:r w:rsidR="00EB5CF0" w:rsidRPr="00C930FC">
        <w:t>, once the specifications are clearly defined</w:t>
      </w:r>
      <w:r w:rsidRPr="00C930FC">
        <w:t xml:space="preserve">. </w:t>
      </w:r>
    </w:p>
    <w:p w14:paraId="5247AC51" w14:textId="266A80A8" w:rsidR="008644DA" w:rsidRPr="00C930FC" w:rsidRDefault="008644DA" w:rsidP="00B147C3">
      <w:r w:rsidRPr="00C930FC">
        <w:t xml:space="preserve">To ensure a successful </w:t>
      </w:r>
      <w:r w:rsidR="00E6128C" w:rsidRPr="00C930FC">
        <w:t xml:space="preserve">implementation of the </w:t>
      </w:r>
      <w:r w:rsidR="00323579" w:rsidRPr="00C930FC">
        <w:t>OCD</w:t>
      </w:r>
      <w:r w:rsidR="00EC41BD" w:rsidRPr="00C930FC">
        <w:t>P</w:t>
      </w:r>
      <w:r w:rsidR="00323579" w:rsidRPr="00C930FC">
        <w:t>S Central Unit</w:t>
      </w:r>
      <w:r w:rsidRPr="00C930FC">
        <w:t xml:space="preserve">, </w:t>
      </w:r>
      <w:r w:rsidR="005012A4" w:rsidRPr="00C930FC">
        <w:t>the following</w:t>
      </w:r>
      <w:r w:rsidRPr="00C930FC">
        <w:t xml:space="preserve"> issues shall be considered:</w:t>
      </w:r>
    </w:p>
    <w:p w14:paraId="22AA81F5" w14:textId="47DF091C" w:rsidR="008644DA" w:rsidRPr="00C930FC" w:rsidRDefault="00F8033E" w:rsidP="009B3846">
      <w:pPr>
        <w:pStyle w:val="Bullets1"/>
      </w:pPr>
      <w:r w:rsidRPr="00C930FC">
        <w:t>E</w:t>
      </w:r>
      <w:r w:rsidR="008644DA" w:rsidRPr="00C930FC">
        <w:t>stablishing a project manager</w:t>
      </w:r>
      <w:r w:rsidR="003838EB" w:rsidRPr="00C930FC">
        <w:t xml:space="preserve"> unit</w:t>
      </w:r>
      <w:r w:rsidR="008644DA" w:rsidRPr="00C930FC">
        <w:t xml:space="preserve"> and a project plan for </w:t>
      </w:r>
      <w:r w:rsidR="00AF4E63" w:rsidRPr="00C930FC">
        <w:t xml:space="preserve">the development of the </w:t>
      </w:r>
      <w:r w:rsidR="00323579" w:rsidRPr="00C930FC">
        <w:t>OCD</w:t>
      </w:r>
      <w:r w:rsidR="00EC41BD" w:rsidRPr="00C930FC">
        <w:t>P</w:t>
      </w:r>
      <w:r w:rsidR="00323579" w:rsidRPr="00C930FC">
        <w:t>S Central Unit</w:t>
      </w:r>
      <w:r w:rsidR="005012A4" w:rsidRPr="00C930FC">
        <w:t>;</w:t>
      </w:r>
    </w:p>
    <w:p w14:paraId="02486861" w14:textId="47427AB7" w:rsidR="008644DA" w:rsidRPr="00C930FC" w:rsidRDefault="00F8033E" w:rsidP="00510C26">
      <w:pPr>
        <w:pStyle w:val="Bullets1"/>
        <w:jc w:val="left"/>
      </w:pPr>
      <w:r w:rsidRPr="00C930FC">
        <w:t>D</w:t>
      </w:r>
      <w:r w:rsidR="008644DA" w:rsidRPr="00C930FC">
        <w:t>eveloping robust I</w:t>
      </w:r>
      <w:r w:rsidR="008E1F26" w:rsidRPr="00C930FC">
        <w:t xml:space="preserve">nvitation to </w:t>
      </w:r>
      <w:r w:rsidR="008644DA" w:rsidRPr="00C930FC">
        <w:t>T</w:t>
      </w:r>
      <w:r w:rsidR="008E1F26" w:rsidRPr="00C930FC">
        <w:t>ender</w:t>
      </w:r>
      <w:r w:rsidR="008644DA" w:rsidRPr="00C930FC">
        <w:t>/detailed functional/non-functional/security specifications</w:t>
      </w:r>
      <w:r w:rsidR="005012A4" w:rsidRPr="00C930FC">
        <w:t>;</w:t>
      </w:r>
    </w:p>
    <w:p w14:paraId="2ED8F295" w14:textId="5C6AA5CE" w:rsidR="008644DA" w:rsidRPr="00C930FC" w:rsidRDefault="00F8033E" w:rsidP="009B3846">
      <w:pPr>
        <w:pStyle w:val="Bullets1"/>
      </w:pPr>
      <w:r w:rsidRPr="00C930FC">
        <w:t>U</w:t>
      </w:r>
      <w:r w:rsidR="008644DA" w:rsidRPr="00C930FC">
        <w:t xml:space="preserve">sing a </w:t>
      </w:r>
      <w:r w:rsidR="004079C7" w:rsidRPr="00C930FC">
        <w:t>multi-criterion</w:t>
      </w:r>
      <w:r w:rsidR="008644DA" w:rsidRPr="00C930FC">
        <w:t xml:space="preserve"> tendering approach, with appropriate scoring for key features</w:t>
      </w:r>
      <w:r w:rsidR="005012A4" w:rsidRPr="00C930FC">
        <w:t>;</w:t>
      </w:r>
    </w:p>
    <w:p w14:paraId="53DF1173" w14:textId="0267BC30" w:rsidR="008644DA" w:rsidRPr="00C930FC" w:rsidRDefault="00F8033E" w:rsidP="009B3846">
      <w:pPr>
        <w:pStyle w:val="Bullets1"/>
      </w:pPr>
      <w:r w:rsidRPr="00C930FC">
        <w:t>I</w:t>
      </w:r>
      <w:r w:rsidR="008644DA" w:rsidRPr="00C930FC">
        <w:t>ncluding</w:t>
      </w:r>
      <w:r w:rsidR="000D09F7" w:rsidRPr="00C930FC">
        <w:t xml:space="preserve"> suitable references from contracts performed in the past</w:t>
      </w:r>
      <w:r w:rsidR="008644DA" w:rsidRPr="00C930FC">
        <w:t xml:space="preserve"> as a key requisite</w:t>
      </w:r>
      <w:r w:rsidR="005012A4" w:rsidRPr="00C930FC">
        <w:t>;</w:t>
      </w:r>
    </w:p>
    <w:p w14:paraId="2FAD5905" w14:textId="60AB2393" w:rsidR="00490D35" w:rsidRPr="00C930FC" w:rsidRDefault="00F8033E" w:rsidP="00490D35">
      <w:pPr>
        <w:pStyle w:val="Bullets1"/>
      </w:pPr>
      <w:r w:rsidRPr="00C930FC">
        <w:t>E</w:t>
      </w:r>
      <w:r w:rsidR="00490D35" w:rsidRPr="00C930FC">
        <w:t>nsuring the reuse of the Open Contracting Digital Procurement System as a basis for the development of the new eProcurement system;</w:t>
      </w:r>
    </w:p>
    <w:p w14:paraId="283CF267" w14:textId="2080A9B4" w:rsidR="008644DA" w:rsidRPr="00C930FC" w:rsidRDefault="00F8033E" w:rsidP="009B3846">
      <w:pPr>
        <w:pStyle w:val="Bullets1"/>
      </w:pPr>
      <w:r w:rsidRPr="00C930FC">
        <w:t>E</w:t>
      </w:r>
      <w:r w:rsidR="008644DA" w:rsidRPr="00C930FC">
        <w:t xml:space="preserve">nsuring post-award </w:t>
      </w:r>
      <w:r w:rsidR="00DB1182" w:rsidRPr="00C930FC">
        <w:t>eContract Management</w:t>
      </w:r>
      <w:r w:rsidR="008644DA" w:rsidRPr="00C930FC">
        <w:t xml:space="preserve"> and acceptance criteria</w:t>
      </w:r>
      <w:r w:rsidR="005012A4" w:rsidRPr="00C930FC">
        <w:t>;</w:t>
      </w:r>
    </w:p>
    <w:p w14:paraId="452C2E3D" w14:textId="02FB2D12" w:rsidR="008644DA" w:rsidRPr="00C930FC" w:rsidRDefault="00F8033E" w:rsidP="009B3846">
      <w:pPr>
        <w:pStyle w:val="Bullets1"/>
      </w:pPr>
      <w:r w:rsidRPr="00C930FC">
        <w:t>I</w:t>
      </w:r>
      <w:r w:rsidR="008644DA" w:rsidRPr="00C930FC">
        <w:t>ntegrating implementation support, training, maintenance/helpdesk and upgrade</w:t>
      </w:r>
      <w:r w:rsidR="005012A4" w:rsidRPr="00C930FC">
        <w:t>;</w:t>
      </w:r>
    </w:p>
    <w:p w14:paraId="04A83A59" w14:textId="77C4F20D" w:rsidR="000D09F7" w:rsidRPr="00C930FC" w:rsidRDefault="00F8033E" w:rsidP="00474CDB">
      <w:pPr>
        <w:pStyle w:val="Bullets1"/>
      </w:pPr>
      <w:r w:rsidRPr="00C930FC">
        <w:t>E</w:t>
      </w:r>
      <w:r w:rsidR="008644DA" w:rsidRPr="00C930FC">
        <w:t xml:space="preserve">stablishing that the </w:t>
      </w:r>
      <w:r w:rsidR="00C06EF7" w:rsidRPr="00C930FC">
        <w:t>Central Unit</w:t>
      </w:r>
      <w:r w:rsidR="008644DA" w:rsidRPr="00C930FC">
        <w:t xml:space="preserve"> </w:t>
      </w:r>
      <w:r w:rsidR="005012A4" w:rsidRPr="00C930FC">
        <w:t>p</w:t>
      </w:r>
      <w:r w:rsidR="008644DA" w:rsidRPr="00C930FC">
        <w:t xml:space="preserve">rovider </w:t>
      </w:r>
      <w:r w:rsidR="00034A89" w:rsidRPr="00C930FC">
        <w:t xml:space="preserve">should not maintain nor establish </w:t>
      </w:r>
      <w:r w:rsidR="000D09F7" w:rsidRPr="00C930FC">
        <w:t>any relationship</w:t>
      </w:r>
      <w:r w:rsidR="00034A89" w:rsidRPr="00C930FC">
        <w:t xml:space="preserve"> </w:t>
      </w:r>
      <w:r w:rsidR="008644DA" w:rsidRPr="00C930FC">
        <w:t xml:space="preserve">with the </w:t>
      </w:r>
      <w:r w:rsidR="00A91010" w:rsidRPr="00C930FC">
        <w:t>NEPPs</w:t>
      </w:r>
      <w:r w:rsidR="008644DA" w:rsidRPr="00C930FC">
        <w:t xml:space="preserve"> providers </w:t>
      </w:r>
      <w:r w:rsidR="00034A89" w:rsidRPr="00C930FC">
        <w:t>that may lead to a conflict of interest</w:t>
      </w:r>
      <w:r w:rsidRPr="00C930FC">
        <w:t>.</w:t>
      </w:r>
      <w:r w:rsidR="000D09F7" w:rsidRPr="00C930FC">
        <w:t xml:space="preserve"> </w:t>
      </w:r>
    </w:p>
    <w:p w14:paraId="7330CF04" w14:textId="20415009" w:rsidR="008644DA" w:rsidRPr="00C930FC" w:rsidRDefault="008644DA" w:rsidP="00B147C3">
      <w:r w:rsidRPr="00C930FC">
        <w:t xml:space="preserve">The selection process </w:t>
      </w:r>
      <w:r w:rsidR="00323579" w:rsidRPr="00C930FC">
        <w:t>should be</w:t>
      </w:r>
      <w:r w:rsidRPr="00C930FC">
        <w:t xml:space="preserve"> composed of three main phases: </w:t>
      </w:r>
    </w:p>
    <w:p w14:paraId="13A0754F" w14:textId="424E831E" w:rsidR="002303FB" w:rsidRPr="00C930FC" w:rsidRDefault="00FD6BF3" w:rsidP="002303FB">
      <w:pPr>
        <w:keepNext/>
      </w:pPr>
      <w:r w:rsidRPr="00E827EB">
        <w:rPr>
          <w:noProof/>
          <w:lang w:val="en-US" w:eastAsia="en-US"/>
        </w:rPr>
        <w:drawing>
          <wp:inline distT="0" distB="0" distL="0" distR="0" wp14:anchorId="7E2AD479" wp14:editId="1116C161">
            <wp:extent cx="5543550" cy="1774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379" cy="1780723"/>
                    </a:xfrm>
                    <a:prstGeom prst="rect">
                      <a:avLst/>
                    </a:prstGeom>
                    <a:noFill/>
                  </pic:spPr>
                </pic:pic>
              </a:graphicData>
            </a:graphic>
          </wp:inline>
        </w:drawing>
      </w:r>
    </w:p>
    <w:p w14:paraId="3036CE5A" w14:textId="0E42F0D9" w:rsidR="00A73E7A" w:rsidRPr="00C930FC" w:rsidRDefault="002303FB" w:rsidP="00AD0759">
      <w:pPr>
        <w:pStyle w:val="Legenda"/>
      </w:pPr>
      <w:bookmarkStart w:id="718" w:name="_Toc31289794"/>
      <w:r w:rsidRPr="00C930FC">
        <w:t xml:space="preserve">Figure </w:t>
      </w:r>
      <w:r w:rsidRPr="00C930FC">
        <w:fldChar w:fldCharType="begin"/>
      </w:r>
      <w:r w:rsidRPr="00C930FC">
        <w:instrText>SEQ Figure \* ARABIC</w:instrText>
      </w:r>
      <w:r w:rsidRPr="00C930FC">
        <w:fldChar w:fldCharType="separate"/>
      </w:r>
      <w:r w:rsidR="00AD3DB0" w:rsidRPr="00C930FC">
        <w:t>14</w:t>
      </w:r>
      <w:r w:rsidRPr="00C930FC">
        <w:fldChar w:fldCharType="end"/>
      </w:r>
      <w:r w:rsidRPr="00C930FC">
        <w:t>. Acquisition process for an eProcurement Central Unit</w:t>
      </w:r>
      <w:bookmarkEnd w:id="718"/>
    </w:p>
    <w:p w14:paraId="3282CE4E" w14:textId="635E7312" w:rsidR="008644DA" w:rsidRPr="00C930FC" w:rsidRDefault="008644DA" w:rsidP="00B147C3">
      <w:r w:rsidRPr="00C930FC">
        <w:t xml:space="preserve">In order to guarantee </w:t>
      </w:r>
      <w:r w:rsidR="0019333F" w:rsidRPr="00C930FC">
        <w:t>enough</w:t>
      </w:r>
      <w:r w:rsidRPr="00C930FC">
        <w:t xml:space="preserve"> capacity </w:t>
      </w:r>
      <w:r w:rsidR="005012A4" w:rsidRPr="00C930FC">
        <w:t>of</w:t>
      </w:r>
      <w:r w:rsidRPr="00C930FC">
        <w:t xml:space="preserve"> providers to conduct the eProcurement implementation, it is proposed to conduct a market consultation </w:t>
      </w:r>
      <w:r w:rsidR="005012A4" w:rsidRPr="00C930FC">
        <w:t>before</w:t>
      </w:r>
      <w:r w:rsidRPr="00C930FC">
        <w:t xml:space="preserve"> the tendering process. Such </w:t>
      </w:r>
      <w:r w:rsidR="005012A4" w:rsidRPr="00C930FC">
        <w:t xml:space="preserve">a </w:t>
      </w:r>
      <w:r w:rsidRPr="00C930FC">
        <w:t xml:space="preserve">step </w:t>
      </w:r>
      <w:r w:rsidR="00323579" w:rsidRPr="00C930FC">
        <w:t>provides</w:t>
      </w:r>
      <w:r w:rsidR="00490D35" w:rsidRPr="00C930FC">
        <w:t xml:space="preserve"> </w:t>
      </w:r>
      <w:r w:rsidRPr="00C930FC">
        <w:t xml:space="preserve">knowledge </w:t>
      </w:r>
      <w:r w:rsidR="00323579" w:rsidRPr="00C930FC">
        <w:t>on</w:t>
      </w:r>
      <w:r w:rsidRPr="00C930FC">
        <w:t xml:space="preserve"> market availability and reinforce</w:t>
      </w:r>
      <w:r w:rsidR="00F8033E" w:rsidRPr="00C930FC">
        <w:t>s</w:t>
      </w:r>
      <w:r w:rsidRPr="00C930FC">
        <w:t xml:space="preserve"> the functional and technical requirements defined by the contracting authority.</w:t>
      </w:r>
    </w:p>
    <w:p w14:paraId="3B93CE2D" w14:textId="5986CCE4" w:rsidR="007201BC" w:rsidRPr="00C930FC" w:rsidRDefault="007A5AAD" w:rsidP="00B147C3">
      <w:r w:rsidRPr="00C930FC">
        <w:t xml:space="preserve">To define the functional and technical requirements of the eProcurement system, it </w:t>
      </w:r>
      <w:r w:rsidR="004C0959" w:rsidRPr="00C930FC">
        <w:t xml:space="preserve">must be taken into account that the </w:t>
      </w:r>
      <w:r w:rsidR="0010794D" w:rsidRPr="00C930FC">
        <w:t>implementation</w:t>
      </w:r>
      <w:r w:rsidR="004C0959" w:rsidRPr="00C930FC">
        <w:t xml:space="preserve"> of the </w:t>
      </w:r>
      <w:r w:rsidR="004C0959" w:rsidRPr="00C930FC">
        <w:rPr>
          <w:b/>
          <w:bCs/>
        </w:rPr>
        <w:t xml:space="preserve">eProcurement system </w:t>
      </w:r>
      <w:r w:rsidR="0010794D" w:rsidRPr="00C930FC">
        <w:rPr>
          <w:b/>
          <w:bCs/>
        </w:rPr>
        <w:t>should</w:t>
      </w:r>
      <w:r w:rsidR="004C0959" w:rsidRPr="00C930FC">
        <w:rPr>
          <w:b/>
          <w:bCs/>
        </w:rPr>
        <w:t xml:space="preserve"> use</w:t>
      </w:r>
      <w:r w:rsidR="0010794D" w:rsidRPr="00C930FC">
        <w:rPr>
          <w:b/>
          <w:bCs/>
        </w:rPr>
        <w:t xml:space="preserve"> the</w:t>
      </w:r>
      <w:r w:rsidR="004C0959" w:rsidRPr="00C930FC">
        <w:rPr>
          <w:b/>
          <w:bCs/>
        </w:rPr>
        <w:t xml:space="preserve"> </w:t>
      </w:r>
      <w:r w:rsidR="00C52A2F" w:rsidRPr="00C930FC">
        <w:rPr>
          <w:b/>
          <w:bCs/>
        </w:rPr>
        <w:t>Open Contracting Digital Procurement System</w:t>
      </w:r>
      <w:r w:rsidR="009A221F" w:rsidRPr="00C930FC">
        <w:rPr>
          <w:b/>
          <w:bCs/>
        </w:rPr>
        <w:t xml:space="preserve"> </w:t>
      </w:r>
      <w:r w:rsidR="00323579" w:rsidRPr="00C930FC">
        <w:rPr>
          <w:b/>
          <w:bCs/>
        </w:rPr>
        <w:t xml:space="preserve">functional and technical </w:t>
      </w:r>
      <w:r w:rsidR="003F69AF" w:rsidRPr="00C930FC">
        <w:rPr>
          <w:b/>
          <w:bCs/>
        </w:rPr>
        <w:t xml:space="preserve">design </w:t>
      </w:r>
      <w:r w:rsidR="00323579" w:rsidRPr="00C930FC">
        <w:rPr>
          <w:b/>
          <w:bCs/>
        </w:rPr>
        <w:t xml:space="preserve">already defined </w:t>
      </w:r>
      <w:r w:rsidR="00F8033E" w:rsidRPr="00C930FC">
        <w:rPr>
          <w:b/>
          <w:bCs/>
        </w:rPr>
        <w:t xml:space="preserve">as well as </w:t>
      </w:r>
      <w:r w:rsidR="00323579" w:rsidRPr="00C930FC">
        <w:rPr>
          <w:b/>
          <w:bCs/>
        </w:rPr>
        <w:t xml:space="preserve">the </w:t>
      </w:r>
      <w:r w:rsidR="004C0959" w:rsidRPr="00C930FC">
        <w:rPr>
          <w:b/>
          <w:bCs/>
        </w:rPr>
        <w:t>open source developments</w:t>
      </w:r>
      <w:r w:rsidR="004C0959" w:rsidRPr="00C930FC">
        <w:t xml:space="preserve"> to reduce costs, increase efficiency and </w:t>
      </w:r>
      <w:r w:rsidR="005012A4" w:rsidRPr="00C930FC">
        <w:t>benefit from</w:t>
      </w:r>
      <w:r w:rsidR="004C0959" w:rsidRPr="00C930FC">
        <w:t xml:space="preserve"> the trustworthiness of an already implemented solution. In this sense, the </w:t>
      </w:r>
      <w:r w:rsidR="00C52A2F" w:rsidRPr="00C930FC">
        <w:t>Open Contracting Digital Procurement System</w:t>
      </w:r>
      <w:r w:rsidR="006E19DB" w:rsidRPr="00C930FC">
        <w:rPr>
          <w:rStyle w:val="Odwoanieprzypisudolnego"/>
          <w:rFonts w:ascii="Times New Roman" w:hAnsi="Times New Roman"/>
          <w:b/>
          <w:bCs/>
          <w:sz w:val="22"/>
          <w:szCs w:val="22"/>
        </w:rPr>
        <w:footnoteReference w:id="26"/>
      </w:r>
      <w:r w:rsidR="004C0959" w:rsidRPr="00C930FC">
        <w:t xml:space="preserve"> implementation team has published all developments in open source code in order to be reused by other countries at no cost. </w:t>
      </w:r>
    </w:p>
    <w:p w14:paraId="1E7E91C9" w14:textId="77757193" w:rsidR="006E19DB" w:rsidRPr="00C930FC" w:rsidRDefault="00A145EF" w:rsidP="00B147C3">
      <w:pPr>
        <w:rPr>
          <w:b/>
        </w:rPr>
      </w:pPr>
      <w:r w:rsidRPr="00C930FC">
        <w:t>Additionally,</w:t>
      </w:r>
      <w:r w:rsidR="007A5AAD" w:rsidRPr="00C930FC">
        <w:t xml:space="preserve"> to </w:t>
      </w:r>
      <w:r w:rsidR="009915B2" w:rsidRPr="00C930FC">
        <w:t xml:space="preserve">the existing Open Contracting Digital Procurement System </w:t>
      </w:r>
      <w:r w:rsidR="007A5AAD" w:rsidRPr="00C930FC">
        <w:t>open source code,</w:t>
      </w:r>
      <w:r w:rsidR="006E19DB" w:rsidRPr="00C930FC">
        <w:t xml:space="preserve"> </w:t>
      </w:r>
      <w:r w:rsidR="009915B2" w:rsidRPr="00C930FC">
        <w:t xml:space="preserve">there are </w:t>
      </w:r>
      <w:r w:rsidR="006E19DB" w:rsidRPr="00C930FC">
        <w:t xml:space="preserve">other solutions </w:t>
      </w:r>
      <w:r w:rsidR="009915B2" w:rsidRPr="00C930FC">
        <w:t xml:space="preserve">that have been </w:t>
      </w:r>
      <w:r w:rsidR="006E19DB" w:rsidRPr="00C930FC">
        <w:t>developed under other initiatives such as the Open Contracting Partnership (OCP)</w:t>
      </w:r>
      <w:r w:rsidR="006E19DB" w:rsidRPr="00C930FC">
        <w:rPr>
          <w:rStyle w:val="Odwoanieprzypisudolnego"/>
          <w:rFonts w:ascii="Times New Roman" w:hAnsi="Times New Roman"/>
        </w:rPr>
        <w:footnoteReference w:id="27"/>
      </w:r>
      <w:r w:rsidR="00C42B49" w:rsidRPr="00C930FC">
        <w:t>, which</w:t>
      </w:r>
      <w:r w:rsidR="00780160" w:rsidRPr="00C930FC">
        <w:t xml:space="preserve"> </w:t>
      </w:r>
      <w:r w:rsidR="009915B2" w:rsidRPr="00C930FC">
        <w:t>can</w:t>
      </w:r>
      <w:r w:rsidR="00323579" w:rsidRPr="00C930FC">
        <w:t xml:space="preserve"> also</w:t>
      </w:r>
      <w:r w:rsidR="009915B2" w:rsidRPr="00C930FC">
        <w:t xml:space="preserve"> be reused</w:t>
      </w:r>
      <w:r w:rsidR="006E19DB" w:rsidRPr="00C930FC">
        <w:t xml:space="preserve">. The tools developed by OCP are based on the use of Open Contracting Data Standard, which is the data model that is implemented following this eProcurement reform concept. </w:t>
      </w:r>
    </w:p>
    <w:p w14:paraId="78AB9D20" w14:textId="77777777" w:rsidR="008644DA" w:rsidRPr="00C930FC" w:rsidRDefault="008644DA" w:rsidP="00E810B6">
      <w:pPr>
        <w:pStyle w:val="Podtytu"/>
        <w:keepNext/>
        <w:rPr>
          <w:rFonts w:cs="Times New Roman"/>
        </w:rPr>
      </w:pPr>
      <w:r w:rsidRPr="00C930FC">
        <w:rPr>
          <w:rFonts w:cs="Times New Roman"/>
        </w:rPr>
        <w:t xml:space="preserve">Front-end platforms </w:t>
      </w:r>
      <w:r w:rsidR="00FC4419" w:rsidRPr="00C930FC">
        <w:rPr>
          <w:rFonts w:cs="Times New Roman"/>
        </w:rPr>
        <w:t>implementation</w:t>
      </w:r>
    </w:p>
    <w:p w14:paraId="6AB7D9A8" w14:textId="78CC5739" w:rsidR="008644DA" w:rsidRPr="00C930FC" w:rsidRDefault="008644DA" w:rsidP="00B147C3">
      <w:r w:rsidRPr="00C930FC">
        <w:t xml:space="preserve">The </w:t>
      </w:r>
      <w:r w:rsidR="007201BC" w:rsidRPr="00C930FC">
        <w:t>involvement</w:t>
      </w:r>
      <w:r w:rsidRPr="00C930FC">
        <w:t xml:space="preserve"> of front-end platforms</w:t>
      </w:r>
      <w:r w:rsidR="005012A4" w:rsidRPr="00C930FC">
        <w:t xml:space="preserve"> </w:t>
      </w:r>
      <w:r w:rsidR="00490D35" w:rsidRPr="00C930FC">
        <w:t xml:space="preserve">is </w:t>
      </w:r>
      <w:r w:rsidR="009D652B" w:rsidRPr="00C930FC">
        <w:t>based upon</w:t>
      </w:r>
      <w:r w:rsidRPr="00C930FC">
        <w:t xml:space="preserve"> an accreditation process for private </w:t>
      </w:r>
      <w:r w:rsidR="007B6C08" w:rsidRPr="00C930FC">
        <w:t>economic operator</w:t>
      </w:r>
      <w:r w:rsidRPr="00C930FC">
        <w:t>s to get involved in the eProcurement system. This process require</w:t>
      </w:r>
      <w:r w:rsidR="00490D35" w:rsidRPr="00C930FC">
        <w:t>s</w:t>
      </w:r>
      <w:r w:rsidRPr="00C930FC">
        <w:t xml:space="preserve"> the definition of Service Level Agreements, compliance clauses</w:t>
      </w:r>
      <w:r w:rsidR="009D652B" w:rsidRPr="00C930FC">
        <w:t>,</w:t>
      </w:r>
      <w:r w:rsidRPr="00C930FC">
        <w:t xml:space="preserve"> and requirements that private </w:t>
      </w:r>
      <w:r w:rsidR="007B6C08" w:rsidRPr="00C930FC">
        <w:t>economic operator</w:t>
      </w:r>
      <w:r w:rsidRPr="00C930FC">
        <w:t xml:space="preserve">s must </w:t>
      </w:r>
      <w:r w:rsidR="009D652B" w:rsidRPr="00C930FC">
        <w:t>fulfil</w:t>
      </w:r>
      <w:r w:rsidRPr="00C930FC">
        <w:t xml:space="preserve"> in order to provide eProcurement services to CAs and EOs. The Ukrainian</w:t>
      </w:r>
      <w:r w:rsidR="007201BC" w:rsidRPr="00C930FC">
        <w:t xml:space="preserve"> or Moldovan</w:t>
      </w:r>
      <w:r w:rsidRPr="00C930FC">
        <w:t xml:space="preserve"> </w:t>
      </w:r>
      <w:r w:rsidR="00AE44E3" w:rsidRPr="00C930FC">
        <w:t>accreditation</w:t>
      </w:r>
      <w:r w:rsidRPr="00C930FC">
        <w:t xml:space="preserve"> process</w:t>
      </w:r>
      <w:r w:rsidR="00E0472F" w:rsidRPr="00C930FC">
        <w:t>es</w:t>
      </w:r>
      <w:r w:rsidRPr="00C930FC">
        <w:t xml:space="preserve"> may serve as </w:t>
      </w:r>
      <w:r w:rsidR="009D652B" w:rsidRPr="00C930FC">
        <w:t>a</w:t>
      </w:r>
      <w:r w:rsidRPr="00C930FC">
        <w:t xml:space="preserve"> good practice </w:t>
      </w:r>
      <w:r w:rsidR="009D652B" w:rsidRPr="00C930FC">
        <w:t>example for</w:t>
      </w:r>
      <w:r w:rsidRPr="00C930FC">
        <w:t xml:space="preserve"> selecting providers, having successfully selected </w:t>
      </w:r>
      <w:r w:rsidR="00E0472F" w:rsidRPr="00C930FC">
        <w:t xml:space="preserve">several </w:t>
      </w:r>
      <w:r w:rsidRPr="00C930FC">
        <w:t xml:space="preserve">different </w:t>
      </w:r>
      <w:r w:rsidR="003B1EB1" w:rsidRPr="00C930FC">
        <w:t>ones</w:t>
      </w:r>
      <w:r w:rsidR="00E0472F" w:rsidRPr="00C930FC">
        <w:rPr>
          <w:rStyle w:val="Odwoanieprzypisudolnego"/>
          <w:rFonts w:ascii="Times New Roman" w:hAnsi="Times New Roman"/>
        </w:rPr>
        <w:footnoteReference w:id="28"/>
      </w:r>
      <w:r w:rsidRPr="00C930FC">
        <w:t>.</w:t>
      </w:r>
    </w:p>
    <w:p w14:paraId="18DC2E74" w14:textId="1E6B4E00" w:rsidR="00C50EF9" w:rsidRPr="00C930FC" w:rsidRDefault="00C50EF9" w:rsidP="00B147C3">
      <w:r w:rsidRPr="00C930FC">
        <w:t>It is recommended that t</w:t>
      </w:r>
      <w:r w:rsidR="008644DA" w:rsidRPr="00C930FC">
        <w:t>he accreditation process</w:t>
      </w:r>
      <w:r w:rsidRPr="00C930FC">
        <w:t xml:space="preserve"> goes through the following phases</w:t>
      </w:r>
      <w:r w:rsidR="00926119" w:rsidRPr="00C930FC">
        <w:t>:</w:t>
      </w:r>
    </w:p>
    <w:p w14:paraId="0F364937" w14:textId="1D62B9F9" w:rsidR="0026688C" w:rsidRPr="00C930FC" w:rsidRDefault="00E6078B" w:rsidP="00C17FDA">
      <w:pPr>
        <w:rPr>
          <w:b/>
          <w:bCs/>
          <w:szCs w:val="20"/>
        </w:rPr>
      </w:pPr>
      <w:r w:rsidRPr="00E827EB">
        <w:rPr>
          <w:b/>
          <w:bCs/>
          <w:noProof/>
          <w:szCs w:val="20"/>
          <w:lang w:val="en-US" w:eastAsia="en-US"/>
        </w:rPr>
        <w:drawing>
          <wp:inline distT="0" distB="0" distL="0" distR="0" wp14:anchorId="063D4833" wp14:editId="585D5FBC">
            <wp:extent cx="5534025" cy="2150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526" cy="2165732"/>
                    </a:xfrm>
                    <a:prstGeom prst="rect">
                      <a:avLst/>
                    </a:prstGeom>
                    <a:noFill/>
                  </pic:spPr>
                </pic:pic>
              </a:graphicData>
            </a:graphic>
          </wp:inline>
        </w:drawing>
      </w:r>
    </w:p>
    <w:p w14:paraId="08B6C72E" w14:textId="1B495EF5" w:rsidR="00E0472F" w:rsidRPr="00C930FC" w:rsidRDefault="00E0472F" w:rsidP="00AD0759">
      <w:pPr>
        <w:pStyle w:val="Legenda"/>
      </w:pPr>
      <w:bookmarkStart w:id="719" w:name="_Toc31289795"/>
      <w:r w:rsidRPr="00C930FC">
        <w:t xml:space="preserve">Figure </w:t>
      </w:r>
      <w:r w:rsidRPr="00C930FC">
        <w:fldChar w:fldCharType="begin"/>
      </w:r>
      <w:r w:rsidRPr="00C930FC">
        <w:instrText>SEQ Figure \* ARABIC</w:instrText>
      </w:r>
      <w:r w:rsidRPr="00C930FC">
        <w:fldChar w:fldCharType="separate"/>
      </w:r>
      <w:r w:rsidR="00AD3DB0" w:rsidRPr="00C930FC">
        <w:t>15</w:t>
      </w:r>
      <w:r w:rsidRPr="00C930FC">
        <w:fldChar w:fldCharType="end"/>
      </w:r>
      <w:r w:rsidR="008A2D09" w:rsidRPr="00C930FC">
        <w:t>.</w:t>
      </w:r>
      <w:r w:rsidRPr="00C930FC">
        <w:t xml:space="preserve"> Accreditation process for </w:t>
      </w:r>
      <w:r w:rsidR="00A91010" w:rsidRPr="00C930FC">
        <w:t>NEPPs</w:t>
      </w:r>
      <w:bookmarkEnd w:id="719"/>
    </w:p>
    <w:p w14:paraId="1947441C" w14:textId="54479C0B" w:rsidR="0088309F" w:rsidRPr="00C930FC" w:rsidRDefault="004E252B" w:rsidP="00B147C3">
      <w:r w:rsidRPr="00C930FC">
        <w:t>The accreditation process should, at least, look at technical features and requirements, security measures and performance (through definition of SLAs).</w:t>
      </w:r>
      <w:r w:rsidR="00D14F37" w:rsidRPr="00C930FC">
        <w:t xml:space="preserve"> The accreditation should be time-bound and subject to a renewal mechanism</w:t>
      </w:r>
      <w:r w:rsidR="00917A0D" w:rsidRPr="00C930FC">
        <w:t>,</w:t>
      </w:r>
      <w:r w:rsidR="002521B5" w:rsidRPr="00C930FC">
        <w:t xml:space="preserve"> as technology </w:t>
      </w:r>
      <w:del w:id="720" w:author="Chris Smith" w:date="2020-11-28T15:15:00Z">
        <w:r w:rsidR="002521B5" w:rsidRPr="00C930FC" w:rsidDel="00595F28">
          <w:delText>evolves</w:delText>
        </w:r>
      </w:del>
      <w:ins w:id="721" w:author="Chris Smith" w:date="2020-11-28T15:15:00Z">
        <w:r w:rsidR="00595F28" w:rsidRPr="00C930FC">
          <w:t>evolves,</w:t>
        </w:r>
      </w:ins>
      <w:r w:rsidR="002521B5" w:rsidRPr="00C930FC">
        <w:t xml:space="preserve"> and </w:t>
      </w:r>
      <w:r w:rsidR="00917A0D" w:rsidRPr="00C930FC">
        <w:t xml:space="preserve">the </w:t>
      </w:r>
      <w:r w:rsidR="002521B5" w:rsidRPr="00C930FC">
        <w:t xml:space="preserve">conditions of the accredited platform </w:t>
      </w:r>
      <w:r w:rsidR="00917A0D" w:rsidRPr="00C930FC">
        <w:t xml:space="preserve">may </w:t>
      </w:r>
      <w:r w:rsidR="002521B5" w:rsidRPr="00C930FC">
        <w:t>deteriorate over time.</w:t>
      </w:r>
    </w:p>
    <w:p w14:paraId="10F83117" w14:textId="11069C15" w:rsidR="007F6D42" w:rsidRPr="00C930FC" w:rsidRDefault="000A4512" w:rsidP="00B147C3">
      <w:r w:rsidRPr="00C930FC">
        <w:t>To perform the evaluation, a government r</w:t>
      </w:r>
      <w:r w:rsidR="007201BC" w:rsidRPr="00C930FC">
        <w:t xml:space="preserve">esponsible should be appointed. It is proposed that the responsible body bears </w:t>
      </w:r>
      <w:r w:rsidR="003F4FBB" w:rsidRPr="00C930FC">
        <w:t>enough</w:t>
      </w:r>
      <w:r w:rsidR="007201BC" w:rsidRPr="00C930FC">
        <w:t xml:space="preserve"> IT capacity to evaluate the different solutions. </w:t>
      </w:r>
      <w:r w:rsidR="007F6D42" w:rsidRPr="00C930FC">
        <w:t>This body should be in</w:t>
      </w:r>
      <w:r w:rsidR="00AF7A25" w:rsidRPr="00C930FC">
        <w:t>dependent from the public procurement ecosystem to ensure fairness</w:t>
      </w:r>
      <w:r w:rsidR="001626A2" w:rsidRPr="00C930FC">
        <w:t xml:space="preserve">. It may also acquire independent auditing services if needed </w:t>
      </w:r>
      <w:r w:rsidR="00D14F37" w:rsidRPr="00C930FC">
        <w:t>as an input to the accreditation procedure.</w:t>
      </w:r>
    </w:p>
    <w:p w14:paraId="1AAF806B" w14:textId="4A44A922" w:rsidR="000A4512" w:rsidRPr="00C930FC" w:rsidRDefault="008A1AC4" w:rsidP="00B147C3">
      <w:r w:rsidRPr="00C930FC">
        <w:t xml:space="preserve">To </w:t>
      </w:r>
      <w:r w:rsidR="00554846" w:rsidRPr="00C930FC">
        <w:t>define the overall accreditation process</w:t>
      </w:r>
      <w:r w:rsidR="00304EBB" w:rsidRPr="00C930FC">
        <w:t>, a committee with representatives from government and the civil society may be appointed in order to ensure fairness and transparency.</w:t>
      </w:r>
    </w:p>
    <w:p w14:paraId="59DE3A2C" w14:textId="20B251AE" w:rsidR="007201BC" w:rsidRPr="00C930FC" w:rsidRDefault="007201BC" w:rsidP="00B147C3">
      <w:r w:rsidRPr="00C930FC">
        <w:t>Additionally, mechanisms for facilitating the management of the eProcurement system operational structure need to be in place.</w:t>
      </w:r>
      <w:r w:rsidR="00554846" w:rsidRPr="00C930FC">
        <w:t xml:space="preserve"> For example, a coordination unit between NE</w:t>
      </w:r>
      <w:r w:rsidR="001477B3" w:rsidRPr="00C930FC">
        <w:t>P</w:t>
      </w:r>
      <w:r w:rsidR="009D6C99" w:rsidRPr="00C930FC">
        <w:t>Ps and the Central Unit may be created.</w:t>
      </w:r>
      <w:r w:rsidRPr="00C930FC">
        <w:t xml:space="preserve"> This ensure</w:t>
      </w:r>
      <w:r w:rsidR="00490D35" w:rsidRPr="00C930FC">
        <w:t>s</w:t>
      </w:r>
      <w:r w:rsidRPr="00C930FC">
        <w:t xml:space="preserve"> that the evolution and maintenance of</w:t>
      </w:r>
      <w:r w:rsidR="00F77E0A" w:rsidRPr="00C930FC">
        <w:t xml:space="preserve"> </w:t>
      </w:r>
      <w:r w:rsidRPr="00C930FC">
        <w:t xml:space="preserve">the eProcurement system is </w:t>
      </w:r>
      <w:r w:rsidR="00F66401" w:rsidRPr="00C930FC">
        <w:t>smooth,</w:t>
      </w:r>
      <w:r w:rsidRPr="00C930FC">
        <w:t xml:space="preserve"> and all parties are aligned and have</w:t>
      </w:r>
      <w:r w:rsidR="00F77E0A" w:rsidRPr="00C930FC">
        <w:t xml:space="preserve"> </w:t>
      </w:r>
      <w:r w:rsidRPr="00C930FC">
        <w:t>a clear schedule of the functionalities or changes to be implemented.</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F66401" w:rsidRPr="00C930FC" w14:paraId="4255CF06" w14:textId="77777777" w:rsidTr="000D60E0">
        <w:tc>
          <w:tcPr>
            <w:tcW w:w="8777" w:type="dxa"/>
            <w:shd w:val="clear" w:color="auto" w:fill="00AE9E"/>
          </w:tcPr>
          <w:p w14:paraId="1762BF69" w14:textId="77777777" w:rsidR="00F66401" w:rsidRPr="00C930FC" w:rsidRDefault="00F66401" w:rsidP="000D60E0">
            <w:pPr>
              <w:rPr>
                <w:b/>
                <w:bCs/>
                <w:szCs w:val="22"/>
              </w:rPr>
            </w:pPr>
            <w:r w:rsidRPr="00C930FC">
              <w:rPr>
                <w:b/>
                <w:bCs/>
                <w:color w:val="FFFFFF" w:themeColor="background1"/>
                <w:sz w:val="28"/>
                <w:szCs w:val="28"/>
              </w:rPr>
              <w:t>Recommendation</w:t>
            </w:r>
          </w:p>
        </w:tc>
      </w:tr>
      <w:tr w:rsidR="00F66401" w:rsidRPr="00C930FC" w14:paraId="5A2373F6" w14:textId="77777777" w:rsidTr="000D60E0">
        <w:tc>
          <w:tcPr>
            <w:tcW w:w="8777" w:type="dxa"/>
          </w:tcPr>
          <w:p w14:paraId="6AECCD4B" w14:textId="77777777" w:rsidR="00F66401" w:rsidRPr="00C930FC" w:rsidRDefault="00F66401" w:rsidP="00F66401">
            <w:pPr>
              <w:pStyle w:val="Bullets1"/>
            </w:pPr>
            <w:r w:rsidRPr="00C930FC">
              <w:t xml:space="preserve">A Central Unit should be developed reusing the available open source code of the </w:t>
            </w:r>
            <w:r w:rsidRPr="00C930FC">
              <w:rPr>
                <w:b/>
                <w:bCs/>
              </w:rPr>
              <w:t xml:space="preserve">Open Contracting Digital Procurement System </w:t>
            </w:r>
            <w:r w:rsidRPr="00C930FC">
              <w:rPr>
                <w:b/>
              </w:rPr>
              <w:t>solution provided by the EBRD</w:t>
            </w:r>
            <w:r w:rsidRPr="00C930FC">
              <w:t xml:space="preserve">. The system can be further adapted through new functional and technical specification, based on the AS-IS analysis and localised reform concept. </w:t>
            </w:r>
          </w:p>
          <w:p w14:paraId="198C963B" w14:textId="7AF3F2A8" w:rsidR="00F66401" w:rsidRPr="00C930FC" w:rsidRDefault="00F66401" w:rsidP="00F66401">
            <w:pPr>
              <w:pStyle w:val="Bullets1"/>
            </w:pPr>
            <w:r w:rsidRPr="00C930FC">
              <w:t xml:space="preserve">The </w:t>
            </w:r>
            <w:r w:rsidR="00AE4412" w:rsidRPr="00C930FC">
              <w:t>f</w:t>
            </w:r>
            <w:r w:rsidRPr="00C930FC">
              <w:t xml:space="preserve">unctional and </w:t>
            </w:r>
            <w:r w:rsidR="00AE4412" w:rsidRPr="00C930FC">
              <w:t>t</w:t>
            </w:r>
            <w:r w:rsidRPr="00C930FC">
              <w:t xml:space="preserve">echnical specifications for the eProcurement system shall specify a scope of integrations with e-government services and the scope of adaptation of the Open Contracting Digital Procurement System open source code. The use of existing tools is intended to reduce costs and take advantage of tested technology. </w:t>
            </w:r>
          </w:p>
          <w:p w14:paraId="416C2322" w14:textId="541A2770" w:rsidR="00F66401" w:rsidRPr="00C930FC" w:rsidRDefault="00F66401" w:rsidP="00F66401">
            <w:pPr>
              <w:pStyle w:val="Bullets1"/>
            </w:pPr>
            <w:r w:rsidRPr="00C930FC">
              <w:rPr>
                <w:b/>
              </w:rPr>
              <w:t xml:space="preserve">Use </w:t>
            </w:r>
            <w:r w:rsidR="00AE4412" w:rsidRPr="00C930FC">
              <w:rPr>
                <w:b/>
              </w:rPr>
              <w:t>o</w:t>
            </w:r>
            <w:r w:rsidRPr="00C930FC">
              <w:rPr>
                <w:b/>
              </w:rPr>
              <w:t xml:space="preserve">pen </w:t>
            </w:r>
            <w:r w:rsidR="00AE4412" w:rsidRPr="00C930FC">
              <w:rPr>
                <w:b/>
              </w:rPr>
              <w:t>s</w:t>
            </w:r>
            <w:r w:rsidRPr="00C930FC">
              <w:rPr>
                <w:b/>
              </w:rPr>
              <w:t xml:space="preserve">ource </w:t>
            </w:r>
            <w:r w:rsidRPr="00C930FC">
              <w:t xml:space="preserve">technologies to avoid the payment of costly licenses and vendor or technology lock-in. </w:t>
            </w:r>
          </w:p>
          <w:p w14:paraId="6C8CB70D" w14:textId="77777777" w:rsidR="00F66401" w:rsidRPr="00C930FC" w:rsidRDefault="00F66401" w:rsidP="00F66401">
            <w:pPr>
              <w:pStyle w:val="Bullets1"/>
            </w:pPr>
            <w:r w:rsidRPr="00C930FC">
              <w:t xml:space="preserve">Other </w:t>
            </w:r>
            <w:r w:rsidRPr="00C930FC">
              <w:rPr>
                <w:b/>
              </w:rPr>
              <w:t>open source tools</w:t>
            </w:r>
            <w:r w:rsidRPr="00C930FC">
              <w:t xml:space="preserve"> developed under technical support projects </w:t>
            </w:r>
            <w:r w:rsidRPr="00C930FC">
              <w:rPr>
                <w:b/>
              </w:rPr>
              <w:t>sponsored by international donors</w:t>
            </w:r>
            <w:r w:rsidRPr="00C930FC">
              <w:t xml:space="preserve"> (World Bank, ADB or EBRD) should be reused when possible to reduce acquisition costs and deployment timings.</w:t>
            </w:r>
          </w:p>
          <w:p w14:paraId="70F3F5A3" w14:textId="6C30134E" w:rsidR="00F66401" w:rsidRPr="00C930FC" w:rsidRDefault="00F66401" w:rsidP="00F66401">
            <w:pPr>
              <w:pStyle w:val="Bullets1"/>
            </w:pPr>
            <w:r w:rsidRPr="00C930FC">
              <w:t xml:space="preserve">For the front-end, </w:t>
            </w:r>
            <w:r w:rsidRPr="00C930FC">
              <w:rPr>
                <w:b/>
              </w:rPr>
              <w:t xml:space="preserve">a process of accreditation of NEPPs </w:t>
            </w:r>
            <w:r w:rsidRPr="00C930FC">
              <w:t>shall be carried out, to ensure that they offer standardised process</w:t>
            </w:r>
            <w:r w:rsidR="00AE4412" w:rsidRPr="00C930FC">
              <w:t>es</w:t>
            </w:r>
            <w:r w:rsidRPr="00C930FC">
              <w:t xml:space="preserve"> and comply with legal requirements.</w:t>
            </w:r>
          </w:p>
        </w:tc>
      </w:tr>
    </w:tbl>
    <w:p w14:paraId="3D6A97C1" w14:textId="77777777" w:rsidR="00751223" w:rsidRPr="00C930FC" w:rsidRDefault="00CE0254" w:rsidP="00365D5E">
      <w:pPr>
        <w:pStyle w:val="Nagwek3"/>
        <w:rPr>
          <w:rFonts w:cs="Times New Roman"/>
        </w:rPr>
      </w:pPr>
      <w:bookmarkStart w:id="722" w:name="_Toc57705325"/>
      <w:r w:rsidRPr="00C930FC">
        <w:rPr>
          <w:rFonts w:cs="Times New Roman"/>
        </w:rPr>
        <w:t xml:space="preserve">Strategic decision </w:t>
      </w:r>
      <w:r w:rsidR="000B3E7D" w:rsidRPr="00C930FC">
        <w:rPr>
          <w:rFonts w:cs="Times New Roman"/>
        </w:rPr>
        <w:t>6</w:t>
      </w:r>
      <w:r w:rsidRPr="00C930FC">
        <w:rPr>
          <w:rFonts w:cs="Times New Roman"/>
        </w:rPr>
        <w:t xml:space="preserve">: </w:t>
      </w:r>
      <w:r w:rsidR="00751223" w:rsidRPr="00C930FC">
        <w:rPr>
          <w:rFonts w:cs="Times New Roman"/>
        </w:rPr>
        <w:t>Development</w:t>
      </w:r>
      <w:bookmarkEnd w:id="722"/>
    </w:p>
    <w:p w14:paraId="405FDB75" w14:textId="19254D94" w:rsidR="004C02EC" w:rsidRPr="00C930FC" w:rsidRDefault="004C02EC" w:rsidP="00B147C3">
      <w:r w:rsidRPr="00C930FC">
        <w:t xml:space="preserve">The development decision </w:t>
      </w:r>
      <w:r w:rsidR="00554B45" w:rsidRPr="00C930FC">
        <w:t xml:space="preserve">is based on </w:t>
      </w:r>
      <w:r w:rsidR="00FC37C7" w:rsidRPr="00C930FC">
        <w:t>how</w:t>
      </w:r>
      <w:r w:rsidRPr="00C930FC">
        <w:t xml:space="preserve"> the eProcurement system</w:t>
      </w:r>
      <w:r w:rsidR="00FC37C7" w:rsidRPr="00C930FC">
        <w:t xml:space="preserve"> can</w:t>
      </w:r>
      <w:r w:rsidRPr="00C930FC">
        <w:t xml:space="preserve"> be significantly altered/developed</w:t>
      </w:r>
      <w:r w:rsidR="00FC37C7" w:rsidRPr="00C930FC">
        <w:t xml:space="preserve"> to introduce new functionalities</w:t>
      </w:r>
      <w:r w:rsidRPr="00C930FC">
        <w:t xml:space="preserve"> and integrated with other applications over the long term.</w:t>
      </w:r>
    </w:p>
    <w:p w14:paraId="61CB515B" w14:textId="3AEEDDC8" w:rsidR="00053069" w:rsidRPr="00C930FC" w:rsidRDefault="00053069" w:rsidP="00B147C3">
      <w:pPr>
        <w:rPr>
          <w:szCs w:val="22"/>
        </w:rPr>
      </w:pPr>
      <w:r w:rsidRPr="00C930FC">
        <w:rPr>
          <w:szCs w:val="22"/>
        </w:rPr>
        <w:t>There are two main key points to consider:</w:t>
      </w:r>
    </w:p>
    <w:p w14:paraId="4FFCEB2C" w14:textId="0A67E44F" w:rsidR="00053069" w:rsidRPr="00C930FC" w:rsidRDefault="003552D1" w:rsidP="00053069">
      <w:pPr>
        <w:pStyle w:val="Bullets1"/>
      </w:pPr>
      <w:r w:rsidRPr="00C930FC">
        <w:rPr>
          <w:b/>
          <w:szCs w:val="22"/>
        </w:rPr>
        <w:t>M</w:t>
      </w:r>
      <w:r w:rsidR="00053069" w:rsidRPr="00C930FC">
        <w:rPr>
          <w:b/>
          <w:szCs w:val="22"/>
        </w:rPr>
        <w:t>odular system</w:t>
      </w:r>
      <w:r w:rsidR="00053069" w:rsidRPr="00C930FC">
        <w:rPr>
          <w:szCs w:val="22"/>
        </w:rPr>
        <w:t>. The eProcurement system shall be built in a way that each functionality is individually developed. This characteristic guarantees that each functionality can be individually modified or upgraded without modifying the entire eProcurement system. It also facilitates the addition of new functions in later phases</w:t>
      </w:r>
      <w:r w:rsidR="00AE4412" w:rsidRPr="00C930FC">
        <w:t>,</w:t>
      </w:r>
    </w:p>
    <w:p w14:paraId="34D6CC07" w14:textId="40CAA464" w:rsidR="00053069" w:rsidRPr="00C930FC" w:rsidRDefault="003552D1" w:rsidP="00053069">
      <w:pPr>
        <w:pStyle w:val="Bullets1"/>
      </w:pPr>
      <w:r w:rsidRPr="00C930FC">
        <w:rPr>
          <w:b/>
        </w:rPr>
        <w:t>I</w:t>
      </w:r>
      <w:r w:rsidR="00053069" w:rsidRPr="00C930FC">
        <w:rPr>
          <w:b/>
        </w:rPr>
        <w:t>ntegration</w:t>
      </w:r>
      <w:r w:rsidR="00053069" w:rsidRPr="00C930FC">
        <w:t xml:space="preserve">. One of the key elements for the development of the eProcurement system is the </w:t>
      </w:r>
      <w:r w:rsidR="00806A83" w:rsidRPr="00C930FC">
        <w:t xml:space="preserve">potential for </w:t>
      </w:r>
      <w:r w:rsidR="00053069" w:rsidRPr="00C930FC">
        <w:t xml:space="preserve">future integration with other e-government services. The system shall not only allow the future inclusion of other modules and </w:t>
      </w:r>
      <w:r w:rsidRPr="00C930FC">
        <w:t>functionalities but</w:t>
      </w:r>
      <w:r w:rsidR="00053069" w:rsidRPr="00C930FC">
        <w:t xml:space="preserve"> should also facilitate the implementation of other procurement techniques, such as Dynamic Purchasing Systems.</w:t>
      </w:r>
    </w:p>
    <w:p w14:paraId="2F5E089A" w14:textId="5809DC40" w:rsidR="00053069" w:rsidRPr="00C930FC" w:rsidRDefault="001C03B3" w:rsidP="00053069">
      <w:r w:rsidRPr="00C930FC">
        <w:t>In most cases a</w:t>
      </w:r>
      <w:r w:rsidR="00053069" w:rsidRPr="00C930FC">
        <w:t xml:space="preserve"> gradual implementation is necessary, and the following approach should be considered:</w:t>
      </w:r>
    </w:p>
    <w:p w14:paraId="457CD08A" w14:textId="5E242B16" w:rsidR="00053069" w:rsidRPr="00C930FC" w:rsidRDefault="00053069" w:rsidP="00053069">
      <w:pPr>
        <w:pStyle w:val="Bullets1"/>
      </w:pPr>
      <w:r w:rsidRPr="00C930FC">
        <w:t xml:space="preserve">Start with a </w:t>
      </w:r>
      <w:r w:rsidRPr="00C930FC">
        <w:rPr>
          <w:b/>
        </w:rPr>
        <w:t>pilot in eProcurement in micro and small value procedures</w:t>
      </w:r>
      <w:r w:rsidRPr="00C930FC">
        <w:t xml:space="preserve">, testing eAuction method and integration with e-government services, including invoicing and payments. The pilot in micro procedures presents several advantages. On one hand, as they are </w:t>
      </w:r>
      <w:r w:rsidR="00806A83" w:rsidRPr="00C930FC">
        <w:t xml:space="preserve">less </w:t>
      </w:r>
      <w:r w:rsidRPr="00C930FC">
        <w:t xml:space="preserve">regulated by the public procurement law, </w:t>
      </w:r>
      <w:r w:rsidR="007F0D48" w:rsidRPr="00C930FC">
        <w:t xml:space="preserve">so </w:t>
      </w:r>
      <w:r w:rsidRPr="00C930FC">
        <w:t xml:space="preserve">it is only necessary to modify government regulations to enable electronic procedures within them. On the other hand, they represent a high </w:t>
      </w:r>
      <w:r w:rsidR="00806A83" w:rsidRPr="00C930FC">
        <w:t xml:space="preserve">aggregated value and </w:t>
      </w:r>
      <w:r w:rsidRPr="00C930FC">
        <w:t>volume that is normally outside of the system and/or control. As the main problem with this type of procedure is th</w:t>
      </w:r>
      <w:r w:rsidR="00110061" w:rsidRPr="00C930FC">
        <w:t>at it is very resource-consuming</w:t>
      </w:r>
      <w:r w:rsidRPr="00C930FC">
        <w:t xml:space="preserve">, a system that allows faster processes to launch the procurement would be </w:t>
      </w:r>
      <w:r w:rsidR="007F0D48" w:rsidRPr="00C930FC">
        <w:t xml:space="preserve">more </w:t>
      </w:r>
      <w:r w:rsidRPr="00C930FC">
        <w:t xml:space="preserve">accepted </w:t>
      </w:r>
      <w:r w:rsidR="007F0D48" w:rsidRPr="00C930FC">
        <w:t>by</w:t>
      </w:r>
      <w:r w:rsidRPr="00C930FC">
        <w:t xml:space="preserve"> CAs and EOs.</w:t>
      </w:r>
    </w:p>
    <w:p w14:paraId="60591ABE" w14:textId="6BA3325E" w:rsidR="00053069" w:rsidRPr="00C930FC" w:rsidRDefault="00110061" w:rsidP="00053069">
      <w:pPr>
        <w:pStyle w:val="Bullets1"/>
      </w:pPr>
      <w:r w:rsidRPr="00C930FC">
        <w:t>Additionally, undertake</w:t>
      </w:r>
      <w:r w:rsidR="00865F94" w:rsidRPr="00C930FC">
        <w:t xml:space="preserve"> </w:t>
      </w:r>
      <w:r w:rsidR="00053069" w:rsidRPr="00C930FC">
        <w:t xml:space="preserve">a </w:t>
      </w:r>
      <w:r w:rsidR="00053069" w:rsidRPr="00C930FC">
        <w:rPr>
          <w:b/>
        </w:rPr>
        <w:t>pilot of high value procedures</w:t>
      </w:r>
      <w:r w:rsidR="00053069" w:rsidRPr="00C930FC">
        <w:t xml:space="preserve"> (above the GPA/EU thresholds), </w:t>
      </w:r>
      <w:r w:rsidR="00865F94" w:rsidRPr="00C930FC">
        <w:t xml:space="preserve">as well as </w:t>
      </w:r>
      <w:r w:rsidR="00053069" w:rsidRPr="00C930FC">
        <w:t xml:space="preserve">testing open and restricted tenders and eSender for </w:t>
      </w:r>
      <w:r w:rsidR="004079C7" w:rsidRPr="00C930FC">
        <w:t>TED.</w:t>
      </w:r>
    </w:p>
    <w:p w14:paraId="5563D858" w14:textId="2C95D28B" w:rsidR="00053069" w:rsidRPr="00C930FC" w:rsidRDefault="00053069" w:rsidP="00053069">
      <w:pPr>
        <w:pStyle w:val="Bullets1"/>
      </w:pPr>
      <w:r w:rsidRPr="00C930FC">
        <w:t xml:space="preserve">Implement the new eProcurement system in at least </w:t>
      </w:r>
      <w:r w:rsidRPr="00C930FC">
        <w:rPr>
          <w:b/>
          <w:bCs/>
        </w:rPr>
        <w:t xml:space="preserve">two phases. </w:t>
      </w:r>
      <w:r w:rsidRPr="00C930FC">
        <w:t>In the first phase, it is foreseen that all mandatory requirements by EUPD 2014 and other best practices, including ePlanning and eContract Management, are implemented. Phase II involves the development of further functionalities or the improvement of the existing ones.</w:t>
      </w:r>
    </w:p>
    <w:p w14:paraId="726F8254" w14:textId="41FE0B1B" w:rsidR="00053069" w:rsidRPr="00C930FC" w:rsidRDefault="00053069" w:rsidP="00053069">
      <w:pPr>
        <w:pStyle w:val="Bullets1"/>
      </w:pPr>
      <w:r w:rsidRPr="00C930FC">
        <w:rPr>
          <w:b/>
          <w:bCs/>
        </w:rPr>
        <w:t xml:space="preserve">Contract eSignature </w:t>
      </w:r>
      <w:r w:rsidRPr="00C930FC">
        <w:t xml:space="preserve">should be implemented first for micro and small value contracts and framework agreements and </w:t>
      </w:r>
      <w:r w:rsidR="007F0D48" w:rsidRPr="00C930FC">
        <w:t xml:space="preserve">later </w:t>
      </w:r>
      <w:r w:rsidRPr="00C930FC">
        <w:t xml:space="preserve">rolled out to decentralised high value contracts. This is suggested in order to facilitate adoption of eSignature by all EOs and CAs. The process can be accelerated if the </w:t>
      </w:r>
      <w:r w:rsidR="00865F94" w:rsidRPr="00C930FC">
        <w:t xml:space="preserve">speed of take-up is </w:t>
      </w:r>
      <w:r w:rsidRPr="00C930FC">
        <w:t>faster than foreseen.</w:t>
      </w:r>
    </w:p>
    <w:p w14:paraId="471DEAF3" w14:textId="312C371F" w:rsidR="00053069" w:rsidRPr="00C930FC" w:rsidRDefault="00053069" w:rsidP="00B147C3">
      <w:r w:rsidRPr="00C930FC">
        <w:t xml:space="preserve">The implementation strategy is further discussed in section </w:t>
      </w:r>
      <w:r w:rsidRPr="00C930FC">
        <w:fldChar w:fldCharType="begin"/>
      </w:r>
      <w:r w:rsidRPr="00C930FC">
        <w:instrText xml:space="preserve"> REF _Ref27660741 \r \h </w:instrText>
      </w:r>
      <w:r w:rsidR="001823AA" w:rsidRPr="00C930FC">
        <w:instrText xml:space="preserve"> \* MERGEFORMAT </w:instrText>
      </w:r>
      <w:r w:rsidRPr="00C930FC">
        <w:fldChar w:fldCharType="separate"/>
      </w:r>
      <w:r w:rsidR="00AD3DB0" w:rsidRPr="00C930FC">
        <w:t>4.6</w:t>
      </w:r>
      <w:r w:rsidRPr="00C930FC">
        <w:fldChar w:fldCharType="end"/>
      </w:r>
      <w:r w:rsidRPr="00C930FC">
        <w:t xml:space="preserve"> </w:t>
      </w:r>
      <w:r w:rsidRPr="00C930FC">
        <w:fldChar w:fldCharType="begin"/>
      </w:r>
      <w:r w:rsidRPr="00C930FC">
        <w:instrText xml:space="preserve"> REF _Ref27660734 \h </w:instrText>
      </w:r>
      <w:r w:rsidR="001823AA" w:rsidRPr="00C930FC">
        <w:instrText xml:space="preserve"> \* MERGEFORMAT </w:instrText>
      </w:r>
      <w:r w:rsidRPr="00C930FC">
        <w:fldChar w:fldCharType="separate"/>
      </w:r>
      <w:r w:rsidR="00AD3DB0" w:rsidRPr="00C930FC">
        <w:t>Implementation plan approach</w:t>
      </w:r>
      <w:r w:rsidRPr="00C930FC">
        <w:fldChar w:fldCharType="end"/>
      </w:r>
      <w:r w:rsidR="007F0D48" w:rsidRPr="00C930F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53069" w:rsidRPr="00C930FC" w14:paraId="66EB7D40" w14:textId="77777777" w:rsidTr="000D60E0">
        <w:tc>
          <w:tcPr>
            <w:tcW w:w="8777" w:type="dxa"/>
            <w:shd w:val="clear" w:color="auto" w:fill="00AE9E"/>
          </w:tcPr>
          <w:p w14:paraId="21EB9CCF" w14:textId="77777777" w:rsidR="00053069" w:rsidRPr="00C930FC" w:rsidRDefault="00053069" w:rsidP="000D60E0">
            <w:pPr>
              <w:rPr>
                <w:b/>
                <w:bCs/>
                <w:szCs w:val="22"/>
              </w:rPr>
            </w:pPr>
            <w:r w:rsidRPr="00C930FC">
              <w:rPr>
                <w:b/>
                <w:bCs/>
                <w:color w:val="FFFFFF" w:themeColor="background1"/>
                <w:sz w:val="28"/>
                <w:szCs w:val="28"/>
              </w:rPr>
              <w:t>Recommendation</w:t>
            </w:r>
          </w:p>
        </w:tc>
      </w:tr>
      <w:tr w:rsidR="00053069" w:rsidRPr="00C930FC" w14:paraId="5A5FF014" w14:textId="77777777" w:rsidTr="000D60E0">
        <w:tc>
          <w:tcPr>
            <w:tcW w:w="8777" w:type="dxa"/>
          </w:tcPr>
          <w:p w14:paraId="3A344E56" w14:textId="77777777" w:rsidR="00053069" w:rsidRPr="00C930FC" w:rsidRDefault="00053069" w:rsidP="00053069">
            <w:pPr>
              <w:pStyle w:val="Akapitzlist"/>
              <w:rPr>
                <w:szCs w:val="22"/>
              </w:rPr>
            </w:pPr>
            <w:r w:rsidRPr="00C930FC">
              <w:rPr>
                <w:szCs w:val="22"/>
              </w:rPr>
              <w:t xml:space="preserve">A </w:t>
            </w:r>
            <w:r w:rsidRPr="00C930FC">
              <w:rPr>
                <w:b/>
                <w:szCs w:val="22"/>
              </w:rPr>
              <w:t>pilot implementation of electronic procedures</w:t>
            </w:r>
            <w:r w:rsidRPr="00C930FC">
              <w:rPr>
                <w:szCs w:val="22"/>
              </w:rPr>
              <w:t xml:space="preserve"> should be planned during the development in order to ensure a smooth transition to full coverage of electronic procedures by implementing some procedures initially as pilots.</w:t>
            </w:r>
          </w:p>
          <w:p w14:paraId="0F19585F" w14:textId="3E64FE6F" w:rsidR="00053069" w:rsidRPr="00C930FC" w:rsidRDefault="00053069" w:rsidP="008662A3">
            <w:pPr>
              <w:pStyle w:val="Akapitzlist"/>
              <w:rPr>
                <w:szCs w:val="22"/>
              </w:rPr>
            </w:pPr>
            <w:r w:rsidRPr="00C930FC">
              <w:rPr>
                <w:szCs w:val="22"/>
              </w:rPr>
              <w:t xml:space="preserve">Accordingly, the recommendation is to </w:t>
            </w:r>
            <w:r w:rsidRPr="00C930FC">
              <w:rPr>
                <w:b/>
                <w:szCs w:val="22"/>
              </w:rPr>
              <w:t xml:space="preserve">implement the eProcurement system in different phases that are adaptable and can </w:t>
            </w:r>
            <w:r w:rsidR="00BF1D17" w:rsidRPr="00C930FC">
              <w:rPr>
                <w:b/>
                <w:szCs w:val="22"/>
              </w:rPr>
              <w:t xml:space="preserve">accommodate </w:t>
            </w:r>
            <w:r w:rsidRPr="00C930FC">
              <w:rPr>
                <w:b/>
                <w:szCs w:val="22"/>
              </w:rPr>
              <w:t>future developments</w:t>
            </w:r>
            <w:r w:rsidRPr="00C930FC">
              <w:rPr>
                <w:szCs w:val="22"/>
              </w:rPr>
              <w:t xml:space="preserve">. Ensuring each new implementation is adaptable to future developments requires the system to be built through </w:t>
            </w:r>
            <w:r w:rsidRPr="00C930FC">
              <w:rPr>
                <w:b/>
                <w:szCs w:val="22"/>
              </w:rPr>
              <w:t>modular solutions</w:t>
            </w:r>
            <w:r w:rsidRPr="00C930FC">
              <w:rPr>
                <w:szCs w:val="22"/>
              </w:rPr>
              <w:t xml:space="preserve">. This means each functionality can be individually developed and is scalable without affecting the rest of the system and </w:t>
            </w:r>
            <w:r w:rsidR="00171225" w:rsidRPr="00C930FC">
              <w:rPr>
                <w:szCs w:val="22"/>
              </w:rPr>
              <w:t xml:space="preserve">can </w:t>
            </w:r>
            <w:r w:rsidRPr="00C930FC">
              <w:rPr>
                <w:szCs w:val="22"/>
              </w:rPr>
              <w:t>still be interconnect</w:t>
            </w:r>
            <w:r w:rsidR="00BF1D17" w:rsidRPr="00C930FC">
              <w:rPr>
                <w:szCs w:val="22"/>
              </w:rPr>
              <w:t>ed</w:t>
            </w:r>
            <w:r w:rsidRPr="00C930FC">
              <w:rPr>
                <w:szCs w:val="22"/>
              </w:rPr>
              <w:t xml:space="preserve"> with the OCD</w:t>
            </w:r>
            <w:r w:rsidR="00A82673" w:rsidRPr="00C930FC">
              <w:rPr>
                <w:szCs w:val="22"/>
              </w:rPr>
              <w:t>P</w:t>
            </w:r>
            <w:r w:rsidRPr="00C930FC">
              <w:rPr>
                <w:szCs w:val="22"/>
              </w:rPr>
              <w:t>S Central Unit.</w:t>
            </w:r>
          </w:p>
        </w:tc>
      </w:tr>
    </w:tbl>
    <w:p w14:paraId="78B87099" w14:textId="753B2594" w:rsidR="00335DF9" w:rsidRPr="00C930FC" w:rsidRDefault="00244825" w:rsidP="00335DF9">
      <w:pPr>
        <w:pStyle w:val="Nagwek2"/>
        <w:rPr>
          <w:rFonts w:cs="Times New Roman"/>
        </w:rPr>
      </w:pPr>
      <w:bookmarkStart w:id="723" w:name="_Toc57705326"/>
      <w:r w:rsidRPr="00C930FC">
        <w:rPr>
          <w:rFonts w:cs="Times New Roman"/>
        </w:rPr>
        <w:t>Technology</w:t>
      </w:r>
      <w:r w:rsidR="00745FD4" w:rsidRPr="00C930FC">
        <w:rPr>
          <w:rFonts w:cs="Times New Roman"/>
        </w:rPr>
        <w:t xml:space="preserve"> reform axis</w:t>
      </w:r>
      <w:bookmarkEnd w:id="723"/>
    </w:p>
    <w:p w14:paraId="51084CA1" w14:textId="5BF66935" w:rsidR="00493371" w:rsidRPr="00C930FC" w:rsidRDefault="002D05BC" w:rsidP="00B147C3">
      <w:r w:rsidRPr="00C930FC">
        <w:t xml:space="preserve">Public procurement digital transformation does not aim at replicating current practices through an electronic environment. </w:t>
      </w:r>
      <w:r w:rsidR="00C2343F" w:rsidRPr="00C930FC">
        <w:t xml:space="preserve">Existing paper-based procurement procedures should not be taken online, but the entire process should be redesigned as a user-friendly digital service, delivered in collaboration with </w:t>
      </w:r>
      <w:r w:rsidR="00493371" w:rsidRPr="00C930FC">
        <w:t xml:space="preserve">the </w:t>
      </w:r>
      <w:r w:rsidR="00C2343F" w:rsidRPr="00C930FC">
        <w:t>private sector. A digital service, with open data and open source tools operated by the government to secure transparency, accountability and interoperability and collaborating with commercial operators of the electronic platforms to drive competition and innovation, should become a standard for digital government services.</w:t>
      </w:r>
    </w:p>
    <w:p w14:paraId="73BA8BBE" w14:textId="717E7375" w:rsidR="003E6E8A" w:rsidRPr="00C930FC" w:rsidRDefault="003E6E8A" w:rsidP="00B147C3">
      <w:r w:rsidRPr="00C930FC">
        <w:t xml:space="preserve">Therefore, all recommendations and decisions </w:t>
      </w:r>
      <w:r w:rsidR="00B169EC" w:rsidRPr="00C930FC">
        <w:t xml:space="preserve">on the technological axis have in mind the need for a sound data </w:t>
      </w:r>
      <w:r w:rsidR="009E4BE0" w:rsidRPr="00C930FC">
        <w:t>architecture and</w:t>
      </w:r>
      <w:r w:rsidR="00016149" w:rsidRPr="00C930FC">
        <w:t xml:space="preserve"> have taken </w:t>
      </w:r>
      <w:r w:rsidR="000D40A9" w:rsidRPr="00C930FC">
        <w:t>the Open Con</w:t>
      </w:r>
      <w:r w:rsidR="00D41C60" w:rsidRPr="00C930FC">
        <w:t>tracting Data Standards (OCDS)</w:t>
      </w:r>
      <w:r w:rsidR="00D41C60" w:rsidRPr="00C930FC">
        <w:rPr>
          <w:rStyle w:val="Odwoanieprzypisudolnego"/>
          <w:rFonts w:ascii="Times New Roman" w:hAnsi="Times New Roman"/>
        </w:rPr>
        <w:footnoteReference w:id="29"/>
      </w:r>
      <w:r w:rsidR="009E4BE0" w:rsidRPr="00C930FC">
        <w:t xml:space="preserve"> as the basis of its data structure. OCDS helps to:</w:t>
      </w:r>
    </w:p>
    <w:p w14:paraId="690FFD01" w14:textId="49FCD0DE" w:rsidR="00C2343F" w:rsidRPr="00C930FC" w:rsidRDefault="00171225" w:rsidP="00C2343F">
      <w:pPr>
        <w:pStyle w:val="Bullets1"/>
        <w:rPr>
          <w:szCs w:val="22"/>
        </w:rPr>
      </w:pPr>
      <w:r w:rsidRPr="00C930FC">
        <w:rPr>
          <w:szCs w:val="22"/>
        </w:rPr>
        <w:t>F</w:t>
      </w:r>
      <w:r w:rsidR="00C2343F" w:rsidRPr="00C930FC">
        <w:rPr>
          <w:szCs w:val="22"/>
        </w:rPr>
        <w:t xml:space="preserve">acilitate interoperability across </w:t>
      </w:r>
      <w:r w:rsidR="00E0472F" w:rsidRPr="00C930FC">
        <w:rPr>
          <w:szCs w:val="22"/>
        </w:rPr>
        <w:t xml:space="preserve">budget, planning, </w:t>
      </w:r>
      <w:r w:rsidR="00C2343F" w:rsidRPr="00C930FC">
        <w:rPr>
          <w:szCs w:val="22"/>
        </w:rPr>
        <w:t xml:space="preserve">contracting, </w:t>
      </w:r>
      <w:r w:rsidR="00E0472F" w:rsidRPr="00C930FC">
        <w:rPr>
          <w:szCs w:val="22"/>
        </w:rPr>
        <w:t xml:space="preserve">project management and </w:t>
      </w:r>
      <w:r w:rsidR="00C2343F" w:rsidRPr="00C930FC">
        <w:rPr>
          <w:szCs w:val="22"/>
        </w:rPr>
        <w:t>payment</w:t>
      </w:r>
      <w:r w:rsidR="00E0472F" w:rsidRPr="00C930FC">
        <w:rPr>
          <w:szCs w:val="22"/>
        </w:rPr>
        <w:t xml:space="preserve"> </w:t>
      </w:r>
      <w:r w:rsidR="00C2343F" w:rsidRPr="00C930FC">
        <w:rPr>
          <w:szCs w:val="22"/>
        </w:rPr>
        <w:t>systems;</w:t>
      </w:r>
    </w:p>
    <w:p w14:paraId="2569F711" w14:textId="02E5A81F" w:rsidR="00C2343F" w:rsidRPr="00C930FC" w:rsidRDefault="00171225" w:rsidP="00C2343F">
      <w:pPr>
        <w:pStyle w:val="Bullets1"/>
        <w:rPr>
          <w:szCs w:val="22"/>
        </w:rPr>
      </w:pPr>
      <w:r w:rsidRPr="00C930FC">
        <w:rPr>
          <w:szCs w:val="22"/>
        </w:rPr>
        <w:t>E</w:t>
      </w:r>
      <w:r w:rsidR="00C2343F" w:rsidRPr="00C930FC">
        <w:rPr>
          <w:szCs w:val="22"/>
        </w:rPr>
        <w:t xml:space="preserve">nable automated data gathering and business analytics; </w:t>
      </w:r>
    </w:p>
    <w:p w14:paraId="6D3809A2" w14:textId="3F6F6E13" w:rsidR="00C2343F" w:rsidRPr="00C930FC" w:rsidRDefault="00171225" w:rsidP="00C2343F">
      <w:pPr>
        <w:pStyle w:val="Bullets1"/>
        <w:rPr>
          <w:szCs w:val="22"/>
        </w:rPr>
      </w:pPr>
      <w:r w:rsidRPr="00C930FC">
        <w:rPr>
          <w:szCs w:val="22"/>
        </w:rPr>
        <w:t>D</w:t>
      </w:r>
      <w:r w:rsidR="00C2343F" w:rsidRPr="00C930FC">
        <w:rPr>
          <w:szCs w:val="22"/>
        </w:rPr>
        <w:t>rive analysis and use of the information;</w:t>
      </w:r>
      <w:r w:rsidR="00E0472F" w:rsidRPr="00C930FC">
        <w:rPr>
          <w:szCs w:val="22"/>
        </w:rPr>
        <w:t xml:space="preserve"> and</w:t>
      </w:r>
    </w:p>
    <w:p w14:paraId="19D6907A" w14:textId="30DEAD51" w:rsidR="00C2343F" w:rsidRPr="00C930FC" w:rsidRDefault="00171225" w:rsidP="00C2343F">
      <w:pPr>
        <w:pStyle w:val="Bullets1"/>
        <w:rPr>
          <w:szCs w:val="22"/>
        </w:rPr>
      </w:pPr>
      <w:r w:rsidRPr="00C930FC">
        <w:rPr>
          <w:szCs w:val="22"/>
        </w:rPr>
        <w:t>E</w:t>
      </w:r>
      <w:r w:rsidR="00C2343F" w:rsidRPr="00C930FC">
        <w:rPr>
          <w:szCs w:val="22"/>
        </w:rPr>
        <w:t>nable the building of interconnected, digital services.</w:t>
      </w:r>
    </w:p>
    <w:p w14:paraId="2C5A5A00" w14:textId="6B980392" w:rsidR="00296307" w:rsidRPr="00C930FC" w:rsidRDefault="008662A3" w:rsidP="00B147C3">
      <w:r w:rsidRPr="00C930FC">
        <w:t>Additionally, t</w:t>
      </w:r>
      <w:r w:rsidR="00296307" w:rsidRPr="00C930FC">
        <w:t>he EBRD has created OCDS-based open data analytic</w:t>
      </w:r>
      <w:r w:rsidR="00001E25" w:rsidRPr="00C930FC">
        <w:t>al</w:t>
      </w:r>
      <w:r w:rsidR="00296307" w:rsidRPr="00C930FC">
        <w:t xml:space="preserve"> solutions, which can be implemented as part of the eProcurement reform. These tools offer a publicly accessible dynamic contract register</w:t>
      </w:r>
      <w:r w:rsidR="00834E27" w:rsidRPr="00C930FC">
        <w:t>,</w:t>
      </w:r>
      <w:r w:rsidR="00296307" w:rsidRPr="00C930FC">
        <w:t xml:space="preserve"> innovative business intelligence and investigative analytic</w:t>
      </w:r>
      <w:r w:rsidR="00001E25" w:rsidRPr="00C930FC">
        <w:t>al</w:t>
      </w:r>
      <w:r w:rsidR="00296307" w:rsidRPr="00C930FC">
        <w:t xml:space="preserve"> solutions. </w:t>
      </w:r>
      <w:r w:rsidR="007F766C" w:rsidRPr="00C930FC">
        <w:t>They</w:t>
      </w:r>
      <w:r w:rsidR="00296307" w:rsidRPr="00C930FC">
        <w:t xml:space="preserve"> can also be used to design advanced ex ante and ex post </w:t>
      </w:r>
      <w:r w:rsidR="00001E25" w:rsidRPr="00C930FC">
        <w:t xml:space="preserve">compliance controls </w:t>
      </w:r>
      <w:r w:rsidR="00296307" w:rsidRPr="00C930FC">
        <w:t xml:space="preserve">and risk indicators, as well as tools to support the work of national </w:t>
      </w:r>
      <w:r w:rsidR="00001E25" w:rsidRPr="00C930FC">
        <w:t xml:space="preserve">auditing </w:t>
      </w:r>
      <w:r w:rsidR="00110061" w:rsidRPr="00C930FC">
        <w:t>institutions and</w:t>
      </w:r>
      <w:r w:rsidR="00296307" w:rsidRPr="00C930FC">
        <w:t xml:space="preserve"> collusion </w:t>
      </w:r>
      <w:r w:rsidR="00445B8E" w:rsidRPr="00C930FC">
        <w:t>alert</w:t>
      </w:r>
      <w:r w:rsidR="00296307" w:rsidRPr="00C930FC">
        <w:t>s to support the work of the national competition authorit</w:t>
      </w:r>
      <w:r w:rsidR="00440EF2" w:rsidRPr="00C930FC">
        <w:t>ies</w:t>
      </w:r>
      <w:r w:rsidR="00296307" w:rsidRPr="00C930FC">
        <w:t xml:space="preserve">. It is also possible to use the data architecture to design other advanced screens to support the activities of </w:t>
      </w:r>
      <w:r w:rsidR="00B3705F" w:rsidRPr="00C930FC">
        <w:t xml:space="preserve">different </w:t>
      </w:r>
      <w:r w:rsidR="00440EF2" w:rsidRPr="00C930FC">
        <w:t xml:space="preserve">enforcement authorities </w:t>
      </w:r>
      <w:r w:rsidR="00445B8E" w:rsidRPr="00C930FC">
        <w:t>and regulators</w:t>
      </w:r>
      <w:r w:rsidR="00296307" w:rsidRPr="00C930FC">
        <w:t xml:space="preserve">. Where data is made fully accessible </w:t>
      </w:r>
      <w:r w:rsidR="00440EF2" w:rsidRPr="00C930FC">
        <w:t>on a</w:t>
      </w:r>
      <w:r w:rsidR="00445B8E" w:rsidRPr="00C930FC">
        <w:t>n</w:t>
      </w:r>
      <w:r w:rsidR="00296307" w:rsidRPr="00C930FC">
        <w:t xml:space="preserve"> open data</w:t>
      </w:r>
      <w:r w:rsidR="00440EF2" w:rsidRPr="00C930FC">
        <w:t xml:space="preserve"> </w:t>
      </w:r>
      <w:r w:rsidR="00445B8E" w:rsidRPr="00C930FC">
        <w:t>and open</w:t>
      </w:r>
      <w:r w:rsidR="00296307" w:rsidRPr="00C930FC">
        <w:t xml:space="preserve"> </w:t>
      </w:r>
      <w:r w:rsidR="00445B8E" w:rsidRPr="00C930FC">
        <w:t>government-oriented</w:t>
      </w:r>
      <w:r w:rsidR="00440EF2" w:rsidRPr="00C930FC">
        <w:t xml:space="preserve"> </w:t>
      </w:r>
      <w:r w:rsidR="00296307" w:rsidRPr="00C930FC">
        <w:t xml:space="preserve">approach, the data can also support </w:t>
      </w:r>
      <w:r w:rsidR="00440EF2" w:rsidRPr="00C930FC">
        <w:t xml:space="preserve">the </w:t>
      </w:r>
      <w:r w:rsidR="00296307" w:rsidRPr="00C930FC">
        <w:t xml:space="preserve">engagement </w:t>
      </w:r>
      <w:r w:rsidR="00440EF2" w:rsidRPr="00C930FC">
        <w:t xml:space="preserve">of civil society </w:t>
      </w:r>
      <w:r w:rsidR="00296307" w:rsidRPr="00C930FC">
        <w:t>and the development of additional reputational tools, such as rankings of contracting authorities</w:t>
      </w:r>
      <w:r w:rsidR="009D6C99" w:rsidRPr="00C930FC">
        <w:rPr>
          <w:rStyle w:val="Odwoanieprzypisudolnego"/>
          <w:rFonts w:ascii="Times New Roman" w:hAnsi="Times New Roman"/>
        </w:rPr>
        <w:footnoteReference w:id="30"/>
      </w:r>
      <w:r w:rsidR="00296307" w:rsidRPr="00C930FC">
        <w:t xml:space="preserve">. </w:t>
      </w:r>
    </w:p>
    <w:p w14:paraId="213B77C3" w14:textId="77777777" w:rsidR="00296307" w:rsidRPr="00C930FC" w:rsidRDefault="00296307" w:rsidP="00B147C3">
      <w:r w:rsidRPr="00C930FC">
        <w:t xml:space="preserve">The existence of a clean, rich procurement data architecture allows for the development of a wide array of tools and data analytics, such as: </w:t>
      </w:r>
    </w:p>
    <w:p w14:paraId="016E2B71" w14:textId="41CDEC7A" w:rsidR="00296307" w:rsidRPr="00C930FC" w:rsidRDefault="00B3705F" w:rsidP="00296307">
      <w:pPr>
        <w:pStyle w:val="Bullets1"/>
      </w:pPr>
      <w:r w:rsidRPr="00C930FC">
        <w:t>P</w:t>
      </w:r>
      <w:r w:rsidR="00296307" w:rsidRPr="00C930FC">
        <w:t>rocurement market overview</w:t>
      </w:r>
      <w:r w:rsidRPr="00C930FC">
        <w:t>,</w:t>
      </w:r>
      <w:r w:rsidR="00296307" w:rsidRPr="00C930FC">
        <w:t xml:space="preserve"> using interactive visualisations</w:t>
      </w:r>
      <w:r w:rsidR="00D855FA" w:rsidRPr="00C930FC">
        <w:t xml:space="preserve"> and price indexes</w:t>
      </w:r>
      <w:r w:rsidR="00296307" w:rsidRPr="00C930FC">
        <w:t xml:space="preserve">; </w:t>
      </w:r>
    </w:p>
    <w:p w14:paraId="7A8538FB" w14:textId="5BEB0A76" w:rsidR="00296307" w:rsidRPr="00C930FC" w:rsidRDefault="00B3705F" w:rsidP="00296307">
      <w:pPr>
        <w:pStyle w:val="Bullets1"/>
      </w:pPr>
      <w:r w:rsidRPr="00C930FC">
        <w:t>I</w:t>
      </w:r>
      <w:r w:rsidR="00296307" w:rsidRPr="00C930FC">
        <w:t>n-depth micro and macro analys</w:t>
      </w:r>
      <w:r w:rsidRPr="00C930FC">
        <w:t>e</w:t>
      </w:r>
      <w:r w:rsidR="00296307" w:rsidRPr="00C930FC">
        <w:t>s</w:t>
      </w:r>
      <w:r w:rsidRPr="00C930FC">
        <w:t>,</w:t>
      </w:r>
      <w:r w:rsidR="00296307" w:rsidRPr="00C930FC">
        <w:t xml:space="preserve"> using business intelligence technologies to support strategic sourcing decisions of the government; </w:t>
      </w:r>
    </w:p>
    <w:p w14:paraId="63E7F875" w14:textId="251176CA" w:rsidR="00296307" w:rsidRPr="00C930FC" w:rsidRDefault="00B3705F" w:rsidP="00296307">
      <w:pPr>
        <w:pStyle w:val="Bullets1"/>
      </w:pPr>
      <w:r w:rsidRPr="00C930FC">
        <w:t>R</w:t>
      </w:r>
      <w:r w:rsidR="00296307" w:rsidRPr="00C930FC">
        <w:t xml:space="preserve">eputational tools, </w:t>
      </w:r>
      <w:r w:rsidRPr="00C930FC">
        <w:t>such as</w:t>
      </w:r>
      <w:r w:rsidR="00296307" w:rsidRPr="00C930FC">
        <w:t xml:space="preserve"> automated rankings of contracting authorities and </w:t>
      </w:r>
      <w:r w:rsidR="007B6C08" w:rsidRPr="00C930FC">
        <w:t>economic operator</w:t>
      </w:r>
      <w:r w:rsidR="00296307" w:rsidRPr="00C930FC">
        <w:t xml:space="preserve">s; </w:t>
      </w:r>
    </w:p>
    <w:p w14:paraId="55338EDF" w14:textId="2A06F4D5" w:rsidR="00296307" w:rsidRPr="00C930FC" w:rsidRDefault="00B3705F" w:rsidP="00296307">
      <w:pPr>
        <w:pStyle w:val="Bullets1"/>
      </w:pPr>
      <w:r w:rsidRPr="00C930FC">
        <w:t>D</w:t>
      </w:r>
      <w:r w:rsidR="00296307" w:rsidRPr="00C930FC">
        <w:t xml:space="preserve">ata-driven tools for improving the enforcement of procurement policies, such as </w:t>
      </w:r>
      <w:r w:rsidR="00296307" w:rsidRPr="00C930FC">
        <w:rPr>
          <w:iCs w:val="0"/>
        </w:rPr>
        <w:t>ex</w:t>
      </w:r>
      <w:r w:rsidR="007D1A40" w:rsidRPr="00C930FC">
        <w:rPr>
          <w:iCs w:val="0"/>
        </w:rPr>
        <w:t xml:space="preserve"> </w:t>
      </w:r>
      <w:r w:rsidR="00296307" w:rsidRPr="00C930FC">
        <w:rPr>
          <w:iCs w:val="0"/>
        </w:rPr>
        <w:t>ante</w:t>
      </w:r>
      <w:r w:rsidR="00296307" w:rsidRPr="00C930FC">
        <w:t xml:space="preserve"> compliance monitoring, analysis of the fiscal efficiency of public procurement, or procurement performance management and audit</w:t>
      </w:r>
      <w:r w:rsidR="007D1A40" w:rsidRPr="00C930FC">
        <w:t>ing</w:t>
      </w:r>
      <w:r w:rsidR="00296307" w:rsidRPr="00C930FC">
        <w:t>;</w:t>
      </w:r>
    </w:p>
    <w:p w14:paraId="35FCF035" w14:textId="752CBFE7" w:rsidR="00296307" w:rsidRPr="00C930FC" w:rsidRDefault="00B3705F" w:rsidP="00296307">
      <w:pPr>
        <w:pStyle w:val="Bullets1"/>
      </w:pPr>
      <w:r w:rsidRPr="00C930FC">
        <w:t>T</w:t>
      </w:r>
      <w:r w:rsidR="00296307" w:rsidRPr="00C930FC">
        <w:t xml:space="preserve">ools for </w:t>
      </w:r>
      <w:r w:rsidR="007D1A40" w:rsidRPr="00C930FC">
        <w:t xml:space="preserve">civil society </w:t>
      </w:r>
      <w:r w:rsidR="00296307" w:rsidRPr="00C930FC">
        <w:t>engagement in monitoring the outcomes of public procurement, which can build public trust based on the existence of one single source of procurement data for all stakeholders.</w:t>
      </w:r>
    </w:p>
    <w:p w14:paraId="2E43AD48" w14:textId="77777777" w:rsidR="001028F0" w:rsidRPr="00C930FC" w:rsidRDefault="001028F0" w:rsidP="00B147C3"/>
    <w:p w14:paraId="755B6DC8" w14:textId="77777777" w:rsidR="001028F0" w:rsidRPr="00C930FC" w:rsidRDefault="001028F0" w:rsidP="00B147C3"/>
    <w:p w14:paraId="4F8F8E90" w14:textId="77777777" w:rsidR="001028F0" w:rsidRPr="00C930FC" w:rsidRDefault="001028F0" w:rsidP="00B147C3"/>
    <w:p w14:paraId="402BD542" w14:textId="50CAF941" w:rsidR="009E4BE0" w:rsidRPr="00C930FC" w:rsidRDefault="004C68D0" w:rsidP="00B147C3">
      <w:r w:rsidRPr="00C930FC">
        <w:t>The goal of th</w:t>
      </w:r>
      <w:r w:rsidR="00B3705F" w:rsidRPr="00C930FC">
        <w:t>is</w:t>
      </w:r>
      <w:r w:rsidRPr="00C930FC">
        <w:t xml:space="preserve"> array of tools is:</w:t>
      </w:r>
    </w:p>
    <w:p w14:paraId="657D0281" w14:textId="15C11410" w:rsidR="00010664" w:rsidRPr="00C930FC" w:rsidRDefault="004A0E59" w:rsidP="00010664">
      <w:pPr>
        <w:keepNext/>
      </w:pPr>
      <w:r w:rsidRPr="00E827EB">
        <w:rPr>
          <w:noProof/>
          <w:lang w:val="en-US" w:eastAsia="en-US"/>
        </w:rPr>
        <w:drawing>
          <wp:inline distT="0" distB="0" distL="0" distR="0" wp14:anchorId="5E5B3631" wp14:editId="57771646">
            <wp:extent cx="5372100" cy="296897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480" cy="2979131"/>
                    </a:xfrm>
                    <a:prstGeom prst="rect">
                      <a:avLst/>
                    </a:prstGeom>
                    <a:noFill/>
                  </pic:spPr>
                </pic:pic>
              </a:graphicData>
            </a:graphic>
          </wp:inline>
        </w:drawing>
      </w:r>
    </w:p>
    <w:p w14:paraId="7D5B9BC2" w14:textId="11A818E6" w:rsidR="009E4BE0" w:rsidRPr="00C930FC" w:rsidRDefault="00010664" w:rsidP="00AD0759">
      <w:pPr>
        <w:pStyle w:val="Legenda"/>
      </w:pPr>
      <w:bookmarkStart w:id="724" w:name="_Toc31289796"/>
      <w:r w:rsidRPr="00C930FC">
        <w:t xml:space="preserve">Figure </w:t>
      </w:r>
      <w:r w:rsidRPr="00C930FC">
        <w:fldChar w:fldCharType="begin"/>
      </w:r>
      <w:r w:rsidRPr="00C930FC">
        <w:instrText>SEQ Figure \* ARABIC</w:instrText>
      </w:r>
      <w:r w:rsidRPr="00C930FC">
        <w:fldChar w:fldCharType="separate"/>
      </w:r>
      <w:r w:rsidR="00AD3DB0" w:rsidRPr="00C930FC">
        <w:t>16</w:t>
      </w:r>
      <w:r w:rsidRPr="00C930FC">
        <w:fldChar w:fldCharType="end"/>
      </w:r>
      <w:r w:rsidRPr="00C930FC">
        <w:t>. Goals of proposed data tools</w:t>
      </w:r>
      <w:bookmarkEnd w:id="724"/>
    </w:p>
    <w:p w14:paraId="32BAAE03" w14:textId="5AFD734D" w:rsidR="00A861AB" w:rsidRPr="00C930FC" w:rsidRDefault="00C2343F" w:rsidP="00B147C3">
      <w:r w:rsidRPr="00C930FC">
        <w:t xml:space="preserve">When drafting the technical specifications for the eProcurement system there are some technological issues which need to be </w:t>
      </w:r>
      <w:r w:rsidR="00010664" w:rsidRPr="00C930FC">
        <w:t>considered</w:t>
      </w:r>
      <w:r w:rsidRPr="00C930FC">
        <w:t>:</w:t>
      </w:r>
    </w:p>
    <w:p w14:paraId="3EB2827B" w14:textId="15C901AA" w:rsidR="00C2343F" w:rsidRPr="00C930FC" w:rsidRDefault="00B3705F" w:rsidP="00A41C7D">
      <w:pPr>
        <w:pStyle w:val="Listanumerowana2"/>
        <w:numPr>
          <w:ilvl w:val="0"/>
          <w:numId w:val="19"/>
        </w:numPr>
      </w:pPr>
      <w:r w:rsidRPr="00C930FC">
        <w:t>A</w:t>
      </w:r>
      <w:r w:rsidR="008637BE" w:rsidRPr="00C930FC">
        <w:t>r</w:t>
      </w:r>
      <w:r w:rsidR="00C2343F" w:rsidRPr="00C930FC">
        <w:t>chitecture</w:t>
      </w:r>
    </w:p>
    <w:p w14:paraId="614476E8" w14:textId="65D167B2" w:rsidR="00A861AB" w:rsidRPr="00C930FC" w:rsidRDefault="00B3705F" w:rsidP="00A41C7D">
      <w:pPr>
        <w:pStyle w:val="Listanumerowana2"/>
        <w:numPr>
          <w:ilvl w:val="0"/>
          <w:numId w:val="19"/>
        </w:numPr>
      </w:pPr>
      <w:r w:rsidRPr="00C930FC">
        <w:t>E</w:t>
      </w:r>
      <w:r w:rsidR="000D6768" w:rsidRPr="00C930FC">
        <w:t>nd-u</w:t>
      </w:r>
      <w:r w:rsidR="00A861AB" w:rsidRPr="00C930FC">
        <w:t>ser technology</w:t>
      </w:r>
    </w:p>
    <w:p w14:paraId="1A929466" w14:textId="3B810044" w:rsidR="00A861AB" w:rsidRPr="00C930FC" w:rsidRDefault="00B3705F" w:rsidP="00A41C7D">
      <w:pPr>
        <w:pStyle w:val="Listanumerowana2"/>
        <w:numPr>
          <w:ilvl w:val="0"/>
          <w:numId w:val="19"/>
        </w:numPr>
      </w:pPr>
      <w:r w:rsidRPr="00C930FC">
        <w:t>I</w:t>
      </w:r>
      <w:r w:rsidR="00A861AB" w:rsidRPr="00C930FC">
        <w:t>nteroperability</w:t>
      </w:r>
    </w:p>
    <w:p w14:paraId="0453D909" w14:textId="532B6955" w:rsidR="009A221F" w:rsidRPr="00C930FC" w:rsidRDefault="00B3705F" w:rsidP="00A41C7D">
      <w:pPr>
        <w:pStyle w:val="Listanumerowana2"/>
        <w:numPr>
          <w:ilvl w:val="0"/>
          <w:numId w:val="19"/>
        </w:numPr>
      </w:pPr>
      <w:r w:rsidRPr="00C930FC">
        <w:t>S</w:t>
      </w:r>
      <w:r w:rsidR="00A861AB" w:rsidRPr="00C930FC">
        <w:t>ecurity</w:t>
      </w:r>
    </w:p>
    <w:p w14:paraId="1FB9E8CA" w14:textId="7010367D" w:rsidR="00C2343F" w:rsidRPr="00C930FC" w:rsidRDefault="00B3705F" w:rsidP="00A41C7D">
      <w:pPr>
        <w:pStyle w:val="Listanumerowana2"/>
        <w:numPr>
          <w:ilvl w:val="0"/>
          <w:numId w:val="19"/>
        </w:numPr>
      </w:pPr>
      <w:r w:rsidRPr="00C930FC">
        <w:t>T</w:t>
      </w:r>
      <w:r w:rsidR="009A221F" w:rsidRPr="00C930FC">
        <w:t>echnology choice</w:t>
      </w:r>
    </w:p>
    <w:p w14:paraId="3A2461E7" w14:textId="66E971AE" w:rsidR="00A861AB" w:rsidRPr="00C930FC" w:rsidRDefault="00B3705F" w:rsidP="00A41C7D">
      <w:pPr>
        <w:pStyle w:val="Listanumerowana2"/>
        <w:numPr>
          <w:ilvl w:val="0"/>
          <w:numId w:val="19"/>
        </w:numPr>
      </w:pPr>
      <w:r w:rsidRPr="00C930FC">
        <w:t>I</w:t>
      </w:r>
      <w:r w:rsidR="00C2343F" w:rsidRPr="00C930FC">
        <w:t>nfrastructure</w:t>
      </w:r>
    </w:p>
    <w:p w14:paraId="20CCB090" w14:textId="77777777" w:rsidR="00C2343F" w:rsidRPr="00C930FC" w:rsidRDefault="00C2343F" w:rsidP="00A861AB">
      <w:pPr>
        <w:pStyle w:val="Nagwek3"/>
        <w:rPr>
          <w:rFonts w:cs="Times New Roman"/>
        </w:rPr>
      </w:pPr>
      <w:bookmarkStart w:id="725" w:name="_Toc57705327"/>
      <w:r w:rsidRPr="00C930FC">
        <w:rPr>
          <w:rFonts w:cs="Times New Roman"/>
        </w:rPr>
        <w:t>Architecture</w:t>
      </w:r>
      <w:bookmarkEnd w:id="725"/>
    </w:p>
    <w:p w14:paraId="3F588951" w14:textId="789B82E6" w:rsidR="00FD414C" w:rsidRPr="00C930FC" w:rsidRDefault="00627735" w:rsidP="00B147C3">
      <w:r w:rsidRPr="00C930FC">
        <w:t xml:space="preserve">Two of the main goals of the system are to create (i) an adequate data architecture capable of generating, recording and publishing clean procurement data, and (ii) tools that are designed for government users without advanced technical knowledge of </w:t>
      </w:r>
      <w:r w:rsidR="00445B8E" w:rsidRPr="00C930FC">
        <w:t>eProcurement systems</w:t>
      </w:r>
      <w:r w:rsidRPr="00C930FC">
        <w:t>.</w:t>
      </w:r>
    </w:p>
    <w:p w14:paraId="7A3ED26A" w14:textId="38D59DB3" w:rsidR="00FD414C" w:rsidRPr="00C930FC" w:rsidRDefault="00C2343F" w:rsidP="00B147C3">
      <w:pPr>
        <w:rPr>
          <w:szCs w:val="22"/>
        </w:rPr>
      </w:pPr>
      <w:r w:rsidRPr="00C930FC">
        <w:rPr>
          <w:szCs w:val="22"/>
        </w:rPr>
        <w:t xml:space="preserve">The digital procurement model promoted by the EBRD technical cooperation projects uses an open source and open data interoperable digital procurement architecture for multi-platform networking and works by collecting and recording all the information concerning all stages of the procurement process in a central database unit of the network. </w:t>
      </w:r>
    </w:p>
    <w:p w14:paraId="46EE46B1" w14:textId="34B5AF48" w:rsidR="00A91010" w:rsidRPr="00C930FC" w:rsidRDefault="00C2343F" w:rsidP="00B147C3">
      <w:pPr>
        <w:rPr>
          <w:szCs w:val="22"/>
        </w:rPr>
      </w:pPr>
      <w:r w:rsidRPr="00C930FC">
        <w:rPr>
          <w:szCs w:val="22"/>
        </w:rPr>
        <w:t>The digital procurement systems buil</w:t>
      </w:r>
      <w:r w:rsidR="00CE2CB6" w:rsidRPr="00C930FC">
        <w:rPr>
          <w:szCs w:val="22"/>
        </w:rPr>
        <w:t>t</w:t>
      </w:r>
      <w:r w:rsidRPr="00C930FC">
        <w:rPr>
          <w:szCs w:val="22"/>
        </w:rPr>
        <w:t xml:space="preserve"> on this model consist of a government-run central database that serves as an online OCDS data exchange and repository for linked networking commercial electronic procurement platforms that provide digital procurement services to </w:t>
      </w:r>
      <w:r w:rsidR="00CE2CB6" w:rsidRPr="00C930FC">
        <w:rPr>
          <w:szCs w:val="22"/>
        </w:rPr>
        <w:t>contracting authorities</w:t>
      </w:r>
      <w:r w:rsidRPr="00C930FC">
        <w:rPr>
          <w:szCs w:val="22"/>
        </w:rPr>
        <w:t xml:space="preserve"> and </w:t>
      </w:r>
      <w:r w:rsidR="00CE2CB6" w:rsidRPr="00C930FC">
        <w:rPr>
          <w:szCs w:val="22"/>
        </w:rPr>
        <w:t>economic operators</w:t>
      </w:r>
      <w:r w:rsidRPr="00C930FC">
        <w:rPr>
          <w:szCs w:val="22"/>
        </w:rPr>
        <w:t>. The information from the database is displayed on an open, accessible</w:t>
      </w:r>
      <w:r w:rsidR="00235D59" w:rsidRPr="00C930FC">
        <w:rPr>
          <w:szCs w:val="22"/>
        </w:rPr>
        <w:t>,</w:t>
      </w:r>
      <w:r w:rsidRPr="00C930FC">
        <w:rPr>
          <w:szCs w:val="22"/>
        </w:rPr>
        <w:t xml:space="preserve"> searchable, government-run open source web portal. This creates a single point of access to procurement information and electronic bidding that is automatically synchronised in real time between the central unit itself, the government-run web portal, the </w:t>
      </w:r>
      <w:r w:rsidR="00A91010" w:rsidRPr="00C930FC">
        <w:t>NEPPs</w:t>
      </w:r>
      <w:r w:rsidRPr="00C930FC">
        <w:rPr>
          <w:szCs w:val="22"/>
        </w:rPr>
        <w:t xml:space="preserve"> and</w:t>
      </w:r>
      <w:r w:rsidR="00A91010" w:rsidRPr="00C930FC">
        <w:rPr>
          <w:szCs w:val="22"/>
        </w:rPr>
        <w:t xml:space="preserve"> </w:t>
      </w:r>
      <w:r w:rsidRPr="00C930FC">
        <w:rPr>
          <w:szCs w:val="22"/>
        </w:rPr>
        <w:t xml:space="preserve">other </w:t>
      </w:r>
      <w:r w:rsidR="00F00B98" w:rsidRPr="00C930FC">
        <w:rPr>
          <w:szCs w:val="22"/>
        </w:rPr>
        <w:t>e-government</w:t>
      </w:r>
      <w:r w:rsidRPr="00C930FC">
        <w:rPr>
          <w:szCs w:val="22"/>
        </w:rPr>
        <w:t xml:space="preserve"> services and registers</w:t>
      </w:r>
      <w:r w:rsidR="00A91010" w:rsidRPr="00C930FC">
        <w:rPr>
          <w:szCs w:val="22"/>
        </w:rPr>
        <w:t xml:space="preserve"> (if available)</w:t>
      </w:r>
      <w:r w:rsidRPr="00C930FC">
        <w:rPr>
          <w:szCs w:val="22"/>
        </w:rPr>
        <w:t>. The system has a networked interoperable digital procurement architecture that relies on the interaction between the single point of access web</w:t>
      </w:r>
      <w:r w:rsidR="00235D59" w:rsidRPr="00C930FC">
        <w:rPr>
          <w:szCs w:val="22"/>
        </w:rPr>
        <w:t xml:space="preserve"> </w:t>
      </w:r>
      <w:r w:rsidRPr="00C930FC">
        <w:rPr>
          <w:szCs w:val="22"/>
        </w:rPr>
        <w:t>portal, the data exchange central database unit</w:t>
      </w:r>
      <w:r w:rsidR="00235D59" w:rsidRPr="00C930FC">
        <w:rPr>
          <w:szCs w:val="22"/>
        </w:rPr>
        <w:t>,</w:t>
      </w:r>
      <w:r w:rsidRPr="00C930FC">
        <w:rPr>
          <w:szCs w:val="22"/>
        </w:rPr>
        <w:t xml:space="preserve"> and a variable number of networking electronic procurement platforms. </w:t>
      </w:r>
    </w:p>
    <w:p w14:paraId="3E1ACB5E" w14:textId="29B12D57" w:rsidR="00D06EB5" w:rsidRPr="00C930FC" w:rsidRDefault="001F7E4B" w:rsidP="00F46F45">
      <w:pPr>
        <w:keepNext/>
        <w:contextualSpacing/>
        <w:jc w:val="center"/>
      </w:pPr>
      <w:r w:rsidRPr="00E827EB">
        <w:rPr>
          <w:noProof/>
          <w:lang w:val="en-US" w:eastAsia="en-US"/>
        </w:rPr>
        <w:drawing>
          <wp:inline distT="0" distB="0" distL="0" distR="0" wp14:anchorId="70FC1208" wp14:editId="318CD42B">
            <wp:extent cx="4572000" cy="377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3835" cy="3814112"/>
                    </a:xfrm>
                    <a:prstGeom prst="rect">
                      <a:avLst/>
                    </a:prstGeom>
                    <a:noFill/>
                  </pic:spPr>
                </pic:pic>
              </a:graphicData>
            </a:graphic>
          </wp:inline>
        </w:drawing>
      </w:r>
    </w:p>
    <w:p w14:paraId="24F8B189" w14:textId="68CCADA0" w:rsidR="00D06EB5" w:rsidRPr="00C930FC" w:rsidRDefault="00D06EB5" w:rsidP="00AD0759">
      <w:pPr>
        <w:pStyle w:val="Legenda"/>
      </w:pPr>
      <w:bookmarkStart w:id="726" w:name="_Toc31289797"/>
      <w:r w:rsidRPr="00C930FC">
        <w:t xml:space="preserve">Figure </w:t>
      </w:r>
      <w:r w:rsidRPr="00C930FC">
        <w:fldChar w:fldCharType="begin"/>
      </w:r>
      <w:r w:rsidRPr="00C930FC">
        <w:instrText>SEQ Figure \* ARABIC</w:instrText>
      </w:r>
      <w:r w:rsidRPr="00C930FC">
        <w:fldChar w:fldCharType="separate"/>
      </w:r>
      <w:r w:rsidR="00AD3DB0" w:rsidRPr="00C930FC">
        <w:t>17</w:t>
      </w:r>
      <w:r w:rsidRPr="00C930FC">
        <w:fldChar w:fldCharType="end"/>
      </w:r>
      <w:r w:rsidR="008A2D09" w:rsidRPr="00C930FC">
        <w:t>.</w:t>
      </w:r>
      <w:r w:rsidRPr="00C930FC">
        <w:t xml:space="preserve"> High-level architecture</w:t>
      </w:r>
      <w:bookmarkEnd w:id="726"/>
    </w:p>
    <w:p w14:paraId="73BFAD2F" w14:textId="77777777" w:rsidR="00D06EB5" w:rsidRPr="00C930FC" w:rsidRDefault="00D06EB5" w:rsidP="00CF75FB">
      <w:pPr>
        <w:contextualSpacing/>
        <w:jc w:val="center"/>
        <w:rPr>
          <w:szCs w:val="22"/>
        </w:rPr>
      </w:pPr>
    </w:p>
    <w:p w14:paraId="1B63CACE" w14:textId="39123A11" w:rsidR="00323579" w:rsidRPr="00C930FC" w:rsidRDefault="00C2343F" w:rsidP="00B147C3">
      <w:r w:rsidRPr="00C930FC">
        <w:t xml:space="preserve">The interconnection between the central database and </w:t>
      </w:r>
      <w:r w:rsidR="00445B8E" w:rsidRPr="00C930FC">
        <w:t>NEPPs</w:t>
      </w:r>
      <w:r w:rsidRPr="00C930FC">
        <w:t xml:space="preserve"> is facilitated by an Application Programming Interface (API) that exchanges data electronically and automatically. As a result of the interoperability between the single point of access web</w:t>
      </w:r>
      <w:r w:rsidR="00235D59" w:rsidRPr="00C930FC">
        <w:t xml:space="preserve"> </w:t>
      </w:r>
      <w:r w:rsidRPr="00C930FC">
        <w:t xml:space="preserve">portal, the central database and the networking electronic platforms, a collective authentication, synchronisation and validation of the data is achieved in real time for all transactions conducted on the system (which could characterise the system as ‘blockchain-like’). </w:t>
      </w:r>
    </w:p>
    <w:p w14:paraId="5E67F582" w14:textId="77777777" w:rsidR="00323579" w:rsidRPr="00C930FC" w:rsidRDefault="00C2343F" w:rsidP="00B147C3">
      <w:r w:rsidRPr="00C930FC">
        <w:t xml:space="preserve">The central database is itself designed in a modular way, so that it can either solely ensure data exchange, or also operate as process manager (i.e. smart database). Multiple databases can be synchronised using a single front-end, which allows for implementation in decentralised or multi-tier settings. Given that the central database is designed to operate as a multi-platform interoperable system, it is underpinned by the certification of distributed electronic procurement platforms that meet functional requirements established under open source conditions. </w:t>
      </w:r>
    </w:p>
    <w:p w14:paraId="554270AA" w14:textId="252ABE98" w:rsidR="00C2343F" w:rsidRPr="00C930FC" w:rsidRDefault="00C2343F" w:rsidP="00B147C3">
      <w:r w:rsidRPr="00C930FC">
        <w:t xml:space="preserve">The system can be adapted to different market structures for the provision of (de)centralised e-procurement services and to different approaches </w:t>
      </w:r>
      <w:r w:rsidR="00D93979" w:rsidRPr="00C930FC">
        <w:t xml:space="preserve">regarding </w:t>
      </w:r>
      <w:r w:rsidRPr="00C930FC">
        <w:t xml:space="preserve">the funding or cost-allocation of the system. The system is designed to facilitate the automated generation and publication of open procurement data in OCDS format and in real time. This results in a data architecture that ensures that clean and rich open procurement data </w:t>
      </w:r>
      <w:r w:rsidR="00B63ED4" w:rsidRPr="00C930FC">
        <w:t>is</w:t>
      </w:r>
      <w:r w:rsidRPr="00C930FC">
        <w:t xml:space="preserve"> available for immediate and broad re-use, without the need for data extraction or further processing. </w:t>
      </w:r>
      <w:r w:rsidR="00667860" w:rsidRPr="00C930FC">
        <w:t>T</w:t>
      </w:r>
      <w:r w:rsidRPr="00C930FC">
        <w:t xml:space="preserve">he negative effects of data manipulation </w:t>
      </w:r>
      <w:r w:rsidR="00667860" w:rsidRPr="00C930FC">
        <w:t xml:space="preserve">are avoided </w:t>
      </w:r>
      <w:r w:rsidRPr="00C930FC">
        <w:t>by creating a common source of objective and clean data that is automatically generated and available to all stakeholders</w:t>
      </w:r>
      <w:r w:rsidR="00D93979" w:rsidRPr="00C930FC">
        <w:t xml:space="preserve"> </w:t>
      </w:r>
      <w:r w:rsidR="00B63ED4" w:rsidRPr="00C930FC">
        <w:t>(</w:t>
      </w:r>
      <w:r w:rsidR="00D93979" w:rsidRPr="00C930FC">
        <w:t xml:space="preserve">i.e. </w:t>
      </w:r>
      <w:r w:rsidRPr="00C930FC">
        <w:t xml:space="preserve"> </w:t>
      </w:r>
      <w:r w:rsidR="00AD3DB0" w:rsidRPr="00C930FC">
        <w:t>Government</w:t>
      </w:r>
      <w:r w:rsidRPr="00C930FC">
        <w:t>, business</w:t>
      </w:r>
      <w:r w:rsidR="00D93979" w:rsidRPr="00C930FC">
        <w:t xml:space="preserve"> community</w:t>
      </w:r>
      <w:r w:rsidRPr="00C930FC">
        <w:t xml:space="preserve"> and civil society</w:t>
      </w:r>
      <w:r w:rsidR="00B63ED4" w:rsidRPr="00C930FC">
        <w:t>)</w:t>
      </w:r>
      <w:r w:rsidRPr="00C930FC">
        <w:t>. This ensures a high level of data resilience of the electronic procurement system</w:t>
      </w:r>
      <w:r w:rsidR="0068325B" w:rsidRPr="00C930FC">
        <w:t xml:space="preserve"> and</w:t>
      </w:r>
      <w:r w:rsidRPr="00C930FC">
        <w:t xml:space="preserve"> provides the foundation for the open data analytics solution.</w:t>
      </w:r>
    </w:p>
    <w:p w14:paraId="37C88468" w14:textId="4C4EDA3E" w:rsidR="00585D29" w:rsidRPr="00C930FC" w:rsidRDefault="008D0B3B" w:rsidP="00B147C3">
      <w:r w:rsidRPr="00C930FC">
        <w:t xml:space="preserve">By building a sophisticated and robust OCDS data architecture, </w:t>
      </w:r>
      <w:r w:rsidR="00323579" w:rsidRPr="00C930FC">
        <w:t xml:space="preserve">the system </w:t>
      </w:r>
      <w:r w:rsidRPr="00C930FC">
        <w:t>allows for the accumulation of big data as the system is used</w:t>
      </w:r>
      <w:r w:rsidR="00B63ED4" w:rsidRPr="00C930FC">
        <w:t>.</w:t>
      </w:r>
      <w:r w:rsidRPr="00C930FC">
        <w:t xml:space="preserve"> </w:t>
      </w:r>
      <w:r w:rsidR="00B63ED4" w:rsidRPr="00C930FC">
        <w:t>I</w:t>
      </w:r>
      <w:r w:rsidRPr="00C930FC">
        <w:t>n turn, it can enable a wide array of big data analytics, including several different types of machine learning and AI applications</w:t>
      </w:r>
      <w:r w:rsidR="00144B7D" w:rsidRPr="00C930FC">
        <w:t xml:space="preserve"> (i.e. </w:t>
      </w:r>
      <w:r w:rsidRPr="00C930FC">
        <w:t xml:space="preserve">deploy machine learning to identify sources of common misunderstandings and problems to </w:t>
      </w:r>
      <w:r w:rsidR="00B63ED4" w:rsidRPr="00C930FC">
        <w:t xml:space="preserve">direct </w:t>
      </w:r>
      <w:r w:rsidRPr="00C930FC">
        <w:t xml:space="preserve">the </w:t>
      </w:r>
      <w:r w:rsidR="00460128" w:rsidRPr="00C930FC">
        <w:t xml:space="preserve">issuance </w:t>
      </w:r>
      <w:r w:rsidRPr="00C930FC">
        <w:t xml:space="preserve">of guidance or, where possible, robots </w:t>
      </w:r>
      <w:r w:rsidR="00B63ED4" w:rsidRPr="00C930FC">
        <w:t xml:space="preserve">to </w:t>
      </w:r>
      <w:r w:rsidRPr="00C930FC">
        <w:t>implement more granular checks and balances</w:t>
      </w:r>
      <w:r w:rsidR="00144B7D" w:rsidRPr="00C930FC">
        <w:t>)</w:t>
      </w:r>
      <w:r w:rsidRPr="00C930FC">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93708" w:rsidRPr="00C930FC" w14:paraId="3C86C602" w14:textId="77777777" w:rsidTr="000D60E0">
        <w:tc>
          <w:tcPr>
            <w:tcW w:w="8777" w:type="dxa"/>
            <w:shd w:val="clear" w:color="auto" w:fill="00AE9E"/>
          </w:tcPr>
          <w:p w14:paraId="191B0475" w14:textId="77777777" w:rsidR="00193708" w:rsidRPr="00C930FC" w:rsidRDefault="00193708" w:rsidP="000D60E0">
            <w:pPr>
              <w:rPr>
                <w:b/>
                <w:bCs/>
                <w:szCs w:val="22"/>
              </w:rPr>
            </w:pPr>
            <w:r w:rsidRPr="00C930FC">
              <w:rPr>
                <w:b/>
                <w:bCs/>
                <w:color w:val="FFFFFF" w:themeColor="background1"/>
                <w:sz w:val="28"/>
                <w:szCs w:val="28"/>
              </w:rPr>
              <w:t>Recommendation</w:t>
            </w:r>
          </w:p>
        </w:tc>
      </w:tr>
      <w:tr w:rsidR="00193708" w:rsidRPr="00C930FC" w14:paraId="23A3A3CE" w14:textId="77777777" w:rsidTr="000D60E0">
        <w:tc>
          <w:tcPr>
            <w:tcW w:w="8777" w:type="dxa"/>
          </w:tcPr>
          <w:p w14:paraId="5A34316B" w14:textId="77777777" w:rsidR="00193708" w:rsidRPr="00C930FC" w:rsidRDefault="00193708" w:rsidP="000D60E0">
            <w:pPr>
              <w:pStyle w:val="Bullets1"/>
            </w:pPr>
            <w:r w:rsidRPr="00C930FC">
              <w:t xml:space="preserve">Build an Open Contracting Digital Procurement system that </w:t>
            </w:r>
            <w:r w:rsidR="0095102C" w:rsidRPr="00C930FC">
              <w:t>relies on a government-owned central unit to which multiple NEPPs connect through a single window.</w:t>
            </w:r>
          </w:p>
          <w:p w14:paraId="19671BD6" w14:textId="1E2D6938" w:rsidR="0095102C" w:rsidRPr="00C930FC" w:rsidRDefault="0095102C" w:rsidP="000D60E0">
            <w:pPr>
              <w:pStyle w:val="Bullets1"/>
            </w:pPr>
            <w:r w:rsidRPr="00C930FC">
              <w:t>Use OCDS to ensure sound data architecture</w:t>
            </w:r>
            <w:r w:rsidR="00B63ED4" w:rsidRPr="00C930FC">
              <w:t>.</w:t>
            </w:r>
          </w:p>
        </w:tc>
      </w:tr>
    </w:tbl>
    <w:p w14:paraId="228C69EB" w14:textId="77777777" w:rsidR="00A861AB" w:rsidRPr="00C930FC" w:rsidRDefault="00355ED1" w:rsidP="00A861AB">
      <w:pPr>
        <w:pStyle w:val="Nagwek3"/>
        <w:rPr>
          <w:rFonts w:cs="Times New Roman"/>
        </w:rPr>
      </w:pPr>
      <w:bookmarkStart w:id="727" w:name="_Toc57705328"/>
      <w:r w:rsidRPr="00C930FC">
        <w:rPr>
          <w:rFonts w:cs="Times New Roman"/>
        </w:rPr>
        <w:t>End-u</w:t>
      </w:r>
      <w:r w:rsidR="00A861AB" w:rsidRPr="00C930FC">
        <w:rPr>
          <w:rFonts w:cs="Times New Roman"/>
        </w:rPr>
        <w:t>ser technology</w:t>
      </w:r>
      <w:bookmarkEnd w:id="727"/>
    </w:p>
    <w:p w14:paraId="7FC81191" w14:textId="08175D7C" w:rsidR="00A861AB" w:rsidRPr="00C930FC" w:rsidRDefault="00A861AB" w:rsidP="00A861AB">
      <w:pPr>
        <w:pStyle w:val="Tekstpodstawowy"/>
      </w:pPr>
      <w:r w:rsidRPr="00C930FC">
        <w:t xml:space="preserve">As eProcurement systems are developed </w:t>
      </w:r>
      <w:r w:rsidR="00E00A42" w:rsidRPr="00C930FC">
        <w:t>up</w:t>
      </w:r>
      <w:r w:rsidRPr="00C930FC">
        <w:t>on web</w:t>
      </w:r>
      <w:r w:rsidR="00B63ED4" w:rsidRPr="00C930FC">
        <w:t xml:space="preserve"> </w:t>
      </w:r>
      <w:r w:rsidRPr="00C930FC">
        <w:t xml:space="preserve">based services, the </w:t>
      </w:r>
      <w:r w:rsidR="000D6768" w:rsidRPr="00C930FC">
        <w:t xml:space="preserve">adaptability of the system to the most widely used </w:t>
      </w:r>
      <w:r w:rsidR="00E00A42" w:rsidRPr="00C930FC">
        <w:t>Internet</w:t>
      </w:r>
      <w:r w:rsidR="004A4BEC" w:rsidRPr="00C930FC">
        <w:t xml:space="preserve"> tools and software packages is essential in order to prevent compatibility issues</w:t>
      </w:r>
      <w:r w:rsidRPr="00C930FC">
        <w:t xml:space="preserve">. To ensure that user technology does not prevent any EO or CA </w:t>
      </w:r>
      <w:r w:rsidR="00E00A42" w:rsidRPr="00C930FC">
        <w:t>from</w:t>
      </w:r>
      <w:r w:rsidRPr="00C930FC">
        <w:t xml:space="preserve"> participat</w:t>
      </w:r>
      <w:r w:rsidR="00E00A42" w:rsidRPr="00C930FC">
        <w:t>ing</w:t>
      </w:r>
      <w:r w:rsidRPr="00C930FC">
        <w:t xml:space="preserve"> in the tendering process, the system must make sure that:</w:t>
      </w:r>
    </w:p>
    <w:p w14:paraId="3956E688" w14:textId="036A132D" w:rsidR="00A861AB" w:rsidRPr="00C930FC" w:rsidRDefault="005D6335" w:rsidP="009B3846">
      <w:pPr>
        <w:pStyle w:val="Bullets1"/>
      </w:pPr>
      <w:r w:rsidRPr="00C930FC">
        <w:t>I</w:t>
      </w:r>
      <w:r w:rsidR="00A861AB" w:rsidRPr="00C930FC">
        <w:t xml:space="preserve">t is compatible with the </w:t>
      </w:r>
      <w:r w:rsidR="000D6768" w:rsidRPr="00C930FC">
        <w:t>latest version</w:t>
      </w:r>
      <w:r w:rsidR="00E00A42" w:rsidRPr="00C930FC">
        <w:t>s</w:t>
      </w:r>
      <w:r w:rsidR="000D6768" w:rsidRPr="00C930FC">
        <w:t xml:space="preserve"> of </w:t>
      </w:r>
      <w:r w:rsidR="00E00A42" w:rsidRPr="00C930FC">
        <w:t xml:space="preserve">the </w:t>
      </w:r>
      <w:r w:rsidR="000D6768" w:rsidRPr="00C930FC">
        <w:t xml:space="preserve">most widely </w:t>
      </w:r>
      <w:r w:rsidR="00A861AB" w:rsidRPr="00C930FC">
        <w:t>used web browsers</w:t>
      </w:r>
      <w:r w:rsidR="00E00A42" w:rsidRPr="00C930FC">
        <w:t>,</w:t>
      </w:r>
      <w:r w:rsidR="00A861AB" w:rsidRPr="00C930FC">
        <w:t xml:space="preserve"> such as Google Chrome</w:t>
      </w:r>
      <w:r w:rsidR="000D6768" w:rsidRPr="00C930FC">
        <w:t>, Mozilla Firefox, Safari</w:t>
      </w:r>
      <w:r w:rsidR="00A861AB" w:rsidRPr="00C930FC">
        <w:t xml:space="preserve"> </w:t>
      </w:r>
      <w:r w:rsidR="00E00A42" w:rsidRPr="00C930FC">
        <w:t>and</w:t>
      </w:r>
      <w:r w:rsidR="00A861AB" w:rsidRPr="00C930FC">
        <w:t xml:space="preserve"> Internet Explorer</w:t>
      </w:r>
      <w:r w:rsidR="00010A53" w:rsidRPr="00C930FC">
        <w:t>;</w:t>
      </w:r>
    </w:p>
    <w:p w14:paraId="55D6B6D0" w14:textId="176E5082" w:rsidR="004A4BEC" w:rsidRPr="00C930FC" w:rsidRDefault="005D6335" w:rsidP="004A4BEC">
      <w:pPr>
        <w:pStyle w:val="Bullets1"/>
      </w:pPr>
      <w:r w:rsidRPr="00C930FC">
        <w:t>I</w:t>
      </w:r>
      <w:r w:rsidR="004A4BEC" w:rsidRPr="00C930FC">
        <w:t xml:space="preserve">t supports HTML5 standards, which </w:t>
      </w:r>
      <w:r w:rsidR="00E00A42" w:rsidRPr="00C930FC">
        <w:t>are</w:t>
      </w:r>
      <w:r w:rsidR="004A4BEC" w:rsidRPr="00C930FC">
        <w:t xml:space="preserve"> nowadays supported by the latest versions of the browsers listed above</w:t>
      </w:r>
      <w:r w:rsidR="00010A53" w:rsidRPr="00C930FC">
        <w:t>;</w:t>
      </w:r>
    </w:p>
    <w:p w14:paraId="29302760" w14:textId="7E1356AD" w:rsidR="00A861AB" w:rsidRPr="00C930FC" w:rsidRDefault="005D6335" w:rsidP="009B3846">
      <w:pPr>
        <w:pStyle w:val="Bullets1"/>
      </w:pPr>
      <w:r w:rsidRPr="00C930FC">
        <w:t>I</w:t>
      </w:r>
      <w:r w:rsidR="00A861AB" w:rsidRPr="00C930FC">
        <w:t>t can be used with widespread, standard software such as Microsoft Office, and it does not require specific software to be purchased</w:t>
      </w:r>
      <w:r w:rsidR="00010A53" w:rsidRPr="00C930FC">
        <w:t>;</w:t>
      </w:r>
    </w:p>
    <w:p w14:paraId="3763513D" w14:textId="46F127AE" w:rsidR="00A861AB" w:rsidRPr="00C930FC" w:rsidRDefault="005D6335" w:rsidP="009B3846">
      <w:pPr>
        <w:pStyle w:val="Bullets1"/>
      </w:pPr>
      <w:r w:rsidRPr="00C930FC">
        <w:t>I</w:t>
      </w:r>
      <w:r w:rsidR="00A861AB" w:rsidRPr="00C930FC">
        <w:t xml:space="preserve">f any additional application is needed to perform </w:t>
      </w:r>
      <w:r w:rsidR="00E00A42" w:rsidRPr="00C930FC">
        <w:t>a</w:t>
      </w:r>
      <w:r w:rsidR="00A861AB" w:rsidRPr="00C930FC">
        <w:t xml:space="preserve"> functionality, this application should be free and downloadable by users</w:t>
      </w:r>
      <w:r w:rsidR="00010A53" w:rsidRPr="00C930FC">
        <w:t>;</w:t>
      </w:r>
    </w:p>
    <w:p w14:paraId="78304FF2" w14:textId="2C8C095E" w:rsidR="004A4BEC" w:rsidRPr="00C930FC" w:rsidRDefault="005D6335" w:rsidP="004A4BEC">
      <w:pPr>
        <w:pStyle w:val="Bullets1"/>
      </w:pPr>
      <w:r w:rsidRPr="00C930FC">
        <w:t>I</w:t>
      </w:r>
      <w:r w:rsidR="004A4BEC" w:rsidRPr="00C930FC">
        <w:t>t supports multiple languages in order to display the user interface.</w:t>
      </w:r>
      <w:r w:rsidR="00F77E0A" w:rsidRPr="00C930FC">
        <w:t xml:space="preserve"> </w:t>
      </w:r>
      <w:r w:rsidR="004A4BEC" w:rsidRPr="00C930FC">
        <w:t>This requirement extends to providing full support for international users, such</w:t>
      </w:r>
      <w:r w:rsidR="00010A53" w:rsidRPr="00C930FC">
        <w:t xml:space="preserve"> as</w:t>
      </w:r>
      <w:r w:rsidR="004A4BEC" w:rsidRPr="00C930FC">
        <w:t xml:space="preserve"> FAQs and online help in English.</w:t>
      </w:r>
    </w:p>
    <w:p w14:paraId="475C2543" w14:textId="77777777" w:rsidR="00B76C95" w:rsidRPr="00C930FC" w:rsidRDefault="00B76C95" w:rsidP="00B76C95">
      <w:pPr>
        <w:pStyle w:val="Bullets1"/>
        <w:numPr>
          <w:ilvl w:val="0"/>
          <w:numId w:val="0"/>
        </w:numPr>
        <w:ind w:left="36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5102C" w:rsidRPr="00C930FC" w14:paraId="22117A3D" w14:textId="77777777" w:rsidTr="000D60E0">
        <w:tc>
          <w:tcPr>
            <w:tcW w:w="8777" w:type="dxa"/>
            <w:shd w:val="clear" w:color="auto" w:fill="00AE9E"/>
          </w:tcPr>
          <w:p w14:paraId="18C6EA26" w14:textId="77777777" w:rsidR="0095102C" w:rsidRPr="00C930FC" w:rsidRDefault="0095102C" w:rsidP="000D60E0">
            <w:pPr>
              <w:rPr>
                <w:b/>
                <w:bCs/>
                <w:szCs w:val="22"/>
              </w:rPr>
            </w:pPr>
            <w:r w:rsidRPr="00C930FC">
              <w:rPr>
                <w:b/>
                <w:bCs/>
                <w:color w:val="FFFFFF" w:themeColor="background1"/>
                <w:sz w:val="28"/>
                <w:szCs w:val="28"/>
              </w:rPr>
              <w:t>Recommendation</w:t>
            </w:r>
          </w:p>
        </w:tc>
      </w:tr>
      <w:tr w:rsidR="0095102C" w:rsidRPr="00C930FC" w14:paraId="610D72BE" w14:textId="77777777" w:rsidTr="000D60E0">
        <w:tc>
          <w:tcPr>
            <w:tcW w:w="8777" w:type="dxa"/>
          </w:tcPr>
          <w:p w14:paraId="138B461D" w14:textId="1406DF34" w:rsidR="0095102C" w:rsidRPr="00C930FC" w:rsidRDefault="0095102C" w:rsidP="000D60E0">
            <w:pPr>
              <w:pStyle w:val="Bullets1"/>
            </w:pPr>
            <w:r w:rsidRPr="00C930FC">
              <w:t xml:space="preserve">Ensure that end-user technology is compatible with widespread systems (Google Chrome, Mozilla Firefox, </w:t>
            </w:r>
            <w:r w:rsidR="00460128" w:rsidRPr="00C930FC">
              <w:t xml:space="preserve">Safari and Internet Explorer, </w:t>
            </w:r>
            <w:r w:rsidRPr="00C930FC">
              <w:t>etc.)</w:t>
            </w:r>
            <w:r w:rsidR="005D6335" w:rsidRPr="00C930FC">
              <w:t>.</w:t>
            </w:r>
          </w:p>
        </w:tc>
      </w:tr>
    </w:tbl>
    <w:p w14:paraId="7077FF5B" w14:textId="77777777" w:rsidR="00A861AB" w:rsidRPr="00C930FC" w:rsidRDefault="00A861AB" w:rsidP="00A861AB">
      <w:pPr>
        <w:pStyle w:val="Nagwek3"/>
        <w:rPr>
          <w:rFonts w:cs="Times New Roman"/>
        </w:rPr>
      </w:pPr>
      <w:bookmarkStart w:id="728" w:name="_Toc57705329"/>
      <w:r w:rsidRPr="00C930FC">
        <w:rPr>
          <w:rFonts w:cs="Times New Roman"/>
        </w:rPr>
        <w:t>Interoperability</w:t>
      </w:r>
      <w:bookmarkEnd w:id="728"/>
    </w:p>
    <w:p w14:paraId="468C3D6B" w14:textId="77777777" w:rsidR="00A861AB" w:rsidRPr="00C930FC" w:rsidRDefault="00A861AB" w:rsidP="00B147C3">
      <w:r w:rsidRPr="00C930FC">
        <w:t>As stated in previous sections, the system should be fully interoperable and connect</w:t>
      </w:r>
      <w:r w:rsidR="00E00A42" w:rsidRPr="00C930FC">
        <w:t>ed</w:t>
      </w:r>
      <w:r w:rsidRPr="00C930FC">
        <w:t xml:space="preserve"> to several government registers.</w:t>
      </w:r>
    </w:p>
    <w:p w14:paraId="0D1D195A" w14:textId="119A635D" w:rsidR="00A861AB" w:rsidRPr="00C930FC" w:rsidRDefault="00A861AB" w:rsidP="00B147C3">
      <w:r w:rsidRPr="00C930FC">
        <w:t xml:space="preserve">To guarantee </w:t>
      </w:r>
      <w:r w:rsidR="00E00A42" w:rsidRPr="00C930FC">
        <w:t>this</w:t>
      </w:r>
      <w:r w:rsidRPr="00C930FC">
        <w:t xml:space="preserve">, the system </w:t>
      </w:r>
      <w:r w:rsidR="00490D35" w:rsidRPr="00C930FC">
        <w:t>is</w:t>
      </w:r>
      <w:r w:rsidRPr="00C930FC">
        <w:t xml:space="preserve"> based on Open</w:t>
      </w:r>
      <w:r w:rsidR="0068325B" w:rsidRPr="00C930FC">
        <w:t xml:space="preserve"> </w:t>
      </w:r>
      <w:r w:rsidRPr="00C930FC">
        <w:t>Contracting</w:t>
      </w:r>
      <w:r w:rsidR="0068325B" w:rsidRPr="00C930FC">
        <w:t xml:space="preserve"> Data</w:t>
      </w:r>
      <w:r w:rsidRPr="00C930FC">
        <w:t xml:space="preserve"> Standard</w:t>
      </w:r>
      <w:r w:rsidRPr="00C930FC">
        <w:rPr>
          <w:rStyle w:val="Odwoanieprzypisudolnego"/>
          <w:rFonts w:ascii="Times New Roman" w:hAnsi="Times New Roman"/>
        </w:rPr>
        <w:footnoteReference w:id="31"/>
      </w:r>
      <w:r w:rsidRPr="00C930FC">
        <w:t xml:space="preserve">, </w:t>
      </w:r>
      <w:r w:rsidR="004E536B" w:rsidRPr="00C930FC">
        <w:t>a</w:t>
      </w:r>
      <w:r w:rsidRPr="00C930FC">
        <w:t xml:space="preserve"> schem</w:t>
      </w:r>
      <w:r w:rsidR="00460128" w:rsidRPr="00C930FC">
        <w:t>e</w:t>
      </w:r>
      <w:r w:rsidRPr="00C930FC">
        <w:t xml:space="preserve"> to provide shareable, reusable, machine-readable open data on public contracting across the entire cycle of public procurement. The data standard is the basis for building and sharing tools that use and analyse this information. An added advantage of this standard is that it is not proprietary, so it does not carry any additional rights or licenses.</w:t>
      </w:r>
    </w:p>
    <w:p w14:paraId="30623F41" w14:textId="4A19BB9A" w:rsidR="007201BC" w:rsidRPr="00C930FC" w:rsidRDefault="007201BC" w:rsidP="00B147C3">
      <w:r w:rsidRPr="00C930FC">
        <w:t>Open Contracting Data Standard can be used not only as a publication standard but also as</w:t>
      </w:r>
      <w:r w:rsidR="00E0472F" w:rsidRPr="00C930FC">
        <w:t xml:space="preserve"> a</w:t>
      </w:r>
      <w:r w:rsidRPr="00C930FC">
        <w:t xml:space="preserve"> transportation method for information between the different modules, functionalities and processes.</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5102C" w:rsidRPr="00C930FC" w14:paraId="4CA79181" w14:textId="77777777" w:rsidTr="000D60E0">
        <w:tc>
          <w:tcPr>
            <w:tcW w:w="8777" w:type="dxa"/>
            <w:shd w:val="clear" w:color="auto" w:fill="00AE9E"/>
          </w:tcPr>
          <w:p w14:paraId="7EE25A1A" w14:textId="77777777" w:rsidR="0095102C" w:rsidRPr="00C930FC" w:rsidRDefault="0095102C" w:rsidP="000D60E0">
            <w:pPr>
              <w:rPr>
                <w:b/>
                <w:bCs/>
                <w:szCs w:val="22"/>
              </w:rPr>
            </w:pPr>
            <w:r w:rsidRPr="00C930FC">
              <w:rPr>
                <w:b/>
                <w:bCs/>
                <w:color w:val="FFFFFF" w:themeColor="background1"/>
                <w:sz w:val="28"/>
                <w:szCs w:val="28"/>
              </w:rPr>
              <w:t>Recommendation</w:t>
            </w:r>
          </w:p>
        </w:tc>
      </w:tr>
      <w:tr w:rsidR="0095102C" w:rsidRPr="00C930FC" w14:paraId="50AF210C" w14:textId="77777777" w:rsidTr="000D60E0">
        <w:tc>
          <w:tcPr>
            <w:tcW w:w="8777" w:type="dxa"/>
          </w:tcPr>
          <w:p w14:paraId="5385D7A8" w14:textId="29E6DDB6" w:rsidR="0095102C" w:rsidRPr="00C930FC" w:rsidRDefault="0095102C" w:rsidP="000D60E0">
            <w:pPr>
              <w:pStyle w:val="Bullets1"/>
            </w:pPr>
            <w:r w:rsidRPr="00C930FC">
              <w:t>Use OCDS to ensure data coherence and transport information between modules, functionalities and processes</w:t>
            </w:r>
            <w:r w:rsidR="005D6335" w:rsidRPr="00C930FC">
              <w:t>.</w:t>
            </w:r>
          </w:p>
        </w:tc>
      </w:tr>
    </w:tbl>
    <w:p w14:paraId="442164DF" w14:textId="77777777" w:rsidR="00A861AB" w:rsidRPr="00C930FC" w:rsidRDefault="00A861AB" w:rsidP="00A861AB">
      <w:pPr>
        <w:pStyle w:val="Nagwek3"/>
        <w:rPr>
          <w:rFonts w:cs="Times New Roman"/>
        </w:rPr>
      </w:pPr>
      <w:bookmarkStart w:id="729" w:name="_Toc57705330"/>
      <w:r w:rsidRPr="00C930FC">
        <w:rPr>
          <w:rFonts w:cs="Times New Roman"/>
        </w:rPr>
        <w:t>Security</w:t>
      </w:r>
      <w:bookmarkEnd w:id="729"/>
    </w:p>
    <w:p w14:paraId="5027AB0F" w14:textId="4C5DAE8F" w:rsidR="00A861AB" w:rsidRPr="00C930FC" w:rsidRDefault="007F3E22" w:rsidP="00A861AB">
      <w:r w:rsidRPr="00C930FC">
        <w:t>The</w:t>
      </w:r>
      <w:r w:rsidR="00A861AB" w:rsidRPr="00C930FC">
        <w:t xml:space="preserve"> key issues </w:t>
      </w:r>
      <w:r w:rsidRPr="00C930FC">
        <w:t xml:space="preserve">to consider </w:t>
      </w:r>
      <w:r w:rsidR="00A861AB" w:rsidRPr="00C930FC">
        <w:t>related to security are:</w:t>
      </w:r>
    </w:p>
    <w:p w14:paraId="1CDA3572" w14:textId="135015BF" w:rsidR="00A861AB" w:rsidRPr="00C930FC" w:rsidRDefault="00A861AB" w:rsidP="009B3846">
      <w:pPr>
        <w:pStyle w:val="Bullets1"/>
      </w:pPr>
      <w:r w:rsidRPr="00C930FC">
        <w:t>Know your end</w:t>
      </w:r>
      <w:r w:rsidR="005D6335" w:rsidRPr="00C930FC">
        <w:t xml:space="preserve"> </w:t>
      </w:r>
      <w:r w:rsidRPr="00C930FC">
        <w:t>users</w:t>
      </w:r>
      <w:r w:rsidR="00AA61DB" w:rsidRPr="00C930FC">
        <w:t>.</w:t>
      </w:r>
      <w:r w:rsidRPr="00C930FC">
        <w:t xml:space="preserve"> </w:t>
      </w:r>
    </w:p>
    <w:p w14:paraId="7A410577" w14:textId="025EF584" w:rsidR="004A4BEC" w:rsidRPr="00C930FC" w:rsidRDefault="004A4BEC" w:rsidP="004A4BEC">
      <w:pPr>
        <w:pStyle w:val="Bullets2"/>
      </w:pPr>
      <w:r w:rsidRPr="00C930FC">
        <w:t>Implement a Single Sign</w:t>
      </w:r>
      <w:r w:rsidR="00E00A42" w:rsidRPr="00C930FC">
        <w:t>-</w:t>
      </w:r>
      <w:r w:rsidRPr="00C930FC">
        <w:t>On mechanism for end</w:t>
      </w:r>
      <w:r w:rsidR="005D6335" w:rsidRPr="00C930FC">
        <w:t xml:space="preserve"> </w:t>
      </w:r>
      <w:r w:rsidRPr="00C930FC">
        <w:t xml:space="preserve">users that encompasses the </w:t>
      </w:r>
      <w:r w:rsidR="00A91010" w:rsidRPr="00C930FC">
        <w:t>NEPPs</w:t>
      </w:r>
      <w:r w:rsidRPr="00C930FC">
        <w:t xml:space="preserve"> and the </w:t>
      </w:r>
      <w:r w:rsidR="00C06EF7" w:rsidRPr="00C930FC">
        <w:t>Central Unit</w:t>
      </w:r>
      <w:r w:rsidRPr="00C930FC">
        <w:t>. Standards, such as SAML 2.0, can be applied to fulfil this recommendation (i.e. the ECAS Single Sign</w:t>
      </w:r>
      <w:r w:rsidR="00E00A42" w:rsidRPr="00C930FC">
        <w:t>-</w:t>
      </w:r>
      <w:r w:rsidRPr="00C930FC">
        <w:t>On mechanism provided by DIGIT implements a customi</w:t>
      </w:r>
      <w:r w:rsidR="00E00A42" w:rsidRPr="00C930FC">
        <w:t>s</w:t>
      </w:r>
      <w:r w:rsidRPr="00C930FC">
        <w:t>ed version of SAML 2.0).</w:t>
      </w:r>
      <w:r w:rsidR="00F77E0A" w:rsidRPr="00C930FC">
        <w:t xml:space="preserve"> </w:t>
      </w:r>
    </w:p>
    <w:p w14:paraId="2B7BA922" w14:textId="77777777" w:rsidR="00A861AB" w:rsidRPr="00C930FC" w:rsidRDefault="00A861AB" w:rsidP="00A861AB">
      <w:pPr>
        <w:pStyle w:val="Bullets2"/>
      </w:pPr>
      <w:r w:rsidRPr="00C930FC">
        <w:t>Consider consolidating the users into the central database</w:t>
      </w:r>
      <w:r w:rsidR="00335DF9" w:rsidRPr="00C930FC">
        <w:t xml:space="preserve"> unit</w:t>
      </w:r>
      <w:r w:rsidRPr="00C930FC">
        <w:t xml:space="preserve"> to easily verify their existence. </w:t>
      </w:r>
    </w:p>
    <w:p w14:paraId="42143D6A" w14:textId="77777777" w:rsidR="00A861AB" w:rsidRPr="00C930FC" w:rsidRDefault="00A861AB" w:rsidP="009B3846">
      <w:pPr>
        <w:pStyle w:val="Bullets1"/>
      </w:pPr>
      <w:r w:rsidRPr="00C930FC">
        <w:t>Encrypt communication channels. The recommendation is to use TLS 1.2.</w:t>
      </w:r>
    </w:p>
    <w:p w14:paraId="1D84F0F7" w14:textId="45F9B1C0" w:rsidR="004A4BEC" w:rsidRPr="00C930FC" w:rsidRDefault="004A4BEC" w:rsidP="004A4BEC">
      <w:pPr>
        <w:pStyle w:val="Bullets1"/>
      </w:pPr>
      <w:r w:rsidRPr="00C930FC">
        <w:t xml:space="preserve">Apply the eIDAS Regulation to provide </w:t>
      </w:r>
      <w:r w:rsidR="004079C7" w:rsidRPr="00C930FC">
        <w:t>timestamp</w:t>
      </w:r>
      <w:r w:rsidRPr="00C930FC">
        <w:t>, electronic seal and digital signature so that integrity of the documents uploaded by a bidder can be guaranteed.</w:t>
      </w:r>
    </w:p>
    <w:p w14:paraId="101CE4F6" w14:textId="0524AFA2" w:rsidR="00A861AB" w:rsidRPr="00C930FC" w:rsidRDefault="00A861AB" w:rsidP="00780160">
      <w:pPr>
        <w:pStyle w:val="Bullets1"/>
      </w:pPr>
      <w:r w:rsidRPr="00C930FC">
        <w:t>Use time-bound encryption of the bids so that no one can read them before the start of the evaluation process.</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62A6E" w:rsidRPr="00C930FC" w14:paraId="611EC56B" w14:textId="77777777" w:rsidTr="000D60E0">
        <w:tc>
          <w:tcPr>
            <w:tcW w:w="8777" w:type="dxa"/>
            <w:shd w:val="clear" w:color="auto" w:fill="00AE9E"/>
          </w:tcPr>
          <w:p w14:paraId="3917CCF6" w14:textId="77777777" w:rsidR="00462A6E" w:rsidRPr="00C930FC" w:rsidRDefault="00462A6E" w:rsidP="000D60E0">
            <w:pPr>
              <w:rPr>
                <w:b/>
                <w:bCs/>
                <w:szCs w:val="22"/>
              </w:rPr>
            </w:pPr>
            <w:r w:rsidRPr="00C930FC">
              <w:rPr>
                <w:b/>
                <w:bCs/>
                <w:color w:val="FFFFFF" w:themeColor="background1"/>
                <w:sz w:val="28"/>
                <w:szCs w:val="28"/>
              </w:rPr>
              <w:t>Recommendation</w:t>
            </w:r>
          </w:p>
        </w:tc>
      </w:tr>
      <w:tr w:rsidR="00462A6E" w:rsidRPr="00C930FC" w14:paraId="33E5669B" w14:textId="77777777" w:rsidTr="000D60E0">
        <w:tc>
          <w:tcPr>
            <w:tcW w:w="8777" w:type="dxa"/>
          </w:tcPr>
          <w:p w14:paraId="748881B8" w14:textId="66AD857C" w:rsidR="00462A6E" w:rsidRPr="00C930FC" w:rsidRDefault="00462A6E" w:rsidP="000D60E0">
            <w:pPr>
              <w:pStyle w:val="Bullets1"/>
            </w:pPr>
            <w:r w:rsidRPr="00C930FC">
              <w:t xml:space="preserve">Put in place security mechanisms that ensure single sign-on and </w:t>
            </w:r>
            <w:r w:rsidR="002F6FEF" w:rsidRPr="00C930FC">
              <w:t>maintain tender integrity throughout the procurement process</w:t>
            </w:r>
            <w:r w:rsidR="005D6335" w:rsidRPr="00C930FC">
              <w:t>.</w:t>
            </w:r>
          </w:p>
        </w:tc>
      </w:tr>
    </w:tbl>
    <w:p w14:paraId="3F8871CE" w14:textId="77777777" w:rsidR="009A221F" w:rsidRPr="00C930FC" w:rsidRDefault="009A221F" w:rsidP="00A861AB">
      <w:pPr>
        <w:pStyle w:val="Nagwek3"/>
        <w:rPr>
          <w:rFonts w:cs="Times New Roman"/>
        </w:rPr>
      </w:pPr>
      <w:bookmarkStart w:id="730" w:name="_Toc57705331"/>
      <w:r w:rsidRPr="00C930FC">
        <w:rPr>
          <w:rFonts w:cs="Times New Roman"/>
        </w:rPr>
        <w:t>Technology choice</w:t>
      </w:r>
      <w:bookmarkEnd w:id="730"/>
    </w:p>
    <w:p w14:paraId="7082CDC4" w14:textId="7B5C4B89" w:rsidR="009A221F" w:rsidRPr="00C930FC" w:rsidRDefault="0039463C" w:rsidP="00B147C3">
      <w:r w:rsidRPr="00C930FC">
        <w:t>The system shall implement open source technologies. This reduce</w:t>
      </w:r>
      <w:r w:rsidR="00490D35" w:rsidRPr="00C930FC">
        <w:t>s</w:t>
      </w:r>
      <w:r w:rsidRPr="00C930FC">
        <w:t xml:space="preserve"> the </w:t>
      </w:r>
      <w:r w:rsidR="00460128" w:rsidRPr="00C930FC">
        <w:t xml:space="preserve">overall </w:t>
      </w:r>
      <w:r w:rsidRPr="00C930FC">
        <w:t xml:space="preserve">cost of the solution due to the reduced costs of the technologies. Additionally, the system shall be based on technologies for which support is available for </w:t>
      </w:r>
      <w:r w:rsidR="009A2ADD" w:rsidRPr="00C930FC">
        <w:t xml:space="preserve">at least </w:t>
      </w:r>
      <w:r w:rsidRPr="00C930FC">
        <w:t xml:space="preserve">several years (minimum </w:t>
      </w:r>
      <w:r w:rsidR="009A2ADD" w:rsidRPr="00C930FC">
        <w:t>five</w:t>
      </w:r>
      <w:r w:rsidRPr="00C930FC">
        <w:t xml:space="preserve">) and for which evolutions and improvements </w:t>
      </w:r>
      <w:r w:rsidR="0025581E" w:rsidRPr="00C930FC">
        <w:t xml:space="preserve">are </w:t>
      </w:r>
      <w:r w:rsidR="009A2ADD" w:rsidRPr="00C930FC">
        <w:t>made</w:t>
      </w:r>
      <w:r w:rsidR="0025581E" w:rsidRPr="00C930FC">
        <w:t xml:space="preserve"> on a regular basis.</w:t>
      </w:r>
    </w:p>
    <w:p w14:paraId="651CC18D" w14:textId="75DD675C" w:rsidR="0039463C" w:rsidRPr="00C930FC" w:rsidRDefault="0039463C" w:rsidP="00B147C3">
      <w:r w:rsidRPr="00C930FC">
        <w:t xml:space="preserve">The technology stack of the </w:t>
      </w:r>
      <w:r w:rsidR="00C52A2F" w:rsidRPr="00C930FC">
        <w:t>Open Contracting Digital Procurement System</w:t>
      </w:r>
      <w:r w:rsidRPr="00C930FC">
        <w:rPr>
          <w:rStyle w:val="Odwoanieprzypisudolnego"/>
          <w:rFonts w:ascii="Times New Roman" w:hAnsi="Times New Roman"/>
          <w:sz w:val="22"/>
          <w:szCs w:val="22"/>
        </w:rPr>
        <w:footnoteReference w:id="32"/>
      </w:r>
      <w:r w:rsidRPr="00C930FC">
        <w:t xml:space="preserve">, which can be reused, is a good </w:t>
      </w:r>
      <w:r w:rsidR="00D36F0E" w:rsidRPr="00C930FC">
        <w:t>option for</w:t>
      </w:r>
      <w:r w:rsidRPr="00C930FC">
        <w:t xml:space="preserve"> technology choice.</w:t>
      </w:r>
    </w:p>
    <w:p w14:paraId="1B3A270D" w14:textId="0F1AED58" w:rsidR="0010794D" w:rsidRPr="00C930FC" w:rsidRDefault="0010794D" w:rsidP="00AD0759">
      <w:pPr>
        <w:pStyle w:val="Legenda"/>
      </w:pPr>
      <w:bookmarkStart w:id="731" w:name="_Toc31289777"/>
      <w:r w:rsidRPr="00C930FC">
        <w:t xml:space="preserve">Table </w:t>
      </w:r>
      <w:r w:rsidRPr="00C930FC">
        <w:fldChar w:fldCharType="begin"/>
      </w:r>
      <w:r w:rsidRPr="00C930FC">
        <w:instrText>SEQ Table \* ARABIC</w:instrText>
      </w:r>
      <w:r w:rsidRPr="00C930FC">
        <w:fldChar w:fldCharType="separate"/>
      </w:r>
      <w:ins w:id="732" w:author="Chris Smith" w:date="2020-10-14T09:38:00Z">
        <w:r w:rsidR="00D51716" w:rsidRPr="00595F28">
          <w:rPr>
            <w:rPrChange w:id="733" w:author="Chris Smith" w:date="2020-11-28T15:13:00Z">
              <w:rPr>
                <w:noProof/>
              </w:rPr>
            </w:rPrChange>
          </w:rPr>
          <w:t>7</w:t>
        </w:r>
      </w:ins>
      <w:del w:id="734" w:author="Chris Smith" w:date="2020-10-14T09:32:00Z">
        <w:r w:rsidR="00AD3DB0" w:rsidRPr="00595F28" w:rsidDel="00771B04">
          <w:rPr>
            <w:rPrChange w:id="735" w:author="Chris Smith" w:date="2020-11-28T15:13:00Z">
              <w:rPr>
                <w:noProof/>
              </w:rPr>
            </w:rPrChange>
          </w:rPr>
          <w:delText>3</w:delText>
        </w:r>
      </w:del>
      <w:r w:rsidRPr="00C930FC">
        <w:fldChar w:fldCharType="end"/>
      </w:r>
      <w:r w:rsidRPr="00C930FC">
        <w:t xml:space="preserve"> Open Contracting Digital Procurement System Technology choice</w:t>
      </w:r>
      <w:bookmarkEnd w:id="7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5"/>
        <w:gridCol w:w="5600"/>
        <w:gridCol w:w="1552"/>
      </w:tblGrid>
      <w:tr w:rsidR="0039463C" w:rsidRPr="00C930FC" w14:paraId="69EADC77" w14:textId="77777777" w:rsidTr="00010664">
        <w:trPr>
          <w:tblHeader/>
        </w:trPr>
        <w:tc>
          <w:tcPr>
            <w:tcW w:w="926" w:type="pct"/>
            <w:tcBorders>
              <w:top w:val="nil"/>
              <w:left w:val="single" w:sz="4" w:space="0" w:color="A6A6A6" w:themeColor="background1" w:themeShade="A6"/>
              <w:bottom w:val="nil"/>
              <w:right w:val="single" w:sz="4" w:space="0" w:color="FFFFFF" w:themeColor="background1"/>
            </w:tcBorders>
            <w:shd w:val="clear" w:color="auto" w:fill="00539B"/>
            <w:tcMar>
              <w:top w:w="90" w:type="dxa"/>
              <w:left w:w="195" w:type="dxa"/>
              <w:bottom w:w="90" w:type="dxa"/>
              <w:right w:w="195" w:type="dxa"/>
            </w:tcMar>
            <w:vAlign w:val="center"/>
            <w:hideMark/>
          </w:tcPr>
          <w:p w14:paraId="20F8D59F" w14:textId="77777777" w:rsidR="0039463C" w:rsidRPr="00C930FC" w:rsidRDefault="0039463C" w:rsidP="007C575A">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Technology</w:t>
            </w:r>
          </w:p>
        </w:tc>
        <w:tc>
          <w:tcPr>
            <w:tcW w:w="4074" w:type="pct"/>
            <w:gridSpan w:val="2"/>
            <w:tcBorders>
              <w:top w:val="nil"/>
              <w:left w:val="single" w:sz="4" w:space="0" w:color="FFFFFF" w:themeColor="background1"/>
              <w:bottom w:val="nil"/>
              <w:right w:val="single" w:sz="4" w:space="0" w:color="A6A6A6" w:themeColor="background1" w:themeShade="A6"/>
            </w:tcBorders>
            <w:shd w:val="clear" w:color="auto" w:fill="00539B"/>
            <w:tcMar>
              <w:top w:w="90" w:type="dxa"/>
              <w:left w:w="195" w:type="dxa"/>
              <w:bottom w:w="90" w:type="dxa"/>
              <w:right w:w="195" w:type="dxa"/>
            </w:tcMar>
            <w:vAlign w:val="center"/>
            <w:hideMark/>
          </w:tcPr>
          <w:p w14:paraId="0527FB93" w14:textId="77777777" w:rsidR="0039463C" w:rsidRPr="00C930FC" w:rsidRDefault="0039463C" w:rsidP="007C575A">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Description</w:t>
            </w:r>
          </w:p>
        </w:tc>
      </w:tr>
      <w:tr w:rsidR="0039463C" w:rsidRPr="00C930FC" w14:paraId="3F65EF15" w14:textId="77777777" w:rsidTr="00010664">
        <w:tc>
          <w:tcPr>
            <w:tcW w:w="926"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218A58F"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Spring Framework</w:t>
            </w:r>
          </w:p>
        </w:tc>
        <w:tc>
          <w:tcPr>
            <w:tcW w:w="3190"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3694411B" w14:textId="77777777" w:rsidR="0039463C" w:rsidRPr="00C930FC" w:rsidRDefault="0039463C" w:rsidP="0039463C">
            <w:pPr>
              <w:pStyle w:val="Tekstpodstawowy"/>
            </w:pPr>
            <w:r w:rsidRPr="00C930FC">
              <w:t>The Spring Framework provides a comprehensive programming and configuration model for modern Java-based enterprise applications - on any kind of deployment platform. Spring focuses on the "plumbing" of enterprise applications so that teams can focus on application-level business logic, without unnecessary ties to specific deployment environments.</w:t>
            </w:r>
          </w:p>
        </w:tc>
        <w:tc>
          <w:tcPr>
            <w:tcW w:w="884"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09280D9" w14:textId="77777777" w:rsidR="0039463C" w:rsidRPr="00C930FC" w:rsidRDefault="0039463C" w:rsidP="0039463C">
            <w:pPr>
              <w:spacing w:before="0" w:after="0" w:line="240" w:lineRule="auto"/>
              <w:jc w:val="center"/>
              <w:rPr>
                <w:color w:val="24292E"/>
                <w:szCs w:val="22"/>
                <w:lang w:eastAsia="es-ES"/>
              </w:rPr>
            </w:pPr>
            <w:r w:rsidRPr="00E827EB">
              <w:rPr>
                <w:noProof/>
                <w:color w:val="24292E"/>
                <w:sz w:val="24"/>
                <w:lang w:val="en-US" w:eastAsia="en-US"/>
              </w:rPr>
              <w:drawing>
                <wp:inline distT="0" distB="0" distL="0" distR="0" wp14:anchorId="7D53BC11" wp14:editId="1062DAA1">
                  <wp:extent cx="720000" cy="280800"/>
                  <wp:effectExtent l="0" t="0" r="4445" b="5080"/>
                  <wp:docPr id="13" name="Picture 13" descr="https://github.com/MTendereProcurementSystem/MTender/raw/60a881c34955e0ca14eac3faf3cbffd567369a04/Pictures%20and%20logos/Technologies/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TendereProcurementSystem/MTender/raw/60a881c34955e0ca14eac3faf3cbffd567369a04/Pictures%20and%20logos/Technologies/Spr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000" cy="280800"/>
                          </a:xfrm>
                          <a:prstGeom prst="rect">
                            <a:avLst/>
                          </a:prstGeom>
                          <a:noFill/>
                          <a:ln>
                            <a:noFill/>
                          </a:ln>
                        </pic:spPr>
                      </pic:pic>
                    </a:graphicData>
                  </a:graphic>
                </wp:inline>
              </w:drawing>
            </w:r>
          </w:p>
        </w:tc>
      </w:tr>
      <w:tr w:rsidR="0039463C" w:rsidRPr="00C930FC" w14:paraId="5CC72B55"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4491C1FC"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Kotlin</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26CBB3B8" w14:textId="732DD5C6" w:rsidR="0039463C" w:rsidRPr="00C930FC" w:rsidRDefault="0039463C" w:rsidP="0039463C">
            <w:pPr>
              <w:pStyle w:val="Tekstpodstawowy"/>
            </w:pPr>
            <w:r w:rsidRPr="00C930FC">
              <w:t xml:space="preserve">Kotlin is a statically typed programming language that runs on the Java virtual machine </w:t>
            </w:r>
            <w:r w:rsidR="009942C9" w:rsidRPr="00C930FC">
              <w:t>and</w:t>
            </w:r>
            <w:r w:rsidRPr="00C930FC">
              <w:t xml:space="preserve"> can be compiled to JavaScript source code or use the LLVM compiler infrastructure.</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FBA6525"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3B6A0F1B" wp14:editId="6ED2569F">
                  <wp:extent cx="720000" cy="345600"/>
                  <wp:effectExtent l="0" t="0" r="0" b="0"/>
                  <wp:docPr id="14" name="Picture 14" descr="https://github.com/MTendereProcurementSystem/MTender/raw/60a881c34955e0ca14eac3faf3cbffd567369a04/Pictures%20and%20logos/Technologies/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TendereProcurementSystem/MTender/raw/60a881c34955e0ca14eac3faf3cbffd567369a04/Pictures%20and%20logos/Technologies/Kotl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345600"/>
                          </a:xfrm>
                          <a:prstGeom prst="rect">
                            <a:avLst/>
                          </a:prstGeom>
                          <a:noFill/>
                          <a:ln>
                            <a:noFill/>
                          </a:ln>
                        </pic:spPr>
                      </pic:pic>
                    </a:graphicData>
                  </a:graphic>
                </wp:inline>
              </w:drawing>
            </w:r>
          </w:p>
        </w:tc>
      </w:tr>
      <w:tr w:rsidR="0039463C" w:rsidRPr="00C930FC" w14:paraId="6C60DE2A"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5FD6557C"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Camunda</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3C9A6EAF" w14:textId="77777777" w:rsidR="0039463C" w:rsidRPr="00C930FC" w:rsidRDefault="0039463C" w:rsidP="0039463C">
            <w:pPr>
              <w:pStyle w:val="Tekstpodstawowy"/>
            </w:pPr>
            <w:r w:rsidRPr="00C930FC">
              <w:t>Camunda is an open source platform for workflow and business process management. You can model and execute BPMN 2.0, CMMN 1.1 and DMN 1.1.</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B94F3FD"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16520D79" wp14:editId="64DB8A3C">
                  <wp:extent cx="720000" cy="521280"/>
                  <wp:effectExtent l="0" t="0" r="4445" b="0"/>
                  <wp:docPr id="15" name="Picture 15" descr="https://github.com/MTendereProcurementSystem/MTender/raw/60a881c34955e0ca14eac3faf3cbffd567369a04/Pictures%20and%20logos/Technologies/Camu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TendereProcurementSystem/MTender/raw/60a881c34955e0ca14eac3faf3cbffd567369a04/Pictures%20and%20logos/Technologies/Camun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000" cy="521280"/>
                          </a:xfrm>
                          <a:prstGeom prst="rect">
                            <a:avLst/>
                          </a:prstGeom>
                          <a:noFill/>
                          <a:ln>
                            <a:noFill/>
                          </a:ln>
                        </pic:spPr>
                      </pic:pic>
                    </a:graphicData>
                  </a:graphic>
                </wp:inline>
              </w:drawing>
            </w:r>
          </w:p>
        </w:tc>
      </w:tr>
      <w:tr w:rsidR="0039463C" w:rsidRPr="00C930FC" w14:paraId="65532EC9"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5B37E65F"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Apache Kafka</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0A8DA0C2" w14:textId="40964D9B" w:rsidR="0039463C" w:rsidRPr="00C930FC" w:rsidRDefault="0039463C" w:rsidP="008C4B5E">
            <w:pPr>
              <w:pStyle w:val="Tekstpodstawowy"/>
            </w:pPr>
            <w:r w:rsidRPr="00C930FC">
              <w:t xml:space="preserve">Apache Kafka is an open-source stream processing platform developed by the Apache Software Foundation. The </w:t>
            </w:r>
            <w:r w:rsidR="008C4B5E" w:rsidRPr="00C930FC">
              <w:t>system</w:t>
            </w:r>
            <w:r w:rsidRPr="00C930FC">
              <w:t xml:space="preserve"> aims to provide a unified, high-throughput, low-latency platform for handling real-time data feeds.</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65CE892"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5553113D" wp14:editId="6EC92B26">
                  <wp:extent cx="720000" cy="531360"/>
                  <wp:effectExtent l="0" t="0" r="0" b="0"/>
                  <wp:docPr id="16" name="Picture 16" descr="https://github.com/MTendereProcurementSystem/MTender/raw/60a881c34955e0ca14eac3faf3cbffd567369a04/Pictures%20and%20logos/Technologies/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TendereProcurementSystem/MTender/raw/60a881c34955e0ca14eac3faf3cbffd567369a04/Pictures%20and%20logos/Technologies/kafk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000" cy="531360"/>
                          </a:xfrm>
                          <a:prstGeom prst="rect">
                            <a:avLst/>
                          </a:prstGeom>
                          <a:noFill/>
                          <a:ln>
                            <a:noFill/>
                          </a:ln>
                        </pic:spPr>
                      </pic:pic>
                    </a:graphicData>
                  </a:graphic>
                </wp:inline>
              </w:drawing>
            </w:r>
          </w:p>
        </w:tc>
      </w:tr>
      <w:tr w:rsidR="0039463C" w:rsidRPr="00C930FC" w14:paraId="535B7DD3"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4336B7B3"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Cassandra DB</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25323056" w14:textId="6493F7EE" w:rsidR="0039463C" w:rsidRPr="00C930FC" w:rsidRDefault="0039463C" w:rsidP="0039463C">
            <w:pPr>
              <w:pStyle w:val="Tekstpodstawowy"/>
            </w:pPr>
            <w:r w:rsidRPr="00C930FC">
              <w:t>Apache Cassandra is a database solution for scalability and high availability without compromising performance. Linear scalability and proven fault-tolerance on commodity hardware or cloud infrastructure make it the perfect platform for mission-critical data.</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17512B6"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3689306A" wp14:editId="481323A8">
                  <wp:extent cx="720000" cy="737280"/>
                  <wp:effectExtent l="0" t="0" r="4445" b="0"/>
                  <wp:docPr id="17" name="Picture 17" descr="https://github.com/MTendereProcurementSystem/MTender/raw/60a881c34955e0ca14eac3faf3cbffd567369a04/Pictures%20and%20logos/Technologies/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TendereProcurementSystem/MTender/raw/60a881c34955e0ca14eac3faf3cbffd567369a04/Pictures%20and%20logos/Technologies/Cassand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00" cy="737280"/>
                          </a:xfrm>
                          <a:prstGeom prst="rect">
                            <a:avLst/>
                          </a:prstGeom>
                          <a:noFill/>
                          <a:ln>
                            <a:noFill/>
                          </a:ln>
                        </pic:spPr>
                      </pic:pic>
                    </a:graphicData>
                  </a:graphic>
                </wp:inline>
              </w:drawing>
            </w:r>
          </w:p>
        </w:tc>
      </w:tr>
      <w:tr w:rsidR="0039463C" w:rsidRPr="00C930FC" w14:paraId="009C1E62"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7F6D9D8" w14:textId="1B9B6105"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JSON Web Token</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54103DA3" w14:textId="77777777" w:rsidR="0039463C" w:rsidRPr="00C930FC" w:rsidRDefault="0039463C" w:rsidP="0039463C">
            <w:pPr>
              <w:pStyle w:val="Tekstpodstawowy"/>
            </w:pPr>
            <w:r w:rsidRPr="00C930FC">
              <w:t>JSON Web Token (JWT) is an open standard (RFC 7519) that defines a compact and self-contained way for securely transmitting information between parties as a JSON object. This information can be verified and trusted because it is digitally signed.</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196DF6" w14:textId="77777777" w:rsidR="0039463C" w:rsidRPr="00C930FC" w:rsidRDefault="0039463C" w:rsidP="00CF75FB">
            <w:pPr>
              <w:keepNext/>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214BB302" wp14:editId="701F186F">
                  <wp:extent cx="719455" cy="363855"/>
                  <wp:effectExtent l="0" t="0" r="4445" b="0"/>
                  <wp:docPr id="23" name="Picture 23" descr="https://github.com/MTendereProcurementSystem/MTender/raw/60a881c34955e0ca14eac3faf3cbffd567369a04/Pictures%20and%20logos/Technologies/J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TendereProcurementSystem/MTender/raw/60a881c34955e0ca14eac3faf3cbffd567369a04/Pictures%20and%20logos/Technologies/JW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455" cy="363855"/>
                          </a:xfrm>
                          <a:prstGeom prst="rect">
                            <a:avLst/>
                          </a:prstGeom>
                          <a:noFill/>
                          <a:ln>
                            <a:noFill/>
                          </a:ln>
                        </pic:spPr>
                      </pic:pic>
                    </a:graphicData>
                  </a:graphic>
                </wp:inline>
              </w:drawing>
            </w:r>
          </w:p>
        </w:tc>
      </w:tr>
    </w:tbl>
    <w:p w14:paraId="15ED9849" w14:textId="56F7E19D" w:rsidR="002F6FEF" w:rsidRPr="00C930FC" w:rsidRDefault="002F6FEF" w:rsidP="002F6FE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F6FEF" w:rsidRPr="00C930FC" w14:paraId="6B6C3EC9" w14:textId="77777777" w:rsidTr="000D60E0">
        <w:tc>
          <w:tcPr>
            <w:tcW w:w="8777" w:type="dxa"/>
            <w:shd w:val="clear" w:color="auto" w:fill="00AE9E"/>
          </w:tcPr>
          <w:p w14:paraId="08BD90E4" w14:textId="77777777" w:rsidR="002F6FEF" w:rsidRPr="00C930FC" w:rsidRDefault="002F6FEF" w:rsidP="000D60E0">
            <w:pPr>
              <w:rPr>
                <w:b/>
                <w:bCs/>
                <w:szCs w:val="22"/>
              </w:rPr>
            </w:pPr>
            <w:r w:rsidRPr="00C930FC">
              <w:rPr>
                <w:b/>
                <w:bCs/>
                <w:color w:val="FFFFFF" w:themeColor="background1"/>
                <w:sz w:val="28"/>
                <w:szCs w:val="28"/>
              </w:rPr>
              <w:t>Recommendation</w:t>
            </w:r>
          </w:p>
        </w:tc>
      </w:tr>
      <w:tr w:rsidR="002F6FEF" w:rsidRPr="00C930FC" w14:paraId="62A97E36" w14:textId="77777777" w:rsidTr="000D60E0">
        <w:tc>
          <w:tcPr>
            <w:tcW w:w="8777" w:type="dxa"/>
          </w:tcPr>
          <w:p w14:paraId="32B19B8F" w14:textId="3D963EB9" w:rsidR="002F6FEF" w:rsidRPr="00C930FC" w:rsidRDefault="002F6FEF" w:rsidP="000D60E0">
            <w:pPr>
              <w:pStyle w:val="Bullets1"/>
            </w:pPr>
            <w:r w:rsidRPr="00C930FC">
              <w:t>Use open source technologies</w:t>
            </w:r>
          </w:p>
        </w:tc>
      </w:tr>
    </w:tbl>
    <w:p w14:paraId="004648EF" w14:textId="67F3FAE9" w:rsidR="00A861AB" w:rsidRPr="00C930FC" w:rsidRDefault="00A861AB" w:rsidP="00A861AB">
      <w:pPr>
        <w:pStyle w:val="Nagwek3"/>
        <w:rPr>
          <w:rFonts w:cs="Times New Roman"/>
        </w:rPr>
      </w:pPr>
      <w:bookmarkStart w:id="736" w:name="_Toc57705332"/>
      <w:r w:rsidRPr="00C930FC">
        <w:rPr>
          <w:rFonts w:cs="Times New Roman"/>
        </w:rPr>
        <w:t>Infrastructure</w:t>
      </w:r>
      <w:bookmarkEnd w:id="736"/>
    </w:p>
    <w:p w14:paraId="23689633" w14:textId="3386FE80" w:rsidR="00A861AB" w:rsidRPr="00C930FC" w:rsidRDefault="00A861AB" w:rsidP="00B147C3">
      <w:r w:rsidRPr="00C930FC">
        <w:t xml:space="preserve">Regarding infrastructure, two main elements should </w:t>
      </w:r>
      <w:r w:rsidR="00526585" w:rsidRPr="00C930FC">
        <w:t>be considered</w:t>
      </w:r>
      <w:r w:rsidRPr="00C930FC">
        <w:t>: the telecommunications network capabilities and the servers’ infrastructure.</w:t>
      </w:r>
    </w:p>
    <w:p w14:paraId="7E56E94B" w14:textId="10D1DC7E" w:rsidR="00A861AB" w:rsidRPr="00C930FC" w:rsidRDefault="00E00A42" w:rsidP="00B147C3">
      <w:r w:rsidRPr="00C930FC">
        <w:t>F</w:t>
      </w:r>
      <w:r w:rsidR="00A861AB" w:rsidRPr="00C930FC">
        <w:t xml:space="preserve">or telecommunications </w:t>
      </w:r>
      <w:r w:rsidRPr="00C930FC">
        <w:t>capabilities</w:t>
      </w:r>
      <w:r w:rsidR="00A861AB" w:rsidRPr="00C930FC">
        <w:t>, it must be assure</w:t>
      </w:r>
      <w:r w:rsidR="00AA61DB" w:rsidRPr="00C930FC">
        <w:t>d</w:t>
      </w:r>
      <w:r w:rsidR="00A861AB" w:rsidRPr="00C930FC">
        <w:t xml:space="preserve"> that there is enough capa</w:t>
      </w:r>
      <w:r w:rsidR="00F56336" w:rsidRPr="00C930FC">
        <w:t>city</w:t>
      </w:r>
      <w:r w:rsidR="00A861AB" w:rsidRPr="00C930FC">
        <w:t xml:space="preserve"> to be able to replicate the procurement data in almost real-time between the platforms, avoiding any unfair advantage.</w:t>
      </w:r>
      <w:r w:rsidR="00304EBB" w:rsidRPr="00C930FC">
        <w:t xml:space="preserve"> To that end, </w:t>
      </w:r>
      <w:r w:rsidR="00925D98" w:rsidRPr="00C930FC">
        <w:t>the number of users and the expected information volume must be evaluated to establish</w:t>
      </w:r>
      <w:r w:rsidR="004F2E4A" w:rsidRPr="00C930FC">
        <w:t xml:space="preserve"> a</w:t>
      </w:r>
      <w:del w:id="737" w:author="Chris Smith" w:date="2020-10-14T17:47:00Z">
        <w:r w:rsidDel="58061BD8">
          <w:delText>n</w:delText>
        </w:r>
      </w:del>
      <w:r w:rsidR="004F2E4A" w:rsidRPr="00C930FC">
        <w:t xml:space="preserve"> </w:t>
      </w:r>
      <w:ins w:id="738" w:author="Chris Smith" w:date="2020-10-14T17:47:00Z">
        <w:r w:rsidR="58061BD8">
          <w:t>Service Lev</w:t>
        </w:r>
        <w:del w:id="739" w:author="Alba Colomer Padrosa" w:date="2020-11-25T14:41:00Z">
          <w:r w:rsidDel="58061BD8">
            <w:delText>a</w:delText>
          </w:r>
        </w:del>
      </w:ins>
      <w:ins w:id="740" w:author="Alba Colomer Padrosa" w:date="2020-11-25T14:41:00Z">
        <w:r w:rsidR="58061BD8">
          <w:t>e</w:t>
        </w:r>
      </w:ins>
      <w:ins w:id="741" w:author="Chris Smith" w:date="2020-10-14T17:47:00Z">
        <w:r w:rsidR="58061BD8">
          <w:t>l Agreement (</w:t>
        </w:r>
      </w:ins>
      <w:r w:rsidR="004F2E4A" w:rsidRPr="00C930FC">
        <w:t>SLA</w:t>
      </w:r>
      <w:ins w:id="742" w:author="Chris Smith" w:date="2020-10-14T17:47:00Z">
        <w:r w:rsidR="58061BD8">
          <w:t>)</w:t>
        </w:r>
      </w:ins>
      <w:r w:rsidR="004F2E4A" w:rsidRPr="00C930FC">
        <w:t xml:space="preserve"> </w:t>
      </w:r>
      <w:commentRangeStart w:id="743"/>
      <w:commentRangeStart w:id="744"/>
      <w:r w:rsidR="004F2E4A" w:rsidRPr="00C930FC">
        <w:t>for replication time</w:t>
      </w:r>
      <w:commentRangeEnd w:id="743"/>
      <w:r w:rsidR="00FD1E77" w:rsidRPr="00C930FC">
        <w:rPr>
          <w:rStyle w:val="Odwoaniedokomentarza"/>
        </w:rPr>
        <w:commentReference w:id="743"/>
      </w:r>
      <w:commentRangeEnd w:id="744"/>
      <w:r w:rsidRPr="00C930FC">
        <w:rPr>
          <w:rStyle w:val="Odwoaniedokomentarza"/>
        </w:rPr>
        <w:commentReference w:id="744"/>
      </w:r>
      <w:r w:rsidR="004F2E4A" w:rsidRPr="00C930FC">
        <w:rPr>
          <w:rStyle w:val="Odwoanieprzypisudolnego"/>
          <w:rFonts w:ascii="Times New Roman" w:hAnsi="Times New Roman"/>
        </w:rPr>
        <w:footnoteReference w:id="33"/>
      </w:r>
      <w:r w:rsidR="004F2E4A" w:rsidRPr="00C930FC">
        <w:t>.</w:t>
      </w:r>
      <w:r w:rsidR="00A861AB" w:rsidRPr="00C930FC">
        <w:t xml:space="preserve"> The recommend</w:t>
      </w:r>
      <w:r w:rsidR="00076562" w:rsidRPr="00C930FC">
        <w:t>ation is</w:t>
      </w:r>
      <w:r w:rsidR="00A861AB" w:rsidRPr="00C930FC">
        <w:t xml:space="preserve"> </w:t>
      </w:r>
      <w:r w:rsidR="00F621D7" w:rsidRPr="00C930FC">
        <w:t>to</w:t>
      </w:r>
      <w:r w:rsidR="00A861AB" w:rsidRPr="00C930FC">
        <w:t xml:space="preserve"> focus on having a strong backbone between</w:t>
      </w:r>
      <w:r w:rsidR="00A4233E" w:rsidRPr="00C930FC">
        <w:t xml:space="preserve"> the</w:t>
      </w:r>
      <w:r w:rsidR="00A861AB" w:rsidRPr="00C930FC">
        <w:t xml:space="preserve"> I</w:t>
      </w:r>
      <w:r w:rsidR="00A4233E" w:rsidRPr="00C930FC">
        <w:t xml:space="preserve">nternet </w:t>
      </w:r>
      <w:r w:rsidR="00A861AB" w:rsidRPr="00C930FC">
        <w:t>S</w:t>
      </w:r>
      <w:r w:rsidR="00A4233E" w:rsidRPr="00C930FC">
        <w:t xml:space="preserve">ervice </w:t>
      </w:r>
      <w:r w:rsidR="00A861AB" w:rsidRPr="00C930FC">
        <w:t>P</w:t>
      </w:r>
      <w:r w:rsidR="00A4233E" w:rsidRPr="00C930FC">
        <w:t>rovider</w:t>
      </w:r>
      <w:r w:rsidR="00A861AB" w:rsidRPr="00C930FC">
        <w:t xml:space="preserve">, </w:t>
      </w:r>
      <w:r w:rsidR="00A91010" w:rsidRPr="00C930FC">
        <w:t xml:space="preserve">NEPPs </w:t>
      </w:r>
      <w:r w:rsidR="00A861AB" w:rsidRPr="00C930FC">
        <w:t xml:space="preserve">and the </w:t>
      </w:r>
      <w:r w:rsidR="00C06EF7" w:rsidRPr="00C930FC">
        <w:t>Central Unit</w:t>
      </w:r>
      <w:r w:rsidR="00A861AB" w:rsidRPr="00C930FC">
        <w:t>.</w:t>
      </w:r>
      <w:r w:rsidR="004E536B" w:rsidRPr="00C930FC">
        <w:t xml:space="preserve"> </w:t>
      </w:r>
    </w:p>
    <w:p w14:paraId="6740D09D" w14:textId="77777777" w:rsidR="00A861AB" w:rsidRPr="00C930FC" w:rsidRDefault="00A861AB" w:rsidP="00B147C3">
      <w:r w:rsidRPr="00C930FC">
        <w:t xml:space="preserve">Regarding server infrastructure, the recommendation is to use </w:t>
      </w:r>
      <w:r w:rsidR="00276C58" w:rsidRPr="00C930FC">
        <w:t>a</w:t>
      </w:r>
      <w:r w:rsidRPr="00C930FC">
        <w:t xml:space="preserve"> cloud serv</w:t>
      </w:r>
      <w:r w:rsidR="00276C58" w:rsidRPr="00C930FC">
        <w:t>ice. T</w:t>
      </w:r>
      <w:r w:rsidRPr="00C930FC">
        <w:t xml:space="preserve">he use of </w:t>
      </w:r>
      <w:r w:rsidR="00373192" w:rsidRPr="00C930FC">
        <w:t>cloud services has several advantages, the most relevant of which are:</w:t>
      </w:r>
      <w:r w:rsidRPr="00C930FC">
        <w:t xml:space="preserve"> </w:t>
      </w:r>
    </w:p>
    <w:p w14:paraId="3C90064E" w14:textId="3E459B59" w:rsidR="00A861AB" w:rsidRPr="00C930FC" w:rsidRDefault="006F1E51" w:rsidP="009B3846">
      <w:pPr>
        <w:pStyle w:val="Bullets1"/>
      </w:pPr>
      <w:r w:rsidRPr="00C930FC">
        <w:rPr>
          <w:b/>
        </w:rPr>
        <w:t>C</w:t>
      </w:r>
      <w:r w:rsidR="00A861AB" w:rsidRPr="00C930FC">
        <w:rPr>
          <w:b/>
        </w:rPr>
        <w:t>ost</w:t>
      </w:r>
      <w:r w:rsidR="00010A53" w:rsidRPr="00C930FC">
        <w:rPr>
          <w:b/>
        </w:rPr>
        <w:t>-e</w:t>
      </w:r>
      <w:r w:rsidR="00A861AB" w:rsidRPr="00C930FC">
        <w:rPr>
          <w:b/>
        </w:rPr>
        <w:t>fficien</w:t>
      </w:r>
      <w:r w:rsidRPr="00C930FC">
        <w:rPr>
          <w:b/>
        </w:rPr>
        <w:t>cy</w:t>
      </w:r>
      <w:r w:rsidR="00A861AB" w:rsidRPr="00C930FC">
        <w:t xml:space="preserve">. Cloud computing is probably the most </w:t>
      </w:r>
      <w:r w:rsidR="00F4714D" w:rsidRPr="00C930FC">
        <w:t>cost-efficient</w:t>
      </w:r>
      <w:r w:rsidR="00A861AB" w:rsidRPr="00C930FC">
        <w:t xml:space="preserve"> method to use, maintain and upgrade. Traditional desktop software </w:t>
      </w:r>
      <w:r w:rsidR="00C223A7" w:rsidRPr="00C930FC">
        <w:t xml:space="preserve">licencing </w:t>
      </w:r>
      <w:r w:rsidR="00A861AB" w:rsidRPr="00C930FC">
        <w:t xml:space="preserve">costs companies a lot in terms of finance. Adding up the licensing fees for multiple users can prove to be very expensive for the </w:t>
      </w:r>
      <w:r w:rsidR="00C223A7" w:rsidRPr="00C930FC">
        <w:t>envisaged setup</w:t>
      </w:r>
      <w:r w:rsidR="00A861AB" w:rsidRPr="00C930FC">
        <w:t>. The cloud, on the other hand, is available at much cheaper rates and hence can significantly lower IT expenses. Besides, there are many one-time</w:t>
      </w:r>
      <w:r w:rsidR="00F4714D" w:rsidRPr="00C930FC">
        <w:t xml:space="preserve"> payments</w:t>
      </w:r>
      <w:r w:rsidR="00A861AB" w:rsidRPr="00C930FC">
        <w:t>, pay-as-you-go and other scalable options available</w:t>
      </w:r>
      <w:r w:rsidRPr="00C930FC">
        <w:t>.</w:t>
      </w:r>
    </w:p>
    <w:p w14:paraId="7C4EAE0E" w14:textId="45A9B730" w:rsidR="00A861AB" w:rsidRPr="00C930FC" w:rsidRDefault="006F1E51" w:rsidP="009B3846">
      <w:pPr>
        <w:pStyle w:val="Bullets1"/>
      </w:pPr>
      <w:r w:rsidRPr="00C930FC">
        <w:rPr>
          <w:b/>
        </w:rPr>
        <w:t>A</w:t>
      </w:r>
      <w:r w:rsidR="00A861AB" w:rsidRPr="00C930FC">
        <w:rPr>
          <w:b/>
        </w:rPr>
        <w:t>lmost unlimited storage</w:t>
      </w:r>
      <w:r w:rsidR="00A861AB" w:rsidRPr="00C930FC">
        <w:t xml:space="preserve">. Storing information in the cloud </w:t>
      </w:r>
      <w:r w:rsidR="00F56336" w:rsidRPr="00C930FC">
        <w:t>provides</w:t>
      </w:r>
      <w:r w:rsidR="00A861AB" w:rsidRPr="00C930FC">
        <w:t xml:space="preserve"> almost unlimited storage capacity. Hence, </w:t>
      </w:r>
      <w:r w:rsidR="00F56336" w:rsidRPr="00C930FC">
        <w:t>there is</w:t>
      </w:r>
      <w:r w:rsidR="00A861AB" w:rsidRPr="00C930FC">
        <w:t xml:space="preserve"> no more need to worry about running out of storage space or increasing current storage space availability</w:t>
      </w:r>
      <w:r w:rsidRPr="00C930FC">
        <w:t>.</w:t>
      </w:r>
    </w:p>
    <w:p w14:paraId="7178597A" w14:textId="7343191E" w:rsidR="00A861AB" w:rsidRPr="00C930FC" w:rsidRDefault="006F1E51" w:rsidP="009B3846">
      <w:pPr>
        <w:pStyle w:val="Bullets1"/>
      </w:pPr>
      <w:r w:rsidRPr="00C930FC">
        <w:rPr>
          <w:b/>
        </w:rPr>
        <w:t>B</w:t>
      </w:r>
      <w:r w:rsidR="00A861AB" w:rsidRPr="00C930FC">
        <w:rPr>
          <w:b/>
        </w:rPr>
        <w:t>ackup and recovery</w:t>
      </w:r>
      <w:r w:rsidR="00A861AB" w:rsidRPr="00C930FC">
        <w:t>. Since all data is stored in the cloud, backing it up and restoring it is much easier than</w:t>
      </w:r>
      <w:r w:rsidR="00F56336" w:rsidRPr="00C930FC">
        <w:t xml:space="preserve"> if it is</w:t>
      </w:r>
      <w:r w:rsidR="00A861AB" w:rsidRPr="00C930FC">
        <w:t xml:space="preserve"> stor</w:t>
      </w:r>
      <w:r w:rsidR="00F56336" w:rsidRPr="00C930FC">
        <w:t>ed</w:t>
      </w:r>
      <w:r w:rsidR="00A861AB" w:rsidRPr="00C930FC">
        <w:t xml:space="preserve"> on a physical device. Furthermore, most cloud service providers are usually competent enough to handle recovery of information. Hence, this makes the entire process of backup and recovery much simpler than other traditional methods of data storage</w:t>
      </w:r>
      <w:r w:rsidRPr="00C930FC">
        <w:t>.</w:t>
      </w:r>
    </w:p>
    <w:p w14:paraId="310D8A0B" w14:textId="35EE6349" w:rsidR="00A861AB" w:rsidRPr="00C930FC" w:rsidRDefault="006F1E51" w:rsidP="009B3846">
      <w:pPr>
        <w:pStyle w:val="Bullets1"/>
      </w:pPr>
      <w:r w:rsidRPr="00C930FC">
        <w:rPr>
          <w:b/>
        </w:rPr>
        <w:t>E</w:t>
      </w:r>
      <w:r w:rsidR="00A861AB" w:rsidRPr="00C930FC">
        <w:rPr>
          <w:b/>
        </w:rPr>
        <w:t>asy access to information.</w:t>
      </w:r>
      <w:r w:rsidR="00A861AB" w:rsidRPr="00C930FC">
        <w:t xml:space="preserve"> Once a user registers in the cloud, they can access the information from anywhere there is an Internet connection. This convenient feature lets the user move beyond time zone and geographic location issues</w:t>
      </w:r>
      <w:r w:rsidRPr="00C930FC">
        <w:t>.</w:t>
      </w:r>
    </w:p>
    <w:p w14:paraId="6F75910C" w14:textId="1563AD21" w:rsidR="00A861AB" w:rsidRPr="00C930FC" w:rsidRDefault="006F1E51" w:rsidP="009B3846">
      <w:pPr>
        <w:pStyle w:val="Bullets1"/>
      </w:pPr>
      <w:r w:rsidRPr="00C930FC">
        <w:rPr>
          <w:b/>
        </w:rPr>
        <w:t>Q</w:t>
      </w:r>
      <w:r w:rsidR="00A861AB" w:rsidRPr="00C930FC">
        <w:rPr>
          <w:b/>
        </w:rPr>
        <w:t>uick deployment.</w:t>
      </w:r>
      <w:r w:rsidR="00A861AB" w:rsidRPr="00C930FC">
        <w:t xml:space="preserve"> Lastly and most importantly, cloud computing gives the user the advantage of quick deployment, allowing the system to be fully functional in a short period of time. </w:t>
      </w:r>
    </w:p>
    <w:p w14:paraId="0C4A7D63" w14:textId="4664C001" w:rsidR="00A861AB" w:rsidRPr="00C930FC" w:rsidRDefault="00A861AB" w:rsidP="00B147C3">
      <w:r w:rsidRPr="00C930FC">
        <w:t xml:space="preserve">Nevertheless, there are some risks </w:t>
      </w:r>
      <w:r w:rsidR="00C223A7" w:rsidRPr="00C930FC">
        <w:t xml:space="preserve">related </w:t>
      </w:r>
      <w:r w:rsidRPr="00C930FC">
        <w:t>to adopt</w:t>
      </w:r>
      <w:r w:rsidR="00F56336" w:rsidRPr="00C930FC">
        <w:t>ing</w:t>
      </w:r>
      <w:r w:rsidRPr="00C930FC">
        <w:t xml:space="preserve"> cloud technology that must be taken into consideration:</w:t>
      </w:r>
    </w:p>
    <w:p w14:paraId="20B8F48A" w14:textId="08489BA2" w:rsidR="00A861AB" w:rsidRPr="00C930FC" w:rsidRDefault="006F1E51" w:rsidP="009B3846">
      <w:pPr>
        <w:pStyle w:val="Bullets1"/>
      </w:pPr>
      <w:r w:rsidRPr="00C930FC">
        <w:rPr>
          <w:b/>
        </w:rPr>
        <w:t>T</w:t>
      </w:r>
      <w:r w:rsidR="00A861AB" w:rsidRPr="00C930FC">
        <w:rPr>
          <w:b/>
        </w:rPr>
        <w:t xml:space="preserve">echnical </w:t>
      </w:r>
      <w:r w:rsidR="00076562" w:rsidRPr="00C930FC">
        <w:rPr>
          <w:b/>
        </w:rPr>
        <w:t>i</w:t>
      </w:r>
      <w:r w:rsidR="00A861AB" w:rsidRPr="00C930FC">
        <w:rPr>
          <w:b/>
        </w:rPr>
        <w:t>ssues.</w:t>
      </w:r>
      <w:r w:rsidR="00A861AB" w:rsidRPr="00C930FC">
        <w:t xml:space="preserve"> Though it is true that information and data on the cloud can be accessed anytime and from anywhere at all, there are times when this system can have some serious dysfunction</w:t>
      </w:r>
      <w:r w:rsidR="00F56336" w:rsidRPr="00C930FC">
        <w:t>s</w:t>
      </w:r>
      <w:r w:rsidR="00A861AB" w:rsidRPr="00C930FC">
        <w:t xml:space="preserve">. Moreover, the user </w:t>
      </w:r>
      <w:r w:rsidR="00490D35" w:rsidRPr="00C930FC">
        <w:t xml:space="preserve">may </w:t>
      </w:r>
      <w:r w:rsidR="00A861AB" w:rsidRPr="00C930FC">
        <w:t xml:space="preserve">invariably be stuck </w:t>
      </w:r>
      <w:r w:rsidR="00F56336" w:rsidRPr="00C930FC">
        <w:t>if there are</w:t>
      </w:r>
      <w:r w:rsidR="00A861AB" w:rsidRPr="00C930FC">
        <w:t xml:space="preserve"> network and connectivity problems</w:t>
      </w:r>
      <w:r w:rsidRPr="00C930FC">
        <w:t>.</w:t>
      </w:r>
    </w:p>
    <w:p w14:paraId="728A2719" w14:textId="356E092E" w:rsidR="00A861AB" w:rsidRPr="00C930FC" w:rsidRDefault="006F1E51" w:rsidP="009B3846">
      <w:pPr>
        <w:pStyle w:val="Bullets1"/>
      </w:pPr>
      <w:r w:rsidRPr="00C930FC">
        <w:rPr>
          <w:b/>
        </w:rPr>
        <w:t>P</w:t>
      </w:r>
      <w:r w:rsidR="00A861AB" w:rsidRPr="00C930FC">
        <w:rPr>
          <w:b/>
        </w:rPr>
        <w:t>rone to attack.</w:t>
      </w:r>
      <w:r w:rsidR="00A861AB" w:rsidRPr="00C930FC">
        <w:t xml:space="preserve"> Storing information in the cloud could make the government vulnerable to external hack attacks and threats. As nothing on the Internet is completely secure, there is always the lurking possibility of sensitive data</w:t>
      </w:r>
      <w:r w:rsidR="00BF2A6C" w:rsidRPr="00C930FC">
        <w:t xml:space="preserve"> being accessed</w:t>
      </w:r>
      <w:r w:rsidR="00A861AB" w:rsidRPr="00C930FC">
        <w:t>.</w:t>
      </w:r>
    </w:p>
    <w:p w14:paraId="390AE989" w14:textId="77777777" w:rsidR="00373192" w:rsidRPr="00C930FC" w:rsidRDefault="00373192" w:rsidP="00890BE5">
      <w:r w:rsidRPr="00C930FC">
        <w:t>As the proposed solution is a government-owned cloud service, two additional advantages and one drawback must be highlighted. On the positive side:</w:t>
      </w:r>
    </w:p>
    <w:p w14:paraId="72AE058F" w14:textId="542BEE7D" w:rsidR="00373192" w:rsidRPr="00C930FC" w:rsidRDefault="00373192" w:rsidP="00373192">
      <w:pPr>
        <w:pStyle w:val="Bullets1"/>
      </w:pPr>
      <w:r w:rsidRPr="00C930FC">
        <w:rPr>
          <w:b/>
        </w:rPr>
        <w:t>Control and ownership of the data</w:t>
      </w:r>
      <w:r w:rsidRPr="00C930FC">
        <w:t xml:space="preserve">. It is the most decisive advantage and is achieved because the data </w:t>
      </w:r>
      <w:r w:rsidR="00F56336" w:rsidRPr="00C930FC">
        <w:t xml:space="preserve">is owned </w:t>
      </w:r>
      <w:r w:rsidRPr="00C930FC">
        <w:t>by the government. Due to that fact, there is no need for safeguard mechanism</w:t>
      </w:r>
      <w:r w:rsidR="00F56336" w:rsidRPr="00C930FC">
        <w:t>s</w:t>
      </w:r>
      <w:r w:rsidRPr="00C930FC">
        <w:t xml:space="preserve"> or contractual agreements with a </w:t>
      </w:r>
      <w:r w:rsidR="00193708" w:rsidRPr="00C930FC">
        <w:t>third-party</w:t>
      </w:r>
      <w:r w:rsidRPr="00C930FC">
        <w:t xml:space="preserve"> cloud provider. </w:t>
      </w:r>
    </w:p>
    <w:p w14:paraId="19182228" w14:textId="5962F670" w:rsidR="00373192" w:rsidRPr="00C930FC" w:rsidRDefault="00373192" w:rsidP="00373192">
      <w:pPr>
        <w:pStyle w:val="Bullets1"/>
      </w:pPr>
      <w:r w:rsidRPr="00C930FC">
        <w:rPr>
          <w:b/>
        </w:rPr>
        <w:t>Immediate availability of further services</w:t>
      </w:r>
      <w:r w:rsidRPr="00C930FC">
        <w:t xml:space="preserve">. As it is a government owned service, </w:t>
      </w:r>
      <w:r w:rsidR="00472179" w:rsidRPr="00C930FC">
        <w:t>it is not necessary</w:t>
      </w:r>
      <w:r w:rsidRPr="00C930FC">
        <w:t xml:space="preserve"> to go through a full public procurement process if there is a need to enhance the current cloud services.</w:t>
      </w:r>
    </w:p>
    <w:p w14:paraId="4DE31EE3" w14:textId="37EEA1DF" w:rsidR="00373192" w:rsidRPr="00C930FC" w:rsidRDefault="00373192" w:rsidP="00B147C3">
      <w:r w:rsidRPr="00C930FC">
        <w:t xml:space="preserve">On the negative side, being government owned means that </w:t>
      </w:r>
      <w:r w:rsidRPr="00C930FC">
        <w:rPr>
          <w:b/>
        </w:rPr>
        <w:t>if it fails</w:t>
      </w:r>
      <w:r w:rsidR="00983B46" w:rsidRPr="00C930FC">
        <w:rPr>
          <w:b/>
        </w:rPr>
        <w:t xml:space="preserve">, </w:t>
      </w:r>
      <w:r w:rsidR="002D009C" w:rsidRPr="00C930FC">
        <w:rPr>
          <w:b/>
        </w:rPr>
        <w:t xml:space="preserve">the governmental agency in charge </w:t>
      </w:r>
      <w:r w:rsidR="002D009C" w:rsidRPr="00C930FC">
        <w:t xml:space="preserve">of the data </w:t>
      </w:r>
      <w:r w:rsidR="00DB255B" w:rsidRPr="00C930FC">
        <w:t>centre</w:t>
      </w:r>
      <w:r w:rsidR="00DB255B" w:rsidRPr="00C930FC" w:rsidDel="002D009C">
        <w:rPr>
          <w:b/>
        </w:rPr>
        <w:t xml:space="preserve"> </w:t>
      </w:r>
      <w:r w:rsidR="00DB255B" w:rsidRPr="00C930FC">
        <w:rPr>
          <w:b/>
        </w:rPr>
        <w:t>will</w:t>
      </w:r>
      <w:r w:rsidRPr="00C930FC">
        <w:rPr>
          <w:b/>
        </w:rPr>
        <w:t xml:space="preserve"> </w:t>
      </w:r>
      <w:r w:rsidR="002D009C" w:rsidRPr="00C930FC">
        <w:rPr>
          <w:b/>
        </w:rPr>
        <w:t xml:space="preserve">be the </w:t>
      </w:r>
      <w:r w:rsidRPr="00C930FC">
        <w:rPr>
          <w:b/>
        </w:rPr>
        <w:t xml:space="preserve">only </w:t>
      </w:r>
      <w:r w:rsidR="00472179" w:rsidRPr="00C930FC">
        <w:rPr>
          <w:b/>
        </w:rPr>
        <w:t xml:space="preserve">one </w:t>
      </w:r>
      <w:r w:rsidRPr="00C930FC">
        <w:rPr>
          <w:b/>
        </w:rPr>
        <w:t>blamed</w:t>
      </w:r>
      <w:r w:rsidRPr="00C930F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F6FEF" w:rsidRPr="00C930FC" w14:paraId="5ABDE913" w14:textId="77777777" w:rsidTr="000D60E0">
        <w:tc>
          <w:tcPr>
            <w:tcW w:w="8777" w:type="dxa"/>
            <w:shd w:val="clear" w:color="auto" w:fill="00AE9E"/>
          </w:tcPr>
          <w:p w14:paraId="3B4ED7E9" w14:textId="77777777" w:rsidR="002F6FEF" w:rsidRPr="00C930FC" w:rsidRDefault="002F6FEF" w:rsidP="000D60E0">
            <w:pPr>
              <w:rPr>
                <w:b/>
                <w:bCs/>
                <w:szCs w:val="22"/>
              </w:rPr>
            </w:pPr>
            <w:r w:rsidRPr="00C930FC">
              <w:rPr>
                <w:b/>
                <w:bCs/>
                <w:color w:val="FFFFFF" w:themeColor="background1"/>
                <w:sz w:val="28"/>
                <w:szCs w:val="28"/>
              </w:rPr>
              <w:t>Recommendation</w:t>
            </w:r>
          </w:p>
        </w:tc>
      </w:tr>
      <w:tr w:rsidR="002F6FEF" w:rsidRPr="00C930FC" w14:paraId="0FA0833E" w14:textId="77777777" w:rsidTr="000D60E0">
        <w:tc>
          <w:tcPr>
            <w:tcW w:w="8777" w:type="dxa"/>
          </w:tcPr>
          <w:p w14:paraId="42A3592A" w14:textId="46CB4A5B" w:rsidR="002F6FEF" w:rsidRPr="00C930FC" w:rsidRDefault="002F6FEF" w:rsidP="000D60E0">
            <w:pPr>
              <w:pStyle w:val="Bullets1"/>
            </w:pPr>
            <w:r w:rsidRPr="00C930FC">
              <w:t>Implement a government-owned cloud service</w:t>
            </w:r>
            <w:r w:rsidR="00472179" w:rsidRPr="00C930FC">
              <w:t>.</w:t>
            </w:r>
          </w:p>
        </w:tc>
      </w:tr>
    </w:tbl>
    <w:p w14:paraId="1D24D9D0" w14:textId="77777777" w:rsidR="00244825" w:rsidRPr="00C930FC" w:rsidRDefault="00AA71D8" w:rsidP="000645E3">
      <w:pPr>
        <w:pStyle w:val="Nagwek2"/>
        <w:rPr>
          <w:rFonts w:cs="Times New Roman"/>
        </w:rPr>
      </w:pPr>
      <w:bookmarkStart w:id="745" w:name="_Toc57705333"/>
      <w:r w:rsidRPr="00C930FC">
        <w:rPr>
          <w:rFonts w:cs="Times New Roman"/>
        </w:rPr>
        <w:t>System implementation</w:t>
      </w:r>
      <w:r w:rsidR="00D53C57" w:rsidRPr="00C930FC">
        <w:rPr>
          <w:rFonts w:cs="Times New Roman"/>
        </w:rPr>
        <w:t xml:space="preserve"> b</w:t>
      </w:r>
      <w:r w:rsidR="00244825" w:rsidRPr="00C930FC">
        <w:rPr>
          <w:rFonts w:cs="Times New Roman"/>
        </w:rPr>
        <w:t>udget</w:t>
      </w:r>
      <w:bookmarkEnd w:id="745"/>
    </w:p>
    <w:p w14:paraId="29C4B0E5" w14:textId="00599318" w:rsidR="00CE0254" w:rsidRPr="00C930FC" w:rsidRDefault="00444767" w:rsidP="00B147C3">
      <w:r w:rsidRPr="00C930FC">
        <w:t xml:space="preserve">This chapter </w:t>
      </w:r>
      <w:r w:rsidR="00F819AD" w:rsidRPr="00C930FC">
        <w:t xml:space="preserve">outlines </w:t>
      </w:r>
      <w:r w:rsidR="00B82B48" w:rsidRPr="00C930FC">
        <w:t xml:space="preserve">considerations to be made to </w:t>
      </w:r>
      <w:r w:rsidRPr="00C930FC">
        <w:t xml:space="preserve">estimate the </w:t>
      </w:r>
      <w:r w:rsidRPr="00C930FC">
        <w:rPr>
          <w:b/>
        </w:rPr>
        <w:t xml:space="preserve">approximate cost of the </w:t>
      </w:r>
      <w:r w:rsidR="008C4B5E" w:rsidRPr="00C930FC">
        <w:rPr>
          <w:b/>
        </w:rPr>
        <w:t>system implementation</w:t>
      </w:r>
      <w:r w:rsidRPr="00C930FC">
        <w:t xml:space="preserve"> and propose</w:t>
      </w:r>
      <w:r w:rsidR="00983B46" w:rsidRPr="00C930FC">
        <w:t>s</w:t>
      </w:r>
      <w:r w:rsidRPr="00C930FC">
        <w:t xml:space="preserve"> alternatives to make the model self-sustainable.</w:t>
      </w:r>
      <w:r w:rsidR="00915E94" w:rsidRPr="00C930FC">
        <w:t xml:space="preserve"> </w:t>
      </w:r>
    </w:p>
    <w:p w14:paraId="79C2FABC" w14:textId="77777777" w:rsidR="00CE0254" w:rsidRPr="00C930FC" w:rsidRDefault="00B95DBB" w:rsidP="00B147C3">
      <w:r w:rsidRPr="00C930FC">
        <w:t>The following</w:t>
      </w:r>
      <w:r w:rsidR="00CE0254" w:rsidRPr="00C930FC">
        <w:t xml:space="preserve"> considerations </w:t>
      </w:r>
      <w:r w:rsidRPr="00C930FC">
        <w:t xml:space="preserve">should </w:t>
      </w:r>
      <w:r w:rsidR="00CE0254" w:rsidRPr="00C930FC">
        <w:t xml:space="preserve">be </w:t>
      </w:r>
      <w:r w:rsidR="00A54135" w:rsidRPr="00C930FC">
        <w:t>taken</w:t>
      </w:r>
      <w:r w:rsidR="00CE0254" w:rsidRPr="00C930FC">
        <w:t xml:space="preserve"> </w:t>
      </w:r>
      <w:r w:rsidRPr="00C930FC">
        <w:t>into account for preparation of the budget estimation</w:t>
      </w:r>
      <w:r w:rsidR="00CE0254" w:rsidRPr="00C930FC">
        <w:t>:</w:t>
      </w:r>
    </w:p>
    <w:p w14:paraId="4819EB51" w14:textId="26611F0E" w:rsidR="00CE0254" w:rsidRPr="00C930FC" w:rsidRDefault="00B82B48" w:rsidP="009A221F">
      <w:pPr>
        <w:pStyle w:val="Bullets1"/>
      </w:pPr>
      <w:r w:rsidRPr="00C930FC">
        <w:t>A</w:t>
      </w:r>
      <w:r w:rsidR="00CE0254" w:rsidRPr="00C930FC">
        <w:t xml:space="preserve"> </w:t>
      </w:r>
      <w:r w:rsidR="00CE0254" w:rsidRPr="00C930FC">
        <w:rPr>
          <w:b/>
        </w:rPr>
        <w:t>fee model</w:t>
      </w:r>
      <w:r w:rsidR="00CE0254" w:rsidRPr="00C930FC">
        <w:t xml:space="preserve"> is foreseen </w:t>
      </w:r>
      <w:r w:rsidR="00A54135" w:rsidRPr="00C930FC">
        <w:t>for</w:t>
      </w:r>
      <w:r w:rsidR="00CE0254" w:rsidRPr="00C930FC">
        <w:t xml:space="preserve"> implement</w:t>
      </w:r>
      <w:r w:rsidR="00A54135" w:rsidRPr="00C930FC">
        <w:t>ation</w:t>
      </w:r>
      <w:r w:rsidR="00CE0254" w:rsidRPr="00C930FC">
        <w:t xml:space="preserve"> in order to </w:t>
      </w:r>
      <w:r w:rsidR="00CE0254" w:rsidRPr="00C930FC">
        <w:rPr>
          <w:b/>
        </w:rPr>
        <w:t>guarantee the self-sustainability of the eProcurement system</w:t>
      </w:r>
      <w:r w:rsidR="00433E8E" w:rsidRPr="00C930FC">
        <w:t xml:space="preserve">. Fees are charged to economic operators bidding </w:t>
      </w:r>
      <w:r w:rsidR="002F668A" w:rsidRPr="00C930FC">
        <w:t>on</w:t>
      </w:r>
      <w:r w:rsidR="00433E8E" w:rsidRPr="00C930FC">
        <w:t xml:space="preserve"> public tenders and th</w:t>
      </w:r>
      <w:ins w:id="746" w:author="Chris Smith" w:date="2020-10-14T17:49:00Z">
        <w:r w:rsidR="00FD1E77" w:rsidRPr="00C930FC">
          <w:t xml:space="preserve">is income is </w:t>
        </w:r>
      </w:ins>
      <w:del w:id="747" w:author="Chris Smith" w:date="2020-10-14T17:49:00Z">
        <w:r w:rsidR="00433E8E" w:rsidRPr="00C930FC" w:rsidDel="00FD1E77">
          <w:delText xml:space="preserve">ese are </w:delText>
        </w:r>
      </w:del>
      <w:r w:rsidR="00433E8E" w:rsidRPr="00C930FC">
        <w:t xml:space="preserve">used both for covering the costs of NEPPs </w:t>
      </w:r>
      <w:r w:rsidR="002F668A" w:rsidRPr="00C930FC">
        <w:t>and for</w:t>
      </w:r>
      <w:r w:rsidR="00433E8E" w:rsidRPr="00C930FC">
        <w:t xml:space="preserve"> the cost of maintenance and development of the OCD</w:t>
      </w:r>
      <w:r w:rsidRPr="00C930FC">
        <w:t>P</w:t>
      </w:r>
      <w:r w:rsidR="00433E8E" w:rsidRPr="00C930FC">
        <w:t>S Central Unit</w:t>
      </w:r>
      <w:r w:rsidR="002F668A" w:rsidRPr="00C930FC">
        <w:t>.</w:t>
      </w:r>
    </w:p>
    <w:p w14:paraId="2565675B" w14:textId="4264040C" w:rsidR="00AA71D8" w:rsidRPr="00C930FC" w:rsidRDefault="00B82B48" w:rsidP="009A221F">
      <w:pPr>
        <w:pStyle w:val="Bullets1"/>
      </w:pPr>
      <w:r w:rsidRPr="00C930FC">
        <w:t>C</w:t>
      </w:r>
      <w:r w:rsidR="00CE0254" w:rsidRPr="00C930FC">
        <w:t xml:space="preserve">osts related to </w:t>
      </w:r>
      <w:r w:rsidR="00A91010" w:rsidRPr="00C930FC">
        <w:t xml:space="preserve">NEPPs </w:t>
      </w:r>
      <w:r w:rsidR="00CE0254" w:rsidRPr="00C930FC">
        <w:t>are not included</w:t>
      </w:r>
      <w:r w:rsidR="00324574" w:rsidRPr="00C930FC">
        <w:t xml:space="preserve"> in the budget for government</w:t>
      </w:r>
      <w:r w:rsidR="00A54135" w:rsidRPr="00C930FC">
        <w:t>,</w:t>
      </w:r>
      <w:r w:rsidR="00CE0254" w:rsidRPr="00C930FC">
        <w:t xml:space="preserve"> as they are supported </w:t>
      </w:r>
      <w:r w:rsidR="002043A4" w:rsidRPr="00C930FC">
        <w:t>via the fee model proposed</w:t>
      </w:r>
      <w:r w:rsidR="00CE0254" w:rsidRPr="00C930FC">
        <w:t xml:space="preserve">. </w:t>
      </w:r>
    </w:p>
    <w:p w14:paraId="3E3ADB3C" w14:textId="1D212C38" w:rsidR="00CE0254" w:rsidRPr="00C930FC" w:rsidRDefault="00B82B48" w:rsidP="00B82B48">
      <w:pPr>
        <w:pStyle w:val="Bullets1"/>
      </w:pPr>
      <w:r w:rsidRPr="00C930FC">
        <w:t>T</w:t>
      </w:r>
      <w:r w:rsidR="00CE0254" w:rsidRPr="00C930FC">
        <w:t xml:space="preserve">he costs </w:t>
      </w:r>
      <w:r w:rsidR="008C4B5E" w:rsidRPr="00C930FC">
        <w:t xml:space="preserve">of the system implementation </w:t>
      </w:r>
      <w:r w:rsidR="00490D35" w:rsidRPr="00C930FC">
        <w:t xml:space="preserve">shall </w:t>
      </w:r>
      <w:r w:rsidR="00CE0254" w:rsidRPr="00C930FC">
        <w:t xml:space="preserve">be further </w:t>
      </w:r>
      <w:r w:rsidR="00490D35" w:rsidRPr="00C930FC">
        <w:t xml:space="preserve">detailed </w:t>
      </w:r>
      <w:r w:rsidR="00CE0254" w:rsidRPr="00C930FC">
        <w:t xml:space="preserve">when the </w:t>
      </w:r>
      <w:r w:rsidR="00490D35" w:rsidRPr="00C930FC">
        <w:t>business requirements, functional specifications and technical specifications</w:t>
      </w:r>
      <w:r w:rsidR="00915E94" w:rsidRPr="00C930FC">
        <w:t xml:space="preserve"> </w:t>
      </w:r>
      <w:r w:rsidR="00CE0254" w:rsidRPr="00C930FC">
        <w:t xml:space="preserve">for </w:t>
      </w:r>
      <w:r w:rsidR="00490D35" w:rsidRPr="00C930FC">
        <w:t xml:space="preserve">the development </w:t>
      </w:r>
      <w:r w:rsidR="00CE0254" w:rsidRPr="00C930FC">
        <w:t xml:space="preserve">of the </w:t>
      </w:r>
      <w:r w:rsidR="00C06EF7" w:rsidRPr="00C930FC">
        <w:t>Central Unit</w:t>
      </w:r>
      <w:r w:rsidR="00CE0254" w:rsidRPr="00C930FC">
        <w:t xml:space="preserve"> are defined.</w:t>
      </w:r>
      <w:r w:rsidRPr="00C930FC">
        <w:t xml:space="preserve"> </w:t>
      </w:r>
    </w:p>
    <w:p w14:paraId="72F96A14" w14:textId="390B7C56" w:rsidR="00CE0254" w:rsidRPr="00C930FC" w:rsidRDefault="00CE0254" w:rsidP="00B147C3">
      <w:r w:rsidRPr="00C930FC">
        <w:t xml:space="preserve">The </w:t>
      </w:r>
      <w:r w:rsidR="00AA71D8" w:rsidRPr="00C930FC">
        <w:t>system implementation</w:t>
      </w:r>
      <w:r w:rsidRPr="00C930FC">
        <w:t xml:space="preserve"> budget</w:t>
      </w:r>
      <w:r w:rsidR="00573326" w:rsidRPr="00C930FC">
        <w:t xml:space="preserve"> from the government side</w:t>
      </w:r>
      <w:r w:rsidRPr="00C930FC">
        <w:t xml:space="preserve"> is differentiated between </w:t>
      </w:r>
      <w:r w:rsidRPr="00C930FC">
        <w:rPr>
          <w:b/>
        </w:rPr>
        <w:t>development and implementation costs</w:t>
      </w:r>
      <w:r w:rsidRPr="00C930FC">
        <w:t xml:space="preserve"> (those incurred during the implementation of the project</w:t>
      </w:r>
      <w:r w:rsidR="00A54135" w:rsidRPr="00C930FC">
        <w:t>,</w:t>
      </w:r>
      <w:r w:rsidRPr="00C930FC">
        <w:t xml:space="preserve"> such as software development</w:t>
      </w:r>
      <w:r w:rsidR="00A54135" w:rsidRPr="00C930FC">
        <w:t>,</w:t>
      </w:r>
      <w:r w:rsidRPr="00C930FC">
        <w:t xml:space="preserve"> and the operations associated) and </w:t>
      </w:r>
      <w:r w:rsidRPr="00C930FC">
        <w:rPr>
          <w:b/>
        </w:rPr>
        <w:t>maintenance costs</w:t>
      </w:r>
      <w:r w:rsidRPr="00C930FC">
        <w:t xml:space="preserve"> (which are the running and operation costs of an already implemented platform). </w:t>
      </w:r>
    </w:p>
    <w:p w14:paraId="656786F0" w14:textId="77777777" w:rsidR="00433E8E" w:rsidRPr="00C930FC" w:rsidRDefault="00433E8E" w:rsidP="00433E8E">
      <w:pPr>
        <w:pStyle w:val="Nagwek3"/>
        <w:rPr>
          <w:rFonts w:cs="Times New Roman"/>
        </w:rPr>
      </w:pPr>
      <w:bookmarkStart w:id="748" w:name="_Toc57705334"/>
      <w:r w:rsidRPr="00C930FC">
        <w:rPr>
          <w:rFonts w:cs="Times New Roman"/>
        </w:rPr>
        <w:t>Fee model</w:t>
      </w:r>
      <w:bookmarkEnd w:id="748"/>
    </w:p>
    <w:p w14:paraId="4FB080D3" w14:textId="0B129418" w:rsidR="00AA71D8" w:rsidRPr="00C930FC" w:rsidRDefault="78FBC939" w:rsidP="00B147C3">
      <w:r w:rsidRPr="00C930FC">
        <w:t xml:space="preserve">The fee model proposed is inspired by the one designed for the Ukraine and Moldova cases. It is based on the </w:t>
      </w:r>
      <w:r w:rsidRPr="00C930FC">
        <w:rPr>
          <w:b/>
          <w:bCs/>
        </w:rPr>
        <w:t>payment of fees by the economic operators to</w:t>
      </w:r>
      <w:ins w:id="749" w:author="Chris Smith" w:date="2020-10-14T17:50:00Z">
        <w:r w:rsidRPr="00C930FC">
          <w:rPr>
            <w:b/>
            <w:bCs/>
          </w:rPr>
          <w:t xml:space="preserve"> the NEPPs to</w:t>
        </w:r>
      </w:ins>
      <w:r w:rsidRPr="00C930FC">
        <w:rPr>
          <w:b/>
          <w:bCs/>
        </w:rPr>
        <w:t xml:space="preserve"> participate in a tender. These fees are variable according to the contract value</w:t>
      </w:r>
      <w:r w:rsidRPr="00C930FC">
        <w:t xml:space="preserve">, </w:t>
      </w:r>
      <w:commentRangeStart w:id="750"/>
      <w:commentRangeStart w:id="751"/>
      <w:r w:rsidRPr="00C930FC">
        <w:t xml:space="preserve">establishing different ranges that define higher fees for large contracts and smaller fees for small contracts. </w:t>
      </w:r>
      <w:commentRangeEnd w:id="750"/>
      <w:r w:rsidR="00AA71D8" w:rsidRPr="00C930FC">
        <w:rPr>
          <w:rStyle w:val="Odwoaniedokomentarza"/>
        </w:rPr>
        <w:commentReference w:id="750"/>
      </w:r>
      <w:commentRangeStart w:id="752"/>
      <w:commentRangeStart w:id="753"/>
      <w:commentRangeEnd w:id="751"/>
      <w:r w:rsidR="00AA71D8" w:rsidRPr="00C930FC">
        <w:rPr>
          <w:rStyle w:val="Odwoaniedokomentarza"/>
        </w:rPr>
        <w:commentReference w:id="751"/>
      </w:r>
      <w:del w:id="754" w:author="Alba Colomer Padrosa" w:date="2020-11-25T14:30:00Z">
        <w:r w:rsidR="00AA71D8" w:rsidRPr="00C930FC" w:rsidDel="78FBC939">
          <w:delText>The fees are dedicated to 1) covering the operating costs of the NEPPs, including development and maintenance; and 2) the costs of development and maintenance of the OCDS Central Unit and the system operator costs.</w:delText>
        </w:r>
      </w:del>
      <w:commentRangeEnd w:id="752"/>
      <w:r w:rsidR="00AA71D8" w:rsidRPr="00C930FC">
        <w:rPr>
          <w:rStyle w:val="Odwoaniedokomentarza"/>
        </w:rPr>
        <w:commentReference w:id="752"/>
      </w:r>
      <w:commentRangeEnd w:id="753"/>
      <w:r w:rsidR="00AA71D8" w:rsidRPr="00C930FC">
        <w:rPr>
          <w:rStyle w:val="Odwoaniedokomentarza"/>
        </w:rPr>
        <w:commentReference w:id="753"/>
      </w:r>
    </w:p>
    <w:p w14:paraId="414AFE1C" w14:textId="3CD3C3DC" w:rsidR="00AA71D8" w:rsidRPr="00C930FC" w:rsidRDefault="00AA71D8" w:rsidP="00B147C3">
      <w:r w:rsidRPr="00C930FC">
        <w:t>The estimated calculations below are</w:t>
      </w:r>
      <w:r w:rsidR="007638A6" w:rsidRPr="00C930FC">
        <w:t xml:space="preserve"> an example t</w:t>
      </w:r>
      <w:r w:rsidR="006F537F" w:rsidRPr="00C930FC">
        <w:t>hat should be adapted to the procurement market of each country.</w:t>
      </w:r>
    </w:p>
    <w:p w14:paraId="1DC9B39B" w14:textId="0002B689" w:rsidR="0010794D" w:rsidRPr="00C930FC" w:rsidRDefault="0010794D" w:rsidP="00AD0759">
      <w:pPr>
        <w:pStyle w:val="Legenda"/>
      </w:pPr>
      <w:bookmarkStart w:id="755" w:name="_Toc31289778"/>
      <w:r w:rsidRPr="00C930FC">
        <w:t xml:space="preserve">Table </w:t>
      </w:r>
      <w:r w:rsidRPr="00C930FC">
        <w:fldChar w:fldCharType="begin"/>
      </w:r>
      <w:r w:rsidRPr="00C930FC">
        <w:instrText>SEQ Table \* ARABIC</w:instrText>
      </w:r>
      <w:r w:rsidRPr="00C930FC">
        <w:fldChar w:fldCharType="separate"/>
      </w:r>
      <w:ins w:id="756" w:author="Chris Smith" w:date="2020-10-14T09:38:00Z">
        <w:r w:rsidR="00D51716" w:rsidRPr="00595F28">
          <w:rPr>
            <w:rPrChange w:id="757" w:author="Chris Smith" w:date="2020-11-28T15:13:00Z">
              <w:rPr>
                <w:noProof/>
              </w:rPr>
            </w:rPrChange>
          </w:rPr>
          <w:t>8</w:t>
        </w:r>
      </w:ins>
      <w:del w:id="758" w:author="Chris Smith" w:date="2020-10-14T09:32:00Z">
        <w:r w:rsidR="00AD3DB0" w:rsidRPr="00595F28" w:rsidDel="00771B04">
          <w:rPr>
            <w:rPrChange w:id="759" w:author="Chris Smith" w:date="2020-11-28T15:13:00Z">
              <w:rPr>
                <w:noProof/>
              </w:rPr>
            </w:rPrChange>
          </w:rPr>
          <w:delText>4</w:delText>
        </w:r>
      </w:del>
      <w:r w:rsidRPr="00C930FC">
        <w:fldChar w:fldCharType="end"/>
      </w:r>
      <w:r w:rsidRPr="00C930FC">
        <w:t xml:space="preserve"> Fee model estimation</w:t>
      </w:r>
      <w:bookmarkEnd w:id="755"/>
      <w:ins w:id="760" w:author="Chris Smith" w:date="2020-10-14T17:52:00Z">
        <w:r w:rsidR="00FD1E77" w:rsidRPr="00C930FC">
          <w:t xml:space="preserve"> (example)</w:t>
        </w:r>
      </w:ins>
    </w:p>
    <w:tbl>
      <w:tblPr>
        <w:tblStyle w:val="Tabela-Siatka"/>
        <w:tblW w:w="878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4A0" w:firstRow="1" w:lastRow="0" w:firstColumn="1" w:lastColumn="0" w:noHBand="0" w:noVBand="1"/>
      </w:tblPr>
      <w:tblGrid>
        <w:gridCol w:w="6091"/>
        <w:gridCol w:w="2693"/>
      </w:tblGrid>
      <w:tr w:rsidR="00433E8E" w:rsidRPr="00C930FC" w14:paraId="2862F83E" w14:textId="77777777" w:rsidTr="58061BD8">
        <w:tc>
          <w:tcPr>
            <w:tcW w:w="8784" w:type="dxa"/>
            <w:gridSpan w:val="2"/>
            <w:tcBorders>
              <w:top w:val="single" w:sz="4" w:space="0" w:color="A6A6A6" w:themeColor="background1" w:themeShade="A6"/>
              <w:bottom w:val="single" w:sz="4" w:space="0" w:color="A6A6A6" w:themeColor="background1" w:themeShade="A6"/>
            </w:tcBorders>
            <w:shd w:val="clear" w:color="auto" w:fill="00539B"/>
          </w:tcPr>
          <w:p w14:paraId="5DFC0544" w14:textId="6ED75A2C" w:rsidR="00433E8E" w:rsidRPr="00C930FC" w:rsidRDefault="00433E8E" w:rsidP="00C52A2F">
            <w:pPr>
              <w:jc w:val="center"/>
              <w:rPr>
                <w:b/>
              </w:rPr>
            </w:pPr>
            <w:r w:rsidRPr="00C930FC">
              <w:rPr>
                <w:b/>
                <w:color w:val="FFFFFF" w:themeColor="background1"/>
              </w:rPr>
              <w:t>ESTIMATED FEE MODEL</w:t>
            </w:r>
            <w:ins w:id="761" w:author="Chris Smith" w:date="2020-10-14T17:52:00Z">
              <w:r w:rsidR="00FD1E77" w:rsidRPr="00C930FC">
                <w:rPr>
                  <w:b/>
                  <w:color w:val="FFFFFF" w:themeColor="background1"/>
                </w:rPr>
                <w:t xml:space="preserve"> (EXAMPLE)</w:t>
              </w:r>
            </w:ins>
          </w:p>
        </w:tc>
      </w:tr>
      <w:tr w:rsidR="00433E8E" w:rsidRPr="00C930FC" w14:paraId="425D1AFA" w14:textId="77777777" w:rsidTr="58061BD8">
        <w:trPr>
          <w:trHeight w:val="619"/>
        </w:trPr>
        <w:tc>
          <w:tcPr>
            <w:tcW w:w="6091"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DA23A2" w14:textId="77777777" w:rsidR="00433E8E" w:rsidRPr="00C930FC" w:rsidRDefault="00A8686C" w:rsidP="009D5E06">
            <w:pPr>
              <w:jc w:val="left"/>
            </w:pPr>
            <w:r w:rsidRPr="00C930FC">
              <w:t>Number of tenders for one year</w:t>
            </w:r>
            <w:r w:rsidR="009D5E06" w:rsidRPr="00C930FC">
              <w:t xml:space="preserve"> </w:t>
            </w:r>
            <w:r w:rsidR="00433E8E" w:rsidRPr="00C930FC">
              <w:t>(T)</w:t>
            </w: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0695F823" w14:textId="3DD99B45" w:rsidR="00433E8E" w:rsidRPr="00C930FC" w:rsidRDefault="001C53BC" w:rsidP="00C52A2F">
            <w:pPr>
              <w:jc w:val="center"/>
            </w:pPr>
            <w:r w:rsidRPr="00C930FC">
              <w:rPr>
                <w:b/>
              </w:rPr>
              <w:t>300</w:t>
            </w:r>
            <w:r w:rsidR="00AA71D8" w:rsidRPr="00C930FC">
              <w:rPr>
                <w:b/>
              </w:rPr>
              <w:t>,</w:t>
            </w:r>
            <w:r w:rsidR="002F6DD8" w:rsidRPr="00C930FC">
              <w:rPr>
                <w:b/>
              </w:rPr>
              <w:t>000</w:t>
            </w:r>
          </w:p>
        </w:tc>
      </w:tr>
      <w:tr w:rsidR="00433E8E" w:rsidRPr="00C930FC" w14:paraId="671DE3FA" w14:textId="77777777" w:rsidTr="58061BD8">
        <w:trPr>
          <w:trHeight w:val="617"/>
        </w:trPr>
        <w:tc>
          <w:tcPr>
            <w:tcW w:w="6091"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E0AE82" w14:textId="7EC3B22E" w:rsidR="00433E8E" w:rsidRPr="00C930FC" w:rsidRDefault="00433E8E" w:rsidP="009D5E06">
            <w:pPr>
              <w:jc w:val="left"/>
            </w:pPr>
            <w:r w:rsidRPr="00C930FC">
              <w:t>Average fee per tender paid by economic operators (F)</w:t>
            </w:r>
            <w:r w:rsidR="00A36D19" w:rsidRPr="00C930FC">
              <w:rPr>
                <w:rStyle w:val="Odwoanieprzypisudolnego"/>
                <w:rFonts w:ascii="Times New Roman" w:hAnsi="Times New Roman"/>
              </w:rPr>
              <w:t xml:space="preserve"> </w:t>
            </w:r>
            <w:r w:rsidR="00A36D19" w:rsidRPr="00C930FC">
              <w:rPr>
                <w:rStyle w:val="Odwoanieprzypisudolnego"/>
                <w:rFonts w:ascii="Times New Roman" w:hAnsi="Times New Roman"/>
              </w:rPr>
              <w:footnoteReference w:id="34"/>
            </w: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2E9361DB" w14:textId="77777777" w:rsidR="00433E8E" w:rsidRPr="00C930FC" w:rsidRDefault="00AA71D8" w:rsidP="00AA71D8">
            <w:pPr>
              <w:jc w:val="center"/>
            </w:pPr>
            <w:r w:rsidRPr="00C930FC">
              <w:rPr>
                <w:b/>
              </w:rPr>
              <w:t>EUR 3.</w:t>
            </w:r>
            <w:r w:rsidR="00433E8E" w:rsidRPr="00C930FC">
              <w:rPr>
                <w:b/>
              </w:rPr>
              <w:t xml:space="preserve">12 </w:t>
            </w:r>
          </w:p>
        </w:tc>
      </w:tr>
      <w:tr w:rsidR="00433E8E" w:rsidRPr="00C930FC" w14:paraId="48CDF9A1" w14:textId="77777777" w:rsidTr="58061BD8">
        <w:trPr>
          <w:trHeight w:val="617"/>
        </w:trPr>
        <w:tc>
          <w:tcPr>
            <w:tcW w:w="6091"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0BFCA5C" w14:textId="77777777" w:rsidR="00433E8E" w:rsidRPr="00C930FC" w:rsidRDefault="00433E8E" w:rsidP="00492C26">
            <w:pPr>
              <w:jc w:val="left"/>
            </w:pPr>
            <w:r w:rsidRPr="00C930FC">
              <w:t>Average number of economic operat</w:t>
            </w:r>
            <w:r w:rsidR="00492C26" w:rsidRPr="00C930FC">
              <w:t xml:space="preserve">ors participating in tenders </w:t>
            </w:r>
            <w:r w:rsidRPr="00C930FC">
              <w:t>(P)</w:t>
            </w: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58C2EB69" w14:textId="27CA8E60" w:rsidR="00433E8E" w:rsidRPr="00C930FC" w:rsidRDefault="005E1699" w:rsidP="00C52A2F">
            <w:pPr>
              <w:jc w:val="center"/>
              <w:rPr>
                <w:b/>
              </w:rPr>
            </w:pPr>
            <w:r w:rsidRPr="00C930FC">
              <w:rPr>
                <w:b/>
              </w:rPr>
              <w:t>2</w:t>
            </w:r>
          </w:p>
        </w:tc>
      </w:tr>
      <w:tr w:rsidR="00433E8E" w:rsidRPr="00C930FC" w14:paraId="19DC9A5E" w14:textId="77777777" w:rsidTr="58061BD8">
        <w:trPr>
          <w:trHeight w:val="617"/>
        </w:trPr>
        <w:tc>
          <w:tcPr>
            <w:tcW w:w="6091"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EE7CAB" w14:textId="77777777" w:rsidR="00433E8E" w:rsidRPr="00C930FC" w:rsidRDefault="00433E8E" w:rsidP="00C52A2F">
            <w:pPr>
              <w:jc w:val="left"/>
            </w:pPr>
            <w:r w:rsidRPr="00C930FC">
              <w:t>Total fees amount per year (T*F*P)</w:t>
            </w: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7831642A" w14:textId="2AB6E891" w:rsidR="00433E8E" w:rsidRPr="00C930FC" w:rsidRDefault="00AA71D8" w:rsidP="005F4224">
            <w:pPr>
              <w:keepNext/>
              <w:jc w:val="center"/>
              <w:rPr>
                <w:b/>
              </w:rPr>
            </w:pPr>
            <w:r w:rsidRPr="00C930FC">
              <w:rPr>
                <w:b/>
              </w:rPr>
              <w:t xml:space="preserve">EUR </w:t>
            </w:r>
            <w:r w:rsidR="00EB134C" w:rsidRPr="00C930FC">
              <w:rPr>
                <w:b/>
              </w:rPr>
              <w:t>1,8</w:t>
            </w:r>
            <w:r w:rsidR="0043090D" w:rsidRPr="00C930FC">
              <w:rPr>
                <w:b/>
              </w:rPr>
              <w:t>72</w:t>
            </w:r>
            <w:r w:rsidR="00EB134C" w:rsidRPr="00C930FC">
              <w:rPr>
                <w:b/>
              </w:rPr>
              <w:t>,</w:t>
            </w:r>
            <w:r w:rsidR="0043090D" w:rsidRPr="00C930FC">
              <w:rPr>
                <w:b/>
              </w:rPr>
              <w:t>0</w:t>
            </w:r>
            <w:r w:rsidR="00EB134C" w:rsidRPr="00C930FC">
              <w:rPr>
                <w:b/>
              </w:rPr>
              <w:t>00</w:t>
            </w:r>
            <w:r w:rsidR="00433E8E" w:rsidRPr="00C930FC">
              <w:rPr>
                <w:b/>
              </w:rPr>
              <w:t xml:space="preserve"> </w:t>
            </w:r>
          </w:p>
        </w:tc>
      </w:tr>
    </w:tbl>
    <w:p w14:paraId="3F1ACC69" w14:textId="64A8C93A" w:rsidR="00433E8E" w:rsidRPr="00C930FC" w:rsidRDefault="00433E8E" w:rsidP="00B147C3">
      <w:r w:rsidRPr="00C930FC">
        <w:t>Moreover, in a more advanced phase when centralised purchasing and framework agreements are more widespread, specific fees to participate in th</w:t>
      </w:r>
      <w:ins w:id="762" w:author="Chris Smith" w:date="2020-10-14T17:53:00Z">
        <w:r w:rsidR="00FD1E77" w:rsidRPr="00C930FC">
          <w:t>ese</w:t>
        </w:r>
      </w:ins>
      <w:del w:id="763" w:author="Chris Smith" w:date="2020-10-14T17:53:00Z">
        <w:r w:rsidRPr="00C930FC" w:rsidDel="00FD1E77">
          <w:delText>is</w:delText>
        </w:r>
      </w:del>
      <w:r w:rsidRPr="00C930FC">
        <w:t xml:space="preserve"> </w:t>
      </w:r>
      <w:ins w:id="764" w:author="Chris Smith" w:date="2020-10-14T17:53:00Z">
        <w:r w:rsidR="00FD1E77" w:rsidRPr="00C930FC">
          <w:t>types</w:t>
        </w:r>
      </w:ins>
      <w:del w:id="765" w:author="Chris Smith" w:date="2020-10-14T17:53:00Z">
        <w:r w:rsidRPr="00C930FC" w:rsidDel="00FD1E77">
          <w:delText>kind</w:delText>
        </w:r>
      </w:del>
      <w:r w:rsidRPr="00C930FC">
        <w:t xml:space="preserve"> of contract may be introduced. The advantage of introducing fees </w:t>
      </w:r>
      <w:ins w:id="766" w:author="Chris Smith" w:date="2020-10-14T17:53:00Z">
        <w:r w:rsidR="00FD1E77" w:rsidRPr="00C930FC">
          <w:t>for</w:t>
        </w:r>
      </w:ins>
      <w:del w:id="767" w:author="Chris Smith" w:date="2020-10-14T17:53:00Z">
        <w:r w:rsidRPr="00C930FC" w:rsidDel="00FD1E77">
          <w:delText>to</w:delText>
        </w:r>
      </w:del>
      <w:r w:rsidRPr="00C930FC">
        <w:t xml:space="preserve"> framework agreement contracts is that as the amount of the contract is higher, more participants are willing to access it, and they usually have enough economic capacity to pay a higher fee.</w:t>
      </w:r>
      <w:r w:rsidR="006311E3" w:rsidRPr="00C930FC">
        <w:t xml:space="preserve"> Variations of this scheme can include a model </w:t>
      </w:r>
      <w:r w:rsidR="002F668A" w:rsidRPr="00C930FC">
        <w:t>i</w:t>
      </w:r>
      <w:r w:rsidR="006311E3" w:rsidRPr="00C930FC">
        <w:t xml:space="preserve">n which fees for participation are </w:t>
      </w:r>
      <w:r w:rsidR="00FC145C" w:rsidRPr="00C930FC">
        <w:t>lower</w:t>
      </w:r>
      <w:r w:rsidR="006311E3" w:rsidRPr="00C930FC">
        <w:t xml:space="preserve"> than the fee charged once the E</w:t>
      </w:r>
      <w:r w:rsidR="002F668A" w:rsidRPr="00C930FC">
        <w:t>O</w:t>
      </w:r>
      <w:r w:rsidR="006311E3" w:rsidRPr="00C930FC">
        <w:t>s are awarded the framework agreement</w:t>
      </w:r>
      <w:r w:rsidR="002F668A" w:rsidRPr="00C930FC">
        <w:t>,</w:t>
      </w:r>
      <w:r w:rsidR="006311E3" w:rsidRPr="00C930FC">
        <w:t xml:space="preserve"> and that are linked to actual purchases made through call-offs.</w:t>
      </w:r>
    </w:p>
    <w:p w14:paraId="69E92917" w14:textId="23A92DFC" w:rsidR="006311E3" w:rsidRPr="00C930FC" w:rsidRDefault="006311E3" w:rsidP="00B147C3">
      <w:r w:rsidRPr="00C930FC">
        <w:t xml:space="preserve">In any case, the final fee model will have to </w:t>
      </w:r>
      <w:r w:rsidR="009942C9" w:rsidRPr="00C930FC">
        <w:t>consider</w:t>
      </w:r>
      <w:r w:rsidRPr="00C930FC">
        <w:t xml:space="preserve"> the market structure of each country to ensure that it does not prevent</w:t>
      </w:r>
      <w:r w:rsidR="00FC145C" w:rsidRPr="00C930FC">
        <w:t xml:space="preserve"> competition and market access</w:t>
      </w:r>
      <w:ins w:id="768" w:author="Chris Smith" w:date="2020-10-14T17:54:00Z">
        <w:r w:rsidR="00FD1E77" w:rsidRPr="00C930FC">
          <w:t xml:space="preserve"> particularly for SMEs</w:t>
        </w:r>
      </w:ins>
      <w:r w:rsidR="00FC145C" w:rsidRPr="00C930FC">
        <w:t>.</w:t>
      </w:r>
    </w:p>
    <w:p w14:paraId="02209DD5" w14:textId="50210153" w:rsidR="00CE0254" w:rsidRPr="00C930FC" w:rsidRDefault="00675D20" w:rsidP="00CE0254">
      <w:pPr>
        <w:pStyle w:val="Nagwek3"/>
        <w:rPr>
          <w:rFonts w:cs="Times New Roman"/>
        </w:rPr>
      </w:pPr>
      <w:bookmarkStart w:id="769" w:name="_Toc57705335"/>
      <w:r w:rsidRPr="00C930FC">
        <w:rPr>
          <w:rFonts w:cs="Times New Roman"/>
        </w:rPr>
        <w:t>Setup and operational</w:t>
      </w:r>
      <w:r w:rsidR="00CE0254" w:rsidRPr="00C930FC">
        <w:rPr>
          <w:rFonts w:cs="Times New Roman"/>
        </w:rPr>
        <w:t xml:space="preserve"> costs</w:t>
      </w:r>
      <w:bookmarkEnd w:id="769"/>
    </w:p>
    <w:p w14:paraId="47658DC8" w14:textId="1D3CBE99" w:rsidR="003C6CEE" w:rsidRPr="00C930FC" w:rsidRDefault="003C6CEE" w:rsidP="003C6CEE">
      <w:pPr>
        <w:pStyle w:val="Tekstpodstawowy"/>
      </w:pPr>
      <w:r w:rsidRPr="00C930FC">
        <w:t xml:space="preserve">The </w:t>
      </w:r>
      <w:r w:rsidR="00506E28" w:rsidRPr="00C930FC">
        <w:t>setup and operational</w:t>
      </w:r>
      <w:r w:rsidRPr="00C930FC">
        <w:t xml:space="preserve"> costs can be divided in three main concepts:</w:t>
      </w:r>
    </w:p>
    <w:p w14:paraId="1DFD1769" w14:textId="7AFB5D1C" w:rsidR="003C6CEE" w:rsidRPr="00C930FC" w:rsidRDefault="78FBC939" w:rsidP="00D36F0E">
      <w:pPr>
        <w:pStyle w:val="Bullets1"/>
      </w:pPr>
      <w:commentRangeStart w:id="770"/>
      <w:commentRangeStart w:id="771"/>
      <w:r w:rsidRPr="00C930FC">
        <w:t>Initial investment for software development (Central</w:t>
      </w:r>
      <w:ins w:id="772" w:author="Chris Smith" w:date="2020-10-14T17:57:00Z">
        <w:r w:rsidRPr="00C930FC">
          <w:t xml:space="preserve"> Database</w:t>
        </w:r>
      </w:ins>
      <w:r w:rsidRPr="00C930FC">
        <w:t xml:space="preserve"> Unit)</w:t>
      </w:r>
    </w:p>
    <w:p w14:paraId="1177E440" w14:textId="77777777" w:rsidR="003C6CEE" w:rsidRPr="00C930FC" w:rsidRDefault="003C6CEE" w:rsidP="00D36F0E">
      <w:pPr>
        <w:pStyle w:val="Bullets1"/>
      </w:pPr>
      <w:r w:rsidRPr="00C930FC">
        <w:t>Operations (hosting, operations, admin, client support, etc.)</w:t>
      </w:r>
    </w:p>
    <w:p w14:paraId="3F7C1B34" w14:textId="77777777" w:rsidR="003C6CEE" w:rsidRPr="00C930FC" w:rsidRDefault="78FBC939" w:rsidP="00D36F0E">
      <w:pPr>
        <w:pStyle w:val="Bullets1"/>
      </w:pPr>
      <w:r w:rsidRPr="00C930FC">
        <w:t>Marketing</w:t>
      </w:r>
      <w:commentRangeEnd w:id="770"/>
      <w:r w:rsidR="003C6CEE" w:rsidRPr="00C930FC">
        <w:rPr>
          <w:rStyle w:val="Odwoaniedokomentarza"/>
        </w:rPr>
        <w:commentReference w:id="770"/>
      </w:r>
      <w:commentRangeEnd w:id="771"/>
      <w:r w:rsidR="003C6CEE" w:rsidRPr="00C930FC">
        <w:rPr>
          <w:rStyle w:val="Odwoaniedokomentarza"/>
        </w:rPr>
        <w:commentReference w:id="771"/>
      </w:r>
    </w:p>
    <w:p w14:paraId="5EF86674" w14:textId="5242184B" w:rsidR="00CE1937" w:rsidRPr="00C930FC" w:rsidRDefault="003C6CEE" w:rsidP="00B147C3">
      <w:r w:rsidRPr="00C930FC">
        <w:t>The specific amount for each of these concepts</w:t>
      </w:r>
      <w:r w:rsidRPr="00C930FC">
        <w:rPr>
          <w:rStyle w:val="Odwoanieprzypisudolnego"/>
          <w:rFonts w:ascii="Times New Roman" w:hAnsi="Times New Roman"/>
        </w:rPr>
        <w:footnoteReference w:id="35"/>
      </w:r>
      <w:r w:rsidRPr="00C930FC">
        <w:t xml:space="preserve"> will </w:t>
      </w:r>
      <w:r w:rsidR="00EA1BF8" w:rsidRPr="00C930FC">
        <w:t>vary depending on several factors. The most important ones are:</w:t>
      </w:r>
    </w:p>
    <w:p w14:paraId="5DC0DB59" w14:textId="375BE0A6" w:rsidR="00EA1BF8" w:rsidRPr="00C930FC" w:rsidRDefault="00EA1BF8" w:rsidP="00EA1BF8">
      <w:pPr>
        <w:pStyle w:val="Bullets1"/>
      </w:pPr>
      <w:r w:rsidRPr="00C930FC">
        <w:rPr>
          <w:b/>
          <w:bCs/>
        </w:rPr>
        <w:t>Degree of re-use of existing solutions</w:t>
      </w:r>
      <w:r w:rsidRPr="00C930FC">
        <w:t xml:space="preserve">. If the country </w:t>
      </w:r>
      <w:ins w:id="773" w:author="Chris Smith" w:date="2020-10-14T17:54:00Z">
        <w:r w:rsidR="00FD1E77" w:rsidRPr="00C930FC">
          <w:t xml:space="preserve">already </w:t>
        </w:r>
      </w:ins>
      <w:r w:rsidRPr="00C930FC">
        <w:t xml:space="preserve">has </w:t>
      </w:r>
      <w:del w:id="774" w:author="Chris Smith" w:date="2020-10-14T17:54:00Z">
        <w:r w:rsidRPr="00C930FC" w:rsidDel="00FD1E77">
          <w:delText xml:space="preserve">already </w:delText>
        </w:r>
      </w:del>
      <w:r w:rsidRPr="00C930FC">
        <w:t xml:space="preserve">existing e-government solutions, such as electronic identification or electronic invoicing, those will decrease the cost. The degree </w:t>
      </w:r>
      <w:r w:rsidR="002F668A" w:rsidRPr="00C930FC">
        <w:t>to</w:t>
      </w:r>
      <w:r w:rsidRPr="00C930FC">
        <w:t xml:space="preserve"> which EBRD’s tools are used will also decrease the final cost.</w:t>
      </w:r>
    </w:p>
    <w:p w14:paraId="22C76716" w14:textId="4FE37BDD" w:rsidR="00EA1BF8" w:rsidRPr="00C930FC" w:rsidRDefault="008267F8" w:rsidP="00EA1BF8">
      <w:pPr>
        <w:pStyle w:val="Bullets1"/>
      </w:pPr>
      <w:r w:rsidRPr="00C930FC">
        <w:rPr>
          <w:b/>
          <w:bCs/>
        </w:rPr>
        <w:t>Need for customisation</w:t>
      </w:r>
      <w:r w:rsidRPr="00C930FC">
        <w:t xml:space="preserve">. The degree </w:t>
      </w:r>
      <w:r w:rsidR="002F668A" w:rsidRPr="00C930FC">
        <w:t>to</w:t>
      </w:r>
      <w:r w:rsidRPr="00C930FC">
        <w:t xml:space="preserve"> which the country procurement processes differ from international standards or have exceptions will increase the cost</w:t>
      </w:r>
      <w:r w:rsidR="002F668A" w:rsidRPr="00C930FC">
        <w:t>,</w:t>
      </w:r>
      <w:r w:rsidRPr="00C930FC">
        <w:t xml:space="preserve"> as the existing tools will need to be further adapted.</w:t>
      </w:r>
    </w:p>
    <w:p w14:paraId="660615D5" w14:textId="7DC7D48B" w:rsidR="008267F8" w:rsidRPr="00C930FC" w:rsidRDefault="78FBC939" w:rsidP="00EA1BF8">
      <w:pPr>
        <w:pStyle w:val="Bullets1"/>
        <w:rPr>
          <w:ins w:id="775" w:author="Alba Colomer Padrosa" w:date="2020-11-25T14:22:00Z"/>
        </w:rPr>
      </w:pPr>
      <w:commentRangeStart w:id="776"/>
      <w:commentRangeStart w:id="777"/>
      <w:r w:rsidRPr="00C930FC">
        <w:rPr>
          <w:b/>
          <w:bCs/>
        </w:rPr>
        <w:t>Procurement volume</w:t>
      </w:r>
      <w:del w:id="778" w:author="Alba Colomer Padrosa" w:date="2020-11-25T14:22:00Z">
        <w:r w:rsidR="000B3994" w:rsidRPr="00C930FC" w:rsidDel="78FBC939">
          <w:rPr>
            <w:b/>
            <w:bCs/>
          </w:rPr>
          <w:delText xml:space="preserve"> and structure</w:delText>
        </w:r>
      </w:del>
      <w:r w:rsidRPr="00C930FC">
        <w:t xml:space="preserve">. The higher the number of contracts, the higher the costs, as more </w:t>
      </w:r>
      <w:commentRangeStart w:id="779"/>
      <w:commentRangeStart w:id="780"/>
      <w:del w:id="781" w:author="Alba Colomer Padrosa" w:date="2020-11-25T14:22:00Z">
        <w:r w:rsidR="000B3994" w:rsidRPr="00C930FC" w:rsidDel="78FBC939">
          <w:delText>space</w:delText>
        </w:r>
      </w:del>
      <w:commentRangeEnd w:id="779"/>
      <w:r w:rsidR="000B3994" w:rsidRPr="00C930FC">
        <w:rPr>
          <w:rStyle w:val="Odwoaniedokomentarza"/>
        </w:rPr>
        <w:commentReference w:id="779"/>
      </w:r>
      <w:commentRangeEnd w:id="780"/>
      <w:r w:rsidR="000B3994" w:rsidRPr="00C930FC">
        <w:rPr>
          <w:rStyle w:val="Odwoaniedokomentarza"/>
        </w:rPr>
        <w:commentReference w:id="780"/>
      </w:r>
      <w:del w:id="782" w:author="Alba Colomer Padrosa" w:date="2020-11-25T14:22:00Z">
        <w:r w:rsidR="000B3994" w:rsidRPr="00C930FC" w:rsidDel="78FBC939">
          <w:delText xml:space="preserve"> </w:delText>
        </w:r>
      </w:del>
      <w:ins w:id="783" w:author="Alba Colomer Padrosa" w:date="2020-11-25T14:22:00Z">
        <w:r w:rsidRPr="00C930FC">
          <w:t>storage capacity</w:t>
        </w:r>
      </w:ins>
      <w:ins w:id="784" w:author="Alba Colomer Padrosa" w:date="2020-11-25T14:23:00Z">
        <w:r w:rsidRPr="00C930FC">
          <w:t xml:space="preserve"> </w:t>
        </w:r>
      </w:ins>
      <w:r w:rsidRPr="00C930FC">
        <w:t>is needed</w:t>
      </w:r>
      <w:del w:id="785" w:author="Alba Colomer Padrosa" w:date="2020-11-25T14:23:00Z">
        <w:r w:rsidR="000B3994" w:rsidRPr="00C930FC" w:rsidDel="78FBC939">
          <w:delText xml:space="preserve"> and there are further change management and marketing costs associated with implementation</w:delText>
        </w:r>
      </w:del>
      <w:r w:rsidRPr="00C930FC">
        <w:t xml:space="preserve">. </w:t>
      </w:r>
    </w:p>
    <w:p w14:paraId="466A5019" w14:textId="04170A25" w:rsidR="008267F8" w:rsidRPr="00C930FC" w:rsidRDefault="78FBC939" w:rsidP="00EA1BF8">
      <w:pPr>
        <w:pStyle w:val="Bullets1"/>
        <w:rPr>
          <w:szCs w:val="22"/>
        </w:rPr>
      </w:pPr>
      <w:ins w:id="786" w:author="Alba Colomer Padrosa" w:date="2020-11-25T14:22:00Z">
        <w:r w:rsidRPr="00C930FC">
          <w:rPr>
            <w:b/>
            <w:bCs/>
          </w:rPr>
          <w:t>Procurement structure</w:t>
        </w:r>
        <w:r w:rsidRPr="00C930FC">
          <w:t xml:space="preserve">. </w:t>
        </w:r>
      </w:ins>
      <w:del w:id="787" w:author="Alba Colomer Padrosa" w:date="2020-11-25T14:23:00Z">
        <w:r w:rsidR="000B3994" w:rsidRPr="00C930FC" w:rsidDel="78FBC939">
          <w:delText>Regarding structure, i</w:delText>
        </w:r>
      </w:del>
      <w:ins w:id="788" w:author="Alba Colomer Padrosa" w:date="2020-11-25T14:23:00Z">
        <w:r w:rsidRPr="00C930FC">
          <w:t>I</w:t>
        </w:r>
      </w:ins>
      <w:r w:rsidRPr="00C930FC">
        <w:t xml:space="preserve">f </w:t>
      </w:r>
      <w:del w:id="789" w:author="Alba Colomer Padrosa" w:date="2020-11-25T14:23:00Z">
        <w:r w:rsidR="000B3994" w:rsidRPr="00C930FC" w:rsidDel="78FBC939">
          <w:delText xml:space="preserve">the </w:delText>
        </w:r>
      </w:del>
      <w:r w:rsidRPr="00C930FC">
        <w:t>legislation allows for only a few types of procurement procedures, the cost will be lower; but if the procurement market is quite advanced and uses more sophisticated procurement procedures, there will be a higher cost of implementing them</w:t>
      </w:r>
      <w:ins w:id="790" w:author="Alba Colomer Padrosa" w:date="2020-11-25T14:24:00Z">
        <w:r w:rsidRPr="00C930FC">
          <w:t xml:space="preserve"> since </w:t>
        </w:r>
      </w:ins>
      <w:ins w:id="791" w:author="Alba Colomer Padrosa" w:date="2020-11-25T14:25:00Z">
        <w:r w:rsidRPr="00C930FC">
          <w:t>f</w:t>
        </w:r>
      </w:ins>
      <w:ins w:id="792" w:author="Alba Colomer Padrosa" w:date="2020-11-25T14:24:00Z">
        <w:r w:rsidRPr="00C930FC">
          <w:t xml:space="preserve">urther </w:t>
        </w:r>
      </w:ins>
      <w:ins w:id="793" w:author="Alba Colomer Padrosa" w:date="2020-11-25T14:25:00Z">
        <w:r w:rsidRPr="00C930FC">
          <w:t xml:space="preserve">development and </w:t>
        </w:r>
      </w:ins>
      <w:ins w:id="794" w:author="Alba Colomer Padrosa" w:date="2020-11-25T14:24:00Z">
        <w:r w:rsidRPr="00C930FC">
          <w:t xml:space="preserve">change management </w:t>
        </w:r>
      </w:ins>
      <w:ins w:id="795" w:author="Alba Colomer Padrosa" w:date="2020-11-25T14:25:00Z">
        <w:r w:rsidRPr="00C930FC">
          <w:t xml:space="preserve">is required </w:t>
        </w:r>
      </w:ins>
      <w:ins w:id="796" w:author="Alba Colomer Padrosa" w:date="2020-11-25T14:24:00Z">
        <w:r w:rsidRPr="00C930FC">
          <w:t>associated with the implementation</w:t>
        </w:r>
      </w:ins>
      <w:r w:rsidRPr="00C930FC">
        <w:t>.</w:t>
      </w:r>
      <w:commentRangeEnd w:id="776"/>
      <w:r w:rsidR="000B3994" w:rsidRPr="00C930FC">
        <w:rPr>
          <w:rStyle w:val="Odwoaniedokomentarza"/>
        </w:rPr>
        <w:commentReference w:id="776"/>
      </w:r>
      <w:commentRangeEnd w:id="777"/>
      <w:r w:rsidR="000B3994" w:rsidRPr="00C930FC">
        <w:rPr>
          <w:rStyle w:val="Odwoaniedokomentarza"/>
        </w:rPr>
        <w:commentReference w:id="777"/>
      </w:r>
    </w:p>
    <w:p w14:paraId="3769C1ED" w14:textId="48B2DC8F" w:rsidR="005411F3" w:rsidRPr="00C930FC" w:rsidRDefault="00840751" w:rsidP="00EA1BF8">
      <w:pPr>
        <w:pStyle w:val="Bullets1"/>
      </w:pPr>
      <w:r w:rsidRPr="00C930FC">
        <w:rPr>
          <w:b/>
          <w:bCs/>
        </w:rPr>
        <w:t>Level of centrali</w:t>
      </w:r>
      <w:r w:rsidR="002F668A" w:rsidRPr="00C930FC">
        <w:rPr>
          <w:b/>
          <w:bCs/>
        </w:rPr>
        <w:t>s</w:t>
      </w:r>
      <w:r w:rsidRPr="00C930FC">
        <w:rPr>
          <w:b/>
          <w:bCs/>
        </w:rPr>
        <w:t>ation</w:t>
      </w:r>
      <w:r w:rsidRPr="00C930FC">
        <w:t xml:space="preserve">. This will affect marketing costs (if there is a need to visit a lot of small contracting authorities or if there </w:t>
      </w:r>
      <w:r w:rsidR="00F96720" w:rsidRPr="00C930FC">
        <w:t>are</w:t>
      </w:r>
      <w:r w:rsidRPr="00C930FC">
        <w:t xml:space="preserve"> only a few big players that</w:t>
      </w:r>
      <w:r w:rsidR="00F96720" w:rsidRPr="00C930FC">
        <w:t xml:space="preserve"> can</w:t>
      </w:r>
      <w:r w:rsidRPr="00C930FC">
        <w:t xml:space="preserve"> later educate the rest) and the priorities of development, which may mean further </w:t>
      </w:r>
      <w:r w:rsidR="00F3796A" w:rsidRPr="00C930FC">
        <w:t xml:space="preserve">efforts </w:t>
      </w:r>
      <w:r w:rsidR="00F96720" w:rsidRPr="00C930FC">
        <w:t xml:space="preserve">being </w:t>
      </w:r>
      <w:r w:rsidR="00F3796A" w:rsidRPr="00C930FC">
        <w:t>allocated to centralised purchasing.</w:t>
      </w:r>
    </w:p>
    <w:p w14:paraId="7FD70748" w14:textId="77777777" w:rsidR="00CE0254" w:rsidRPr="00C930FC" w:rsidRDefault="00CE0254" w:rsidP="00CE0254">
      <w:pPr>
        <w:pStyle w:val="Nagwek3"/>
        <w:rPr>
          <w:rFonts w:cs="Times New Roman"/>
        </w:rPr>
      </w:pPr>
      <w:bookmarkStart w:id="797" w:name="_Toc57705336"/>
      <w:r w:rsidRPr="00C930FC">
        <w:rPr>
          <w:rFonts w:cs="Times New Roman"/>
        </w:rPr>
        <w:t>Maintenance costs</w:t>
      </w:r>
      <w:bookmarkEnd w:id="797"/>
    </w:p>
    <w:p w14:paraId="4FA3DB2A" w14:textId="77777777" w:rsidR="007B1CC0" w:rsidRPr="00C930FC" w:rsidRDefault="00B11437" w:rsidP="00B11437">
      <w:bookmarkStart w:id="798" w:name="_Ref27506330"/>
      <w:bookmarkStart w:id="799" w:name="_Ref27506338"/>
      <w:r w:rsidRPr="00C930FC">
        <w:t xml:space="preserve">The system maintenance costs </w:t>
      </w:r>
      <w:r w:rsidR="007B1CC0" w:rsidRPr="00C930FC">
        <w:t>include:</w:t>
      </w:r>
    </w:p>
    <w:p w14:paraId="2D299CA5" w14:textId="10C42854" w:rsidR="007B1CC0" w:rsidRPr="00C930FC" w:rsidRDefault="007B1CC0" w:rsidP="007B1CC0">
      <w:pPr>
        <w:pStyle w:val="Bullets1"/>
      </w:pPr>
      <w:r w:rsidRPr="00C930FC">
        <w:rPr>
          <w:b/>
          <w:bCs/>
        </w:rPr>
        <w:t>Software</w:t>
      </w:r>
      <w:r w:rsidR="00684640" w:rsidRPr="00C930FC">
        <w:rPr>
          <w:b/>
          <w:bCs/>
        </w:rPr>
        <w:t xml:space="preserve"> additional</w:t>
      </w:r>
      <w:r w:rsidRPr="00C930FC">
        <w:rPr>
          <w:b/>
          <w:bCs/>
        </w:rPr>
        <w:t xml:space="preserve"> development (Central Unit).</w:t>
      </w:r>
      <w:r w:rsidRPr="00C930FC">
        <w:t xml:space="preserve"> As this depends largely on </w:t>
      </w:r>
      <w:r w:rsidR="00FC6361" w:rsidRPr="00C930FC">
        <w:t xml:space="preserve">each country, this should be estimated case by case. As a reference, </w:t>
      </w:r>
      <w:r w:rsidR="00F96720" w:rsidRPr="00C930FC">
        <w:t xml:space="preserve">the </w:t>
      </w:r>
      <w:r w:rsidR="00FC6361" w:rsidRPr="00C930FC">
        <w:t xml:space="preserve">Ukrainian Central Unit is currently spending </w:t>
      </w:r>
      <w:r w:rsidR="00F96720" w:rsidRPr="00C930FC">
        <w:t xml:space="preserve">EUR </w:t>
      </w:r>
      <w:r w:rsidR="00FC6361" w:rsidRPr="00C930FC">
        <w:t>158,</w:t>
      </w:r>
      <w:r w:rsidR="006A239D" w:rsidRPr="00C930FC">
        <w:t xml:space="preserve">682 per year on </w:t>
      </w:r>
      <w:r w:rsidR="00F96720" w:rsidRPr="00C930FC">
        <w:t xml:space="preserve">the </w:t>
      </w:r>
      <w:r w:rsidR="006A239D" w:rsidRPr="00C930FC">
        <w:t xml:space="preserve">development of new functionalities and </w:t>
      </w:r>
      <w:r w:rsidR="00F96720" w:rsidRPr="00C930FC">
        <w:t xml:space="preserve">the </w:t>
      </w:r>
      <w:r w:rsidR="006A239D" w:rsidRPr="00C930FC">
        <w:t>upgrade of existing ones.</w:t>
      </w:r>
      <w:r w:rsidR="00ED4637" w:rsidRPr="00C930FC">
        <w:t xml:space="preserve"> It is expected that once the whole range of procurement procedures is covered, this cost should decrease.</w:t>
      </w:r>
    </w:p>
    <w:p w14:paraId="2D9D3F2B" w14:textId="6114E854" w:rsidR="00684640" w:rsidRPr="00C930FC" w:rsidRDefault="00684640" w:rsidP="007B1CC0">
      <w:pPr>
        <w:pStyle w:val="Bullets1"/>
      </w:pPr>
      <w:r w:rsidRPr="00C930FC">
        <w:rPr>
          <w:b/>
          <w:bCs/>
        </w:rPr>
        <w:t>Preventive and corrective maintenance (Central Unit).</w:t>
      </w:r>
      <w:r w:rsidRPr="00C930FC">
        <w:t xml:space="preserve"> </w:t>
      </w:r>
      <w:r w:rsidR="0019771E" w:rsidRPr="00C930FC">
        <w:t xml:space="preserve">This includes </w:t>
      </w:r>
      <w:r w:rsidR="003E719A" w:rsidRPr="00C930FC">
        <w:t>business-as-usual interventions that ensure the system runs smoothly</w:t>
      </w:r>
      <w:r w:rsidR="00FD34FF" w:rsidRPr="00C930FC">
        <w:t>.</w:t>
      </w:r>
      <w:r w:rsidR="000540E6" w:rsidRPr="00C930FC">
        <w:t xml:space="preserve"> </w:t>
      </w:r>
    </w:p>
    <w:p w14:paraId="02A5D0C7" w14:textId="096F68CC" w:rsidR="00B11437" w:rsidRPr="00C930FC" w:rsidRDefault="78FBC939" w:rsidP="000D60E0">
      <w:pPr>
        <w:pStyle w:val="Bullets1"/>
      </w:pPr>
      <w:r w:rsidRPr="00C930FC">
        <w:rPr>
          <w:b/>
          <w:bCs/>
        </w:rPr>
        <w:t>Operations</w:t>
      </w:r>
      <w:r w:rsidRPr="00C930FC">
        <w:t xml:space="preserve"> (hosting, operations, admin, client support, etc.). This cost will largely depend on the final setup for infrastructure and the defined level of support that users will receive. As a reference, in Ukraine, the estimated cost for government owned and country-based servers (assuming a volume of 300,000 tenders per year) is </w:t>
      </w:r>
      <w:commentRangeStart w:id="800"/>
      <w:commentRangeStart w:id="801"/>
      <w:r w:rsidRPr="00C930FC">
        <w:t>EUR 794,141.</w:t>
      </w:r>
      <w:commentRangeEnd w:id="800"/>
      <w:r w:rsidR="00B11437" w:rsidRPr="00C930FC">
        <w:rPr>
          <w:rStyle w:val="Odwoaniedokomentarza"/>
        </w:rPr>
        <w:commentReference w:id="800"/>
      </w:r>
      <w:commentRangeEnd w:id="801"/>
      <w:r w:rsidR="00B11437" w:rsidRPr="00C930FC">
        <w:rPr>
          <w:rStyle w:val="Odwoaniedokomentarza"/>
        </w:rPr>
        <w:commentReference w:id="801"/>
      </w:r>
    </w:p>
    <w:p w14:paraId="643A5F82" w14:textId="2756F9C9" w:rsidR="00B11437" w:rsidRPr="00C930FC" w:rsidRDefault="00B11437" w:rsidP="00B11437">
      <w:r w:rsidRPr="00C930FC">
        <w:t xml:space="preserve">A factor that can help reduce maintenance costs is the fact that implementing parties can reuse </w:t>
      </w:r>
      <w:r w:rsidR="00F96720" w:rsidRPr="00C930FC">
        <w:t xml:space="preserve">the </w:t>
      </w:r>
      <w:r w:rsidRPr="00C930FC">
        <w:t>government cloud service, if available</w:t>
      </w:r>
      <w:r w:rsidR="00F96720" w:rsidRPr="00C930FC">
        <w:t>,</w:t>
      </w:r>
      <w:r w:rsidRPr="00C930FC">
        <w:rPr>
          <w:b/>
        </w:rPr>
        <w:t xml:space="preserve"> </w:t>
      </w:r>
      <w:r w:rsidR="00F96720" w:rsidRPr="00C930FC">
        <w:rPr>
          <w:b/>
        </w:rPr>
        <w:t>which</w:t>
      </w:r>
      <w:r w:rsidRPr="00C930FC">
        <w:rPr>
          <w:b/>
        </w:rPr>
        <w:t xml:space="preserve"> should be cheaper </w:t>
      </w:r>
      <w:r w:rsidRPr="00C930FC">
        <w:t>than other hosting solutions.</w:t>
      </w:r>
    </w:p>
    <w:p w14:paraId="2E6EF716" w14:textId="4934C8A1" w:rsidR="00B11437" w:rsidRPr="00C930FC" w:rsidRDefault="00514D6F" w:rsidP="00B11437">
      <w:r w:rsidRPr="00C930FC">
        <w:t xml:space="preserve">Considering available </w:t>
      </w:r>
      <w:r w:rsidR="00F96720" w:rsidRPr="00C930FC">
        <w:t xml:space="preserve">data </w:t>
      </w:r>
      <w:r w:rsidRPr="00C930FC">
        <w:t>on costs and fee structures for Moldova and Ukraine</w:t>
      </w:r>
      <w:r w:rsidR="00B11437" w:rsidRPr="00C930FC">
        <w:t xml:space="preserve">, </w:t>
      </w:r>
      <w:r w:rsidR="00B11437" w:rsidRPr="00C930FC">
        <w:rPr>
          <w:b/>
        </w:rPr>
        <w:t xml:space="preserve">it can be concluded that the maintenance costs foreseen </w:t>
      </w:r>
      <w:r w:rsidR="00F96720" w:rsidRPr="00C930FC">
        <w:rPr>
          <w:b/>
        </w:rPr>
        <w:t>can</w:t>
      </w:r>
      <w:r w:rsidR="00B11437" w:rsidRPr="00C930FC">
        <w:rPr>
          <w:b/>
        </w:rPr>
        <w:t xml:space="preserve"> be </w:t>
      </w:r>
      <w:r w:rsidR="00271721" w:rsidRPr="00C930FC">
        <w:rPr>
          <w:b/>
        </w:rPr>
        <w:t xml:space="preserve">funded </w:t>
      </w:r>
      <w:r w:rsidR="00F96720" w:rsidRPr="00C930FC">
        <w:rPr>
          <w:b/>
        </w:rPr>
        <w:t>through</w:t>
      </w:r>
      <w:r w:rsidR="00B11437" w:rsidRPr="00C930FC">
        <w:rPr>
          <w:b/>
        </w:rPr>
        <w:t xml:space="preserve"> the fee model. </w:t>
      </w:r>
      <w:r w:rsidR="00B11437" w:rsidRPr="00C930FC">
        <w:t>Nevertheless, two factors largely determine that output:</w:t>
      </w:r>
    </w:p>
    <w:p w14:paraId="7209E04E" w14:textId="7B32DDF7" w:rsidR="00B11437" w:rsidRPr="00C930FC" w:rsidRDefault="00D36F0E" w:rsidP="00B11437">
      <w:pPr>
        <w:pStyle w:val="Bullets1"/>
      </w:pPr>
      <w:r w:rsidRPr="00C930FC">
        <w:t>t</w:t>
      </w:r>
      <w:r w:rsidR="00B11437" w:rsidRPr="00C930FC">
        <w:t>he price of the hosting solution;</w:t>
      </w:r>
    </w:p>
    <w:p w14:paraId="7FEEFDF4" w14:textId="1478D80E" w:rsidR="00B11437" w:rsidRPr="00C930FC" w:rsidRDefault="00D36F0E" w:rsidP="00B11437">
      <w:pPr>
        <w:pStyle w:val="Bullets1"/>
      </w:pPr>
      <w:r w:rsidRPr="00C930FC">
        <w:t>t</w:t>
      </w:r>
      <w:r w:rsidR="00B11437" w:rsidRPr="00C930FC">
        <w:t xml:space="preserve">he final revenue obtained from the fees </w:t>
      </w:r>
      <w:r w:rsidR="00271721" w:rsidRPr="00C930FC">
        <w:t xml:space="preserve">charged </w:t>
      </w:r>
      <w:r w:rsidR="00B11437" w:rsidRPr="00C930FC">
        <w:t>to EOs.</w:t>
      </w:r>
    </w:p>
    <w:p w14:paraId="0E916FF5" w14:textId="77777777" w:rsidR="00244825" w:rsidRPr="00C930FC" w:rsidRDefault="00244825" w:rsidP="000645E3">
      <w:pPr>
        <w:pStyle w:val="Nagwek2"/>
        <w:rPr>
          <w:rFonts w:cs="Times New Roman"/>
        </w:rPr>
      </w:pPr>
      <w:bookmarkStart w:id="802" w:name="_Ref27660734"/>
      <w:bookmarkStart w:id="803" w:name="_Ref27660741"/>
      <w:bookmarkStart w:id="804" w:name="_Toc57705337"/>
      <w:r w:rsidRPr="00C930FC">
        <w:rPr>
          <w:rFonts w:cs="Times New Roman"/>
        </w:rPr>
        <w:t xml:space="preserve">Implementation </w:t>
      </w:r>
      <w:r w:rsidR="00BE1B10" w:rsidRPr="00C930FC">
        <w:rPr>
          <w:rFonts w:cs="Times New Roman"/>
        </w:rPr>
        <w:t>plan approach</w:t>
      </w:r>
      <w:bookmarkEnd w:id="798"/>
      <w:bookmarkEnd w:id="799"/>
      <w:bookmarkEnd w:id="802"/>
      <w:bookmarkEnd w:id="803"/>
      <w:bookmarkEnd w:id="804"/>
    </w:p>
    <w:p w14:paraId="7C80B648" w14:textId="77777777" w:rsidR="00A56696" w:rsidRPr="00C930FC" w:rsidRDefault="00A56696" w:rsidP="00B147C3">
      <w:r w:rsidRPr="00C930FC">
        <w:t xml:space="preserve">In this section, a strategic view of the implementation plan for the eProcurement system is provided. A more detailed view </w:t>
      </w:r>
      <w:r w:rsidR="00490D35" w:rsidRPr="00C930FC">
        <w:t xml:space="preserve">should </w:t>
      </w:r>
      <w:r w:rsidRPr="00C930FC">
        <w:t xml:space="preserve">be provided in </w:t>
      </w:r>
      <w:r w:rsidR="00490D35" w:rsidRPr="00C930FC">
        <w:t xml:space="preserve">a detailed </w:t>
      </w:r>
      <w:r w:rsidRPr="00C930FC">
        <w:t>implementation plan.</w:t>
      </w:r>
    </w:p>
    <w:p w14:paraId="70DDF5C5" w14:textId="5868CE4F" w:rsidR="00E069C3" w:rsidRPr="00C930FC" w:rsidRDefault="009617EE" w:rsidP="00B147C3">
      <w:r w:rsidRPr="00C930FC">
        <w:t>T</w:t>
      </w:r>
      <w:r w:rsidR="00E069C3" w:rsidRPr="00C930FC">
        <w:t>he recommend</w:t>
      </w:r>
      <w:r w:rsidRPr="00C930FC">
        <w:t>ation is</w:t>
      </w:r>
      <w:r w:rsidR="00E069C3" w:rsidRPr="00C930FC">
        <w:t xml:space="preserve"> </w:t>
      </w:r>
      <w:r w:rsidRPr="00C930FC">
        <w:t>to divide the implementation in</w:t>
      </w:r>
      <w:r w:rsidR="00BA66A5" w:rsidRPr="00C930FC">
        <w:t>to</w:t>
      </w:r>
      <w:r w:rsidRPr="00C930FC">
        <w:t xml:space="preserve"> phases, </w:t>
      </w:r>
      <w:r w:rsidR="00E069C3" w:rsidRPr="00C930FC">
        <w:t>start</w:t>
      </w:r>
      <w:r w:rsidRPr="00C930FC">
        <w:t>ing</w:t>
      </w:r>
      <w:r w:rsidR="00E069C3" w:rsidRPr="00C930FC">
        <w:t xml:space="preserve"> with a pilot </w:t>
      </w:r>
      <w:r w:rsidRPr="00C930FC">
        <w:t xml:space="preserve">on </w:t>
      </w:r>
      <w:r w:rsidR="00D43CD5" w:rsidRPr="00C930FC">
        <w:t>low value</w:t>
      </w:r>
      <w:r w:rsidRPr="00C930FC">
        <w:t xml:space="preserve"> procedures</w:t>
      </w:r>
      <w:r w:rsidR="00441EF5" w:rsidRPr="00C930FC">
        <w:t xml:space="preserve"> and a pilot of high value procedures (above the GPA/EU thresholds)</w:t>
      </w:r>
      <w:r w:rsidRPr="00C930FC">
        <w:t xml:space="preserve">, as best practices suggest. </w:t>
      </w:r>
      <w:r w:rsidR="00441EF5" w:rsidRPr="00C930FC">
        <w:t>T</w:t>
      </w:r>
      <w:r w:rsidR="00FD3EDF" w:rsidRPr="00C930FC">
        <w:t>his decision is supported by the EBRD recommendation</w:t>
      </w:r>
      <w:r w:rsidR="00FD3EDF" w:rsidRPr="00C930FC">
        <w:rPr>
          <w:rStyle w:val="Odwoanieprzypisudolnego"/>
          <w:rFonts w:ascii="Times New Roman" w:hAnsi="Times New Roman"/>
        </w:rPr>
        <w:footnoteReference w:id="36"/>
      </w:r>
      <w:r w:rsidR="00FD3EDF" w:rsidRPr="00C930FC">
        <w:t xml:space="preserve"> on implementing in a first phase</w:t>
      </w:r>
      <w:r w:rsidR="00BA66A5" w:rsidRPr="00C930FC">
        <w:t xml:space="preserve"> only a</w:t>
      </w:r>
      <w:r w:rsidR="00FD3EDF" w:rsidRPr="00C930FC">
        <w:t xml:space="preserve"> few </w:t>
      </w:r>
      <w:r w:rsidR="00BA66A5" w:rsidRPr="00C930FC">
        <w:t>of the</w:t>
      </w:r>
      <w:r w:rsidR="00FD3EDF" w:rsidRPr="00C930FC">
        <w:t xml:space="preserve"> most popular public procurement </w:t>
      </w:r>
      <w:r w:rsidR="006024C1" w:rsidRPr="00C930FC">
        <w:t>procedures</w:t>
      </w:r>
      <w:r w:rsidR="001C6D2B" w:rsidRPr="00C930FC">
        <w:t>,</w:t>
      </w:r>
      <w:r w:rsidR="006024C1" w:rsidRPr="00C930FC">
        <w:t xml:space="preserve"> but</w:t>
      </w:r>
      <w:r w:rsidR="00FD3EDF" w:rsidRPr="00C930FC">
        <w:t xml:space="preserve"> covering the entire public procurement process.</w:t>
      </w:r>
      <w:r w:rsidRPr="00C930FC">
        <w:t xml:space="preserve"> </w:t>
      </w:r>
    </w:p>
    <w:p w14:paraId="0E2A6C19" w14:textId="77777777" w:rsidR="00E069C3" w:rsidRPr="00C930FC" w:rsidRDefault="00E069C3" w:rsidP="00B147C3">
      <w:r w:rsidRPr="00C930FC">
        <w:t xml:space="preserve">According to this decision, the </w:t>
      </w:r>
      <w:r w:rsidR="00BA66A5" w:rsidRPr="00C930FC">
        <w:t>p</w:t>
      </w:r>
      <w:r w:rsidRPr="00C930FC">
        <w:t xml:space="preserve">ublic </w:t>
      </w:r>
      <w:r w:rsidR="00BA66A5" w:rsidRPr="00C930FC">
        <w:t>p</w:t>
      </w:r>
      <w:r w:rsidRPr="00C930FC">
        <w:t xml:space="preserve">rocurement reform </w:t>
      </w:r>
      <w:r w:rsidR="002E1A66" w:rsidRPr="00C930FC">
        <w:t>should</w:t>
      </w:r>
      <w:r w:rsidRPr="00C930FC">
        <w:t xml:space="preserve"> comprise two main phases:</w:t>
      </w:r>
    </w:p>
    <w:p w14:paraId="0C81B35B" w14:textId="4CB909C5" w:rsidR="00E069C3" w:rsidRPr="00C930FC" w:rsidRDefault="00E069C3" w:rsidP="009B3846">
      <w:pPr>
        <w:pStyle w:val="Bullets1"/>
      </w:pPr>
      <w:r w:rsidRPr="00C930FC">
        <w:rPr>
          <w:b/>
        </w:rPr>
        <w:t>First phase</w:t>
      </w:r>
      <w:r w:rsidRPr="00C930FC">
        <w:t xml:space="preserve">. </w:t>
      </w:r>
      <w:r w:rsidR="005056A3" w:rsidRPr="00C930FC">
        <w:t xml:space="preserve">This phase involves the </w:t>
      </w:r>
      <w:r w:rsidR="00BB40F0" w:rsidRPr="00C930FC">
        <w:t xml:space="preserve">basis of the </w:t>
      </w:r>
      <w:r w:rsidR="005056A3" w:rsidRPr="00C930FC">
        <w:t xml:space="preserve">eProcurement reform project. The main aim is to </w:t>
      </w:r>
      <w:r w:rsidR="00BA66A5" w:rsidRPr="00C930FC">
        <w:t>establish</w:t>
      </w:r>
      <w:r w:rsidR="005056A3" w:rsidRPr="00C930FC">
        <w:t xml:space="preserve"> the basis at a legal, business and technological level for the future eProcurement system, developing </w:t>
      </w:r>
      <w:r w:rsidR="00D43CD5" w:rsidRPr="00C930FC">
        <w:t>as many</w:t>
      </w:r>
      <w:r w:rsidR="005056A3" w:rsidRPr="00C930FC">
        <w:t xml:space="preserve"> functionalities as possible in order to have an end-to-end eProcurement system. </w:t>
      </w:r>
    </w:p>
    <w:p w14:paraId="66CA6D58" w14:textId="47BF7EBF" w:rsidR="005056A3" w:rsidRPr="00C930FC" w:rsidRDefault="005056A3" w:rsidP="009B3846">
      <w:pPr>
        <w:pStyle w:val="Bullets1"/>
      </w:pPr>
      <w:r w:rsidRPr="00C930FC">
        <w:rPr>
          <w:b/>
        </w:rPr>
        <w:t>Second phase</w:t>
      </w:r>
      <w:r w:rsidRPr="00C930FC">
        <w:t xml:space="preserve">. </w:t>
      </w:r>
      <w:r w:rsidR="00951A5A" w:rsidRPr="00C930FC">
        <w:t>The second phase comprise</w:t>
      </w:r>
      <w:r w:rsidR="00490D35" w:rsidRPr="00C930FC">
        <w:t>s</w:t>
      </w:r>
      <w:r w:rsidR="00951A5A" w:rsidRPr="00C930FC">
        <w:t xml:space="preserve"> the first evolution of the eProcurement system, </w:t>
      </w:r>
      <w:r w:rsidR="00DE51AB" w:rsidRPr="00C930FC">
        <w:t>including new procurement methods and techniques</w:t>
      </w:r>
      <w:r w:rsidR="001C6D2B" w:rsidRPr="00C930FC">
        <w:t>,</w:t>
      </w:r>
      <w:r w:rsidR="00DE51AB" w:rsidRPr="00C930FC">
        <w:t xml:space="preserve"> and evolving the existing functionalities.</w:t>
      </w:r>
    </w:p>
    <w:p w14:paraId="57DCDB37" w14:textId="77777777" w:rsidR="00544F75" w:rsidRPr="00C930FC" w:rsidRDefault="00544F75" w:rsidP="00795363">
      <w:pPr>
        <w:pStyle w:val="Podtytu"/>
        <w:rPr>
          <w:rFonts w:cs="Times New Roman"/>
          <w:b w:val="0"/>
        </w:rPr>
      </w:pPr>
      <w:r w:rsidRPr="00C930FC">
        <w:rPr>
          <w:rFonts w:cs="Times New Roman"/>
          <w:b w:val="0"/>
        </w:rPr>
        <w:t xml:space="preserve">The tentative implementation </w:t>
      </w:r>
      <w:r w:rsidR="002E1A66" w:rsidRPr="00C930FC">
        <w:rPr>
          <w:rFonts w:cs="Times New Roman"/>
          <w:b w:val="0"/>
        </w:rPr>
        <w:t>schema</w:t>
      </w:r>
      <w:r w:rsidRPr="00C930FC">
        <w:rPr>
          <w:rFonts w:cs="Times New Roman"/>
          <w:b w:val="0"/>
        </w:rPr>
        <w:t xml:space="preserve"> may be as follows: </w:t>
      </w:r>
    </w:p>
    <w:p w14:paraId="4ED2A76B" w14:textId="7B053FB0" w:rsidR="00CA3475" w:rsidRPr="00C930FC" w:rsidRDefault="00D43CD5" w:rsidP="002E1A66">
      <w:pPr>
        <w:pStyle w:val="Nagwek3"/>
        <w:rPr>
          <w:rFonts w:cs="Times New Roman"/>
        </w:rPr>
      </w:pPr>
      <w:bookmarkStart w:id="805" w:name="_Toc57705338"/>
      <w:r w:rsidRPr="00C930FC">
        <w:rPr>
          <w:rFonts w:cs="Times New Roman"/>
        </w:rPr>
        <w:t>I</w:t>
      </w:r>
      <w:r w:rsidR="005226FA" w:rsidRPr="00C930FC">
        <w:rPr>
          <w:rFonts w:cs="Times New Roman"/>
        </w:rPr>
        <w:t xml:space="preserve">mplementation </w:t>
      </w:r>
      <w:r w:rsidR="001C6D2B" w:rsidRPr="00C930FC">
        <w:rPr>
          <w:rFonts w:cs="Times New Roman"/>
        </w:rPr>
        <w:t>P</w:t>
      </w:r>
      <w:r w:rsidR="00795363" w:rsidRPr="00C930FC">
        <w:rPr>
          <w:rFonts w:cs="Times New Roman"/>
        </w:rPr>
        <w:t xml:space="preserve">hase </w:t>
      </w:r>
      <w:r w:rsidRPr="00C930FC">
        <w:rPr>
          <w:rFonts w:cs="Times New Roman"/>
        </w:rPr>
        <w:t>I</w:t>
      </w:r>
      <w:bookmarkEnd w:id="805"/>
    </w:p>
    <w:p w14:paraId="026D96EE" w14:textId="423B1696" w:rsidR="00795363" w:rsidRPr="00C930FC" w:rsidRDefault="348CC822">
      <w:r>
        <w:t xml:space="preserve">The eProcurement implementation Phase I </w:t>
      </w:r>
      <w:ins w:id="806" w:author="Alba Colomer Padrosa" w:date="2020-11-30T10:16:00Z">
        <w:r>
          <w:t xml:space="preserve">is based in the </w:t>
        </w:r>
      </w:ins>
      <w:ins w:id="807" w:author="Alba Colomer Padrosa" w:date="2020-11-30T10:17:00Z">
        <w:r>
          <w:t>“</w:t>
        </w:r>
        <w:r w:rsidRPr="348CC822">
          <w:rPr>
            <w:color w:val="FFFFFF" w:themeColor="background1"/>
            <w:szCs w:val="22"/>
          </w:rPr>
          <w:t>Technical Cooperation Practice Guide”</w:t>
        </w:r>
      </w:ins>
      <w:r w:rsidR="00795363" w:rsidRPr="348CC822">
        <w:rPr>
          <w:color w:val="FFFFFF" w:themeColor="background1"/>
          <w:szCs w:val="22"/>
        </w:rPr>
        <w:footnoteReference w:id="37"/>
      </w:r>
      <w:ins w:id="809" w:author="Alba Colomer Padrosa" w:date="2020-11-30T10:17:00Z">
        <w:r w:rsidRPr="348CC822">
          <w:rPr>
            <w:color w:val="FFFFFF" w:themeColor="background1"/>
            <w:szCs w:val="22"/>
          </w:rPr>
          <w:t xml:space="preserve"> a</w:t>
        </w:r>
        <w:r>
          <w:t xml:space="preserve">nd </w:t>
        </w:r>
      </w:ins>
      <w:r>
        <w:t>involves:</w:t>
      </w:r>
    </w:p>
    <w:p w14:paraId="4F1D37FD" w14:textId="2F129BEB" w:rsidR="58061BD8" w:rsidRDefault="348CC822" w:rsidP="348CC822">
      <w:pPr>
        <w:pStyle w:val="Bullets1"/>
        <w:rPr>
          <w:ins w:id="810" w:author="Alba Colomer Padrosa" w:date="2020-11-30T08:30:00Z"/>
          <w:b/>
          <w:bCs/>
          <w:color w:val="FFFFFF" w:themeColor="background1"/>
          <w:szCs w:val="22"/>
        </w:rPr>
      </w:pPr>
      <w:ins w:id="811" w:author="Alba Colomer Padrosa" w:date="2020-11-30T08:27:00Z">
        <w:r w:rsidRPr="348CC822">
          <w:rPr>
            <w:b/>
            <w:bCs/>
          </w:rPr>
          <w:t xml:space="preserve">Pre-feasibility. </w:t>
        </w:r>
      </w:ins>
      <w:ins w:id="812" w:author="Alba Colomer Padrosa" w:date="2020-11-30T08:28:00Z">
        <w:r w:rsidRPr="348CC822">
          <w:rPr>
            <w:rPrChange w:id="813" w:author="Alba Colomer Padrosa" w:date="2020-11-30T08:28:00Z">
              <w:rPr>
                <w:b/>
                <w:bCs/>
              </w:rPr>
            </w:rPrChange>
          </w:rPr>
          <w:t>This first</w:t>
        </w:r>
        <w:r w:rsidRPr="348CC822">
          <w:rPr>
            <w:color w:val="0071BB"/>
          </w:rPr>
          <w:t xml:space="preserve"> phase is aimed at responding to the request for assistance and define the </w:t>
        </w:r>
      </w:ins>
      <w:ins w:id="814" w:author="Alba Colomer Padrosa" w:date="2020-11-30T08:29:00Z">
        <w:r w:rsidRPr="348CC822">
          <w:rPr>
            <w:color w:val="0071BB"/>
          </w:rPr>
          <w:t xml:space="preserve">scope </w:t>
        </w:r>
      </w:ins>
      <w:ins w:id="815" w:author="Alba Colomer Padrosa" w:date="2020-11-30T08:28:00Z">
        <w:r w:rsidRPr="348CC822">
          <w:rPr>
            <w:color w:val="0071BB"/>
          </w:rPr>
          <w:t>and</w:t>
        </w:r>
      </w:ins>
      <w:ins w:id="816" w:author="Alba Colomer Padrosa" w:date="2020-11-30T08:29:00Z">
        <w:r w:rsidRPr="348CC822">
          <w:rPr>
            <w:color w:val="0071BB"/>
          </w:rPr>
          <w:t xml:space="preserve"> </w:t>
        </w:r>
      </w:ins>
      <w:ins w:id="817" w:author="Alba Colomer Padrosa" w:date="2020-11-30T08:28:00Z">
        <w:r w:rsidRPr="348CC822">
          <w:rPr>
            <w:color w:val="0071BB"/>
          </w:rPr>
          <w:t>desired outcome of the project (Results Matrix),</w:t>
        </w:r>
      </w:ins>
      <w:ins w:id="818" w:author="Alba Colomer Padrosa" w:date="2020-11-30T08:29:00Z">
        <w:r w:rsidRPr="348CC822">
          <w:rPr>
            <w:color w:val="0071BB"/>
          </w:rPr>
          <w:t xml:space="preserve"> </w:t>
        </w:r>
      </w:ins>
      <w:ins w:id="819" w:author="Alba Colomer Padrosa" w:date="2020-11-30T08:30:00Z">
        <w:r w:rsidRPr="348CC822">
          <w:rPr>
            <w:color w:val="0071BB"/>
          </w:rPr>
          <w:t xml:space="preserve">and </w:t>
        </w:r>
      </w:ins>
      <w:ins w:id="820" w:author="Alba Colomer Padrosa" w:date="2020-11-30T08:28:00Z">
        <w:r w:rsidRPr="348CC822">
          <w:rPr>
            <w:color w:val="0071BB"/>
          </w:rPr>
          <w:t xml:space="preserve">agree </w:t>
        </w:r>
      </w:ins>
      <w:ins w:id="821" w:author="Alba Colomer Padrosa" w:date="2020-11-30T08:29:00Z">
        <w:r w:rsidRPr="348CC822">
          <w:rPr>
            <w:color w:val="0071BB"/>
          </w:rPr>
          <w:t xml:space="preserve">on </w:t>
        </w:r>
      </w:ins>
      <w:ins w:id="822" w:author="Alba Colomer Padrosa" w:date="2020-11-30T08:28:00Z">
        <w:r w:rsidRPr="348CC822">
          <w:rPr>
            <w:color w:val="0071BB"/>
          </w:rPr>
          <w:t>the approach and estimated costs.</w:t>
        </w:r>
      </w:ins>
      <w:ins w:id="823" w:author="Alba Colomer Padrosa" w:date="2020-11-30T08:30:00Z">
        <w:r w:rsidRPr="348CC822">
          <w:rPr>
            <w:color w:val="0071BB"/>
          </w:rPr>
          <w:t xml:space="preserve"> </w:t>
        </w:r>
        <w:r w:rsidRPr="348CC822">
          <w:rPr>
            <w:color w:val="FFFFFF" w:themeColor="background1"/>
          </w:rPr>
          <w:t>To support the preparation of the funding papers, initial research shall be conducted by the EBRD and expert consultants. These typically cover the three areas of</w:t>
        </w:r>
      </w:ins>
      <w:ins w:id="824" w:author="Alba Colomer Padrosa" w:date="2020-11-30T08:31:00Z">
        <w:r w:rsidRPr="348CC822">
          <w:rPr>
            <w:color w:val="FFFFFF" w:themeColor="background1"/>
          </w:rPr>
          <w:t xml:space="preserve"> </w:t>
        </w:r>
      </w:ins>
      <w:ins w:id="825" w:author="Alba Colomer Padrosa" w:date="2020-11-30T08:30:00Z">
        <w:r w:rsidRPr="348CC822">
          <w:rPr>
            <w:color w:val="FFFFFF" w:themeColor="background1"/>
          </w:rPr>
          <w:t>policy, process and tools</w:t>
        </w:r>
      </w:ins>
      <w:ins w:id="826" w:author="Alba Colomer Padrosa" w:date="2020-11-30T10:02:00Z">
        <w:r w:rsidRPr="348CC822">
          <w:rPr>
            <w:color w:val="FFFFFF" w:themeColor="background1"/>
          </w:rPr>
          <w:t>:</w:t>
        </w:r>
      </w:ins>
    </w:p>
    <w:p w14:paraId="538A079E" w14:textId="264B3ABE" w:rsidR="58061BD8" w:rsidRDefault="58061BD8">
      <w:pPr>
        <w:pStyle w:val="Bullets1"/>
        <w:numPr>
          <w:ilvl w:val="1"/>
          <w:numId w:val="11"/>
        </w:numPr>
        <w:rPr>
          <w:ins w:id="827" w:author="Alba Colomer Padrosa" w:date="2020-11-30T08:32:00Z"/>
          <w:b/>
          <w:bCs/>
          <w:color w:val="0071BB"/>
          <w:szCs w:val="22"/>
        </w:rPr>
        <w:pPrChange w:id="828" w:author="Alba Colomer Padrosa" w:date="2020-11-30T08:31:00Z">
          <w:pPr>
            <w:pStyle w:val="Bullets1"/>
          </w:pPr>
        </w:pPrChange>
      </w:pPr>
      <w:ins w:id="829" w:author="Alba Colomer Padrosa" w:date="2020-11-30T08:32:00Z">
        <w:r w:rsidRPr="58061BD8">
          <w:rPr>
            <w:color w:val="922040"/>
            <w:u w:val="single"/>
            <w:rPrChange w:id="830" w:author="Alba Colomer Padrosa" w:date="2020-11-30T08:32:00Z">
              <w:rPr>
                <w:color w:val="922040"/>
              </w:rPr>
            </w:rPrChange>
          </w:rPr>
          <w:t>Policy path – Legal GPA analysis</w:t>
        </w:r>
        <w:r w:rsidRPr="58061BD8">
          <w:rPr>
            <w:color w:val="922040"/>
          </w:rPr>
          <w:t>. A revision</w:t>
        </w:r>
        <w:r w:rsidRPr="58061BD8">
          <w:t xml:space="preserve"> of the law will be conducted. This is typically based on a legal gap analysis between international legal instruments such as </w:t>
        </w:r>
      </w:ins>
      <w:ins w:id="831" w:author="Alba Colomer Padrosa" w:date="2020-11-30T08:34:00Z">
        <w:r w:rsidRPr="58061BD8">
          <w:t>2014 European Union Directives on Public Procurement</w:t>
        </w:r>
      </w:ins>
      <w:ins w:id="832" w:author="Alba Colomer Padrosa" w:date="2020-11-30T08:35:00Z">
        <w:r w:rsidRPr="58061BD8">
          <w:t xml:space="preserve"> </w:t>
        </w:r>
      </w:ins>
      <w:ins w:id="833" w:author="Alba Colomer Padrosa" w:date="2020-11-30T08:34:00Z">
        <w:r w:rsidRPr="58061BD8">
          <w:t>and the UNCITRAL Model Law 2011</w:t>
        </w:r>
      </w:ins>
      <w:ins w:id="834" w:author="Alba Colomer Padrosa" w:date="2020-11-30T08:35:00Z">
        <w:r w:rsidRPr="58061BD8">
          <w:t xml:space="preserve">, </w:t>
        </w:r>
      </w:ins>
      <w:ins w:id="835" w:author="Alba Colomer Padrosa" w:date="2020-11-30T08:36:00Z">
        <w:r w:rsidRPr="58061BD8">
          <w:t>and the alinment with the WTO GPA</w:t>
        </w:r>
      </w:ins>
      <w:ins w:id="836" w:author="Alba Colomer Padrosa" w:date="2020-11-30T08:32:00Z">
        <w:r w:rsidRPr="58061BD8">
          <w:t>. This gap analysis will identify the minimum of required legal changes in</w:t>
        </w:r>
      </w:ins>
      <w:ins w:id="837" w:author="Alba Colomer Padrosa" w:date="2020-11-30T08:33:00Z">
        <w:r w:rsidRPr="58061BD8">
          <w:t xml:space="preserve"> </w:t>
        </w:r>
      </w:ins>
      <w:ins w:id="838" w:author="Alba Colomer Padrosa" w:date="2020-11-30T08:32:00Z">
        <w:r w:rsidRPr="58061BD8">
          <w:t>the local regulatory framework.</w:t>
        </w:r>
      </w:ins>
    </w:p>
    <w:p w14:paraId="18A4B1CD" w14:textId="4EA02BA5" w:rsidR="58061BD8" w:rsidRDefault="58061BD8" w:rsidP="58061BD8">
      <w:pPr>
        <w:pStyle w:val="Bullets1"/>
        <w:numPr>
          <w:ilvl w:val="1"/>
          <w:numId w:val="11"/>
        </w:numPr>
        <w:rPr>
          <w:ins w:id="839" w:author="Alba Colomer Padrosa" w:date="2020-11-30T08:39:00Z"/>
          <w:b/>
          <w:bCs/>
          <w:color w:val="D77411"/>
          <w:szCs w:val="22"/>
        </w:rPr>
      </w:pPr>
      <w:ins w:id="840" w:author="Alba Colomer Padrosa" w:date="2020-11-30T08:39:00Z">
        <w:r w:rsidRPr="58061BD8">
          <w:rPr>
            <w:color w:val="D77411"/>
            <w:u w:val="single"/>
            <w:rPrChange w:id="841" w:author="Alba Colomer Padrosa" w:date="2020-11-30T08:42:00Z">
              <w:rPr>
                <w:color w:val="D77411"/>
              </w:rPr>
            </w:rPrChange>
          </w:rPr>
          <w:t>Process path – Initial to-be process</w:t>
        </w:r>
      </w:ins>
      <w:ins w:id="842" w:author="Alba Colomer Padrosa" w:date="2020-11-30T08:40:00Z">
        <w:r w:rsidRPr="58061BD8">
          <w:rPr>
            <w:color w:val="D77411"/>
          </w:rPr>
          <w:t xml:space="preserve">. </w:t>
        </w:r>
      </w:ins>
      <w:ins w:id="843" w:author="Alba Colomer Padrosa" w:date="2020-11-30T08:39:00Z">
        <w:r w:rsidRPr="58061BD8">
          <w:t>An initial high level business process</w:t>
        </w:r>
      </w:ins>
      <w:ins w:id="844" w:author="Alba Colomer Padrosa" w:date="2020-11-30T08:41:00Z">
        <w:r w:rsidRPr="58061BD8">
          <w:t xml:space="preserve"> </w:t>
        </w:r>
      </w:ins>
      <w:ins w:id="845" w:author="Alba Colomer Padrosa" w:date="2020-11-30T08:39:00Z">
        <w:r w:rsidRPr="58061BD8">
          <w:t>model will be prepared. The BPMN will describe</w:t>
        </w:r>
      </w:ins>
      <w:ins w:id="846" w:author="Alba Colomer Padrosa" w:date="2020-11-30T08:41:00Z">
        <w:r w:rsidRPr="58061BD8">
          <w:t xml:space="preserve"> </w:t>
        </w:r>
      </w:ins>
      <w:ins w:id="847" w:author="Alba Colomer Padrosa" w:date="2020-11-30T08:39:00Z">
        <w:r w:rsidRPr="58061BD8">
          <w:t>the minimum scope and</w:t>
        </w:r>
      </w:ins>
      <w:ins w:id="848" w:author="Alba Colomer Padrosa" w:date="2020-11-30T08:41:00Z">
        <w:r w:rsidRPr="58061BD8">
          <w:t xml:space="preserve"> </w:t>
        </w:r>
      </w:ins>
      <w:ins w:id="849" w:author="Alba Colomer Padrosa" w:date="2020-11-30T08:39:00Z">
        <w:r w:rsidRPr="58061BD8">
          <w:t>process changes required to support the</w:t>
        </w:r>
      </w:ins>
      <w:ins w:id="850" w:author="Alba Colomer Padrosa" w:date="2020-11-30T08:41:00Z">
        <w:r w:rsidRPr="58061BD8">
          <w:t xml:space="preserve"> </w:t>
        </w:r>
      </w:ins>
      <w:ins w:id="851" w:author="Alba Colomer Padrosa" w:date="2020-11-30T08:39:00Z">
        <w:r w:rsidRPr="58061BD8">
          <w:t>implementation of the revised policy to</w:t>
        </w:r>
      </w:ins>
      <w:ins w:id="852" w:author="Alba Colomer Padrosa" w:date="2020-11-30T08:41:00Z">
        <w:r w:rsidRPr="58061BD8">
          <w:t xml:space="preserve"> </w:t>
        </w:r>
      </w:ins>
      <w:ins w:id="853" w:author="Alba Colomer Padrosa" w:date="2020-11-30T08:39:00Z">
        <w:r w:rsidRPr="58061BD8">
          <w:t>meet regulatory gaps identified in the</w:t>
        </w:r>
      </w:ins>
      <w:ins w:id="854" w:author="Alba Colomer Padrosa" w:date="2020-11-30T08:41:00Z">
        <w:r w:rsidRPr="58061BD8">
          <w:t xml:space="preserve"> </w:t>
        </w:r>
      </w:ins>
      <w:ins w:id="855" w:author="Alba Colomer Padrosa" w:date="2020-11-30T08:39:00Z">
        <w:r w:rsidRPr="58061BD8">
          <w:t>legal analysis</w:t>
        </w:r>
      </w:ins>
      <w:ins w:id="856" w:author="Alba Colomer Padrosa" w:date="2020-11-30T08:41:00Z">
        <w:r w:rsidRPr="58061BD8">
          <w:t>.</w:t>
        </w:r>
      </w:ins>
    </w:p>
    <w:p w14:paraId="6FDCBB25" w14:textId="0A1275A7" w:rsidR="58061BD8" w:rsidRDefault="348CC822" w:rsidP="58061BD8">
      <w:pPr>
        <w:pStyle w:val="Bullets1"/>
        <w:numPr>
          <w:ilvl w:val="1"/>
          <w:numId w:val="11"/>
        </w:numPr>
        <w:rPr>
          <w:ins w:id="857" w:author="Alba Colomer Padrosa" w:date="2020-11-30T08:42:00Z"/>
          <w:b/>
          <w:bCs/>
          <w:color w:val="0071BB"/>
          <w:szCs w:val="22"/>
        </w:rPr>
      </w:pPr>
      <w:ins w:id="858" w:author="Alba Colomer Padrosa" w:date="2020-11-30T08:42:00Z">
        <w:r w:rsidRPr="348CC822">
          <w:rPr>
            <w:color w:val="007482"/>
            <w:u w:val="single"/>
            <w:rPrChange w:id="859" w:author="Alba Colomer Padrosa" w:date="2020-11-30T08:42:00Z">
              <w:rPr>
                <w:color w:val="007482"/>
              </w:rPr>
            </w:rPrChange>
          </w:rPr>
          <w:t>Tools path – As-is analysis</w:t>
        </w:r>
        <w:r w:rsidRPr="348CC822">
          <w:rPr>
            <w:color w:val="007482"/>
          </w:rPr>
          <w:t xml:space="preserve">. </w:t>
        </w:r>
        <w:r w:rsidRPr="348CC822">
          <w:t>At this early stage, this work is limited to analysis of digital government</w:t>
        </w:r>
      </w:ins>
      <w:ins w:id="860" w:author="Alba Colomer Padrosa" w:date="2020-11-30T08:43:00Z">
        <w:r w:rsidRPr="348CC822">
          <w:t xml:space="preserve"> </w:t>
        </w:r>
      </w:ins>
      <w:ins w:id="861" w:author="Alba Colomer Padrosa" w:date="2020-11-30T08:42:00Z">
        <w:r w:rsidRPr="348CC822">
          <w:t xml:space="preserve">capacities </w:t>
        </w:r>
      </w:ins>
      <w:ins w:id="862" w:author="Alba Colomer Padrosa" w:date="2020-11-30T08:45:00Z">
        <w:r w:rsidRPr="348CC822">
          <w:t>for the adoption of the current Open Contracting Digital Procurement System</w:t>
        </w:r>
      </w:ins>
      <w:ins w:id="863" w:author="Alba Colomer Padrosa" w:date="2020-11-30T08:42:00Z">
        <w:r w:rsidRPr="348CC822">
          <w:t>.</w:t>
        </w:r>
      </w:ins>
    </w:p>
    <w:p w14:paraId="267CE4F9" w14:textId="35491501" w:rsidR="348CC822" w:rsidRDefault="348CC822" w:rsidP="348CC822">
      <w:pPr>
        <w:pStyle w:val="Bullets1"/>
        <w:rPr>
          <w:ins w:id="864" w:author="Alba Colomer Padrosa" w:date="2020-11-30T10:02:00Z"/>
          <w:b/>
          <w:bCs/>
          <w:szCs w:val="22"/>
        </w:rPr>
      </w:pPr>
      <w:ins w:id="865" w:author="Alba Colomer Padrosa" w:date="2020-11-30T09:58:00Z">
        <w:r w:rsidRPr="348CC822">
          <w:rPr>
            <w:b/>
            <w:bCs/>
          </w:rPr>
          <w:t>Conceptual design.</w:t>
        </w:r>
      </w:ins>
      <w:ins w:id="866" w:author="Alba Colomer Padrosa" w:date="2020-11-30T09:59:00Z">
        <w:r>
          <w:t xml:space="preserve"> </w:t>
        </w:r>
      </w:ins>
      <w:ins w:id="867" w:author="Alba Colomer Padrosa" w:date="2020-11-30T10:00:00Z">
        <w:r>
          <w:t>Design of the Reform Concept regarding eProcurement and analyse the different areas involved in the project. The conceptual design for eProcurement reform will facilitate the alignment between all stakeholders and actors involved in the project, while ensuring that the main requirements, needs and expectations regarding the digitalisation of Public Procurement are met</w:t>
        </w:r>
      </w:ins>
      <w:ins w:id="868" w:author="Alba Colomer Padrosa" w:date="2020-11-30T10:02:00Z">
        <w:r>
          <w:t>. In this phase the Theory of Change and Value Management are relied to develop a shared understanding of the approach</w:t>
        </w:r>
      </w:ins>
      <w:ins w:id="869" w:author="Alba Colomer Padrosa" w:date="2020-11-30T10:03:00Z">
        <w:r>
          <w:t xml:space="preserve"> </w:t>
        </w:r>
      </w:ins>
      <w:ins w:id="870" w:author="Alba Colomer Padrosa" w:date="2020-11-30T10:02:00Z">
        <w:r>
          <w:t>and build commitment to the outcome</w:t>
        </w:r>
      </w:ins>
      <w:ins w:id="871" w:author="Alba Colomer Padrosa" w:date="2020-11-30T10:03:00Z">
        <w:r>
          <w:t>.</w:t>
        </w:r>
      </w:ins>
    </w:p>
    <w:p w14:paraId="6D78E524" w14:textId="1183E389" w:rsidR="348CC822" w:rsidRDefault="348CC822">
      <w:pPr>
        <w:pStyle w:val="Bullets1"/>
        <w:numPr>
          <w:ilvl w:val="1"/>
          <w:numId w:val="11"/>
        </w:numPr>
        <w:rPr>
          <w:ins w:id="872" w:author="Alba Colomer Padrosa" w:date="2020-11-30T10:04:00Z"/>
          <w:b/>
          <w:bCs/>
          <w:color w:val="922040"/>
          <w:szCs w:val="22"/>
        </w:rPr>
        <w:pPrChange w:id="873" w:author="Alba Colomer Padrosa" w:date="2020-11-30T10:03:00Z">
          <w:pPr>
            <w:pStyle w:val="Bullets1"/>
          </w:pPr>
        </w:pPrChange>
      </w:pPr>
      <w:ins w:id="874" w:author="Alba Colomer Padrosa" w:date="2020-11-30T10:04:00Z">
        <w:r w:rsidRPr="348CC822">
          <w:rPr>
            <w:color w:val="922040"/>
            <w:u w:val="single"/>
          </w:rPr>
          <w:t>Policy path – Legal GPA analysis</w:t>
        </w:r>
        <w:r w:rsidRPr="348CC822">
          <w:rPr>
            <w:color w:val="922040"/>
          </w:rPr>
          <w:t>. T</w:t>
        </w:r>
        <w:r w:rsidRPr="348CC822">
          <w:t>he policy paper will be finalised and the scope of regulatory reform is defined.</w:t>
        </w:r>
      </w:ins>
    </w:p>
    <w:p w14:paraId="0FF39AF0" w14:textId="212CDE3B" w:rsidR="348CC822" w:rsidRDefault="348CC822">
      <w:pPr>
        <w:pStyle w:val="Bullets1"/>
        <w:numPr>
          <w:ilvl w:val="1"/>
          <w:numId w:val="11"/>
        </w:numPr>
        <w:rPr>
          <w:ins w:id="875" w:author="Alba Colomer Padrosa" w:date="2020-11-30T10:04:00Z"/>
          <w:color w:val="D77411"/>
          <w:szCs w:val="22"/>
        </w:rPr>
        <w:pPrChange w:id="876" w:author="Alba Colomer Padrosa" w:date="2020-11-30T10:04:00Z">
          <w:pPr>
            <w:pStyle w:val="Bullets1"/>
            <w:ind w:left="0"/>
          </w:pPr>
        </w:pPrChange>
      </w:pPr>
      <w:ins w:id="877" w:author="Alba Colomer Padrosa" w:date="2020-11-30T10:04:00Z">
        <w:r w:rsidRPr="348CC822">
          <w:rPr>
            <w:color w:val="D77411"/>
            <w:u w:val="single"/>
          </w:rPr>
          <w:t>Process path – Initial to-be process</w:t>
        </w:r>
        <w:r w:rsidRPr="348CC822">
          <w:rPr>
            <w:color w:val="D77411"/>
          </w:rPr>
          <w:t xml:space="preserve">. </w:t>
        </w:r>
      </w:ins>
      <w:ins w:id="878" w:author="Alba Colomer Padrosa" w:date="2020-11-30T10:05:00Z">
        <w:r w:rsidRPr="348CC822">
          <w:rPr>
            <w:color w:val="D77411"/>
          </w:rPr>
          <w:t>T</w:t>
        </w:r>
        <w:r w:rsidRPr="348CC822">
          <w:t>he business process model is developed and agreed with stakeholders</w:t>
        </w:r>
      </w:ins>
      <w:ins w:id="879" w:author="Alba Colomer Padrosa" w:date="2020-11-30T10:04:00Z">
        <w:r w:rsidRPr="348CC822">
          <w:t>.</w:t>
        </w:r>
      </w:ins>
    </w:p>
    <w:p w14:paraId="2A8ADD16" w14:textId="7086DF6A" w:rsidR="348CC822" w:rsidRDefault="348CC822">
      <w:pPr>
        <w:pStyle w:val="Bullets1"/>
        <w:numPr>
          <w:ilvl w:val="1"/>
          <w:numId w:val="11"/>
        </w:numPr>
        <w:rPr>
          <w:ins w:id="880" w:author="Alba Colomer Padrosa" w:date="2020-11-30T10:04:00Z"/>
          <w:color w:val="007482"/>
          <w:szCs w:val="22"/>
        </w:rPr>
        <w:pPrChange w:id="881" w:author="Alba Colomer Padrosa" w:date="2020-11-30T10:04:00Z">
          <w:pPr>
            <w:pStyle w:val="Bullets1"/>
            <w:ind w:left="0"/>
          </w:pPr>
        </w:pPrChange>
      </w:pPr>
      <w:ins w:id="882" w:author="Alba Colomer Padrosa" w:date="2020-11-30T10:04:00Z">
        <w:r w:rsidRPr="348CC822">
          <w:rPr>
            <w:color w:val="007482"/>
            <w:u w:val="single"/>
          </w:rPr>
          <w:t>Tools path – As-is analysis</w:t>
        </w:r>
        <w:r w:rsidRPr="348CC822">
          <w:rPr>
            <w:color w:val="007482"/>
          </w:rPr>
          <w:t xml:space="preserve">. </w:t>
        </w:r>
      </w:ins>
      <w:ins w:id="883" w:author="Alba Colomer Padrosa" w:date="2020-11-30T10:05:00Z">
        <w:r w:rsidRPr="348CC822">
          <w:rPr>
            <w:color w:val="007482"/>
          </w:rPr>
          <w:t>T</w:t>
        </w:r>
        <w:r w:rsidRPr="348CC822">
          <w:t>he Technical Concept with a</w:t>
        </w:r>
      </w:ins>
      <w:ins w:id="884" w:author="Alba Colomer Padrosa" w:date="2020-11-30T10:06:00Z">
        <w:r w:rsidRPr="348CC822">
          <w:t xml:space="preserve"> </w:t>
        </w:r>
      </w:ins>
      <w:ins w:id="885" w:author="Alba Colomer Padrosa" w:date="2020-11-30T10:05:00Z">
        <w:r w:rsidRPr="348CC822">
          <w:t>blueprint for toolkits and digital government tools</w:t>
        </w:r>
      </w:ins>
      <w:ins w:id="886" w:author="Alba Colomer Padrosa" w:date="2020-11-30T10:06:00Z">
        <w:r w:rsidRPr="348CC822">
          <w:t xml:space="preserve"> </w:t>
        </w:r>
      </w:ins>
      <w:ins w:id="887" w:author="Alba Colomer Padrosa" w:date="2020-11-30T10:05:00Z">
        <w:r w:rsidRPr="348CC822">
          <w:t>is developed and agreed</w:t>
        </w:r>
      </w:ins>
      <w:ins w:id="888" w:author="Alba Colomer Padrosa" w:date="2020-11-30T10:04:00Z">
        <w:r w:rsidRPr="348CC822">
          <w:t>.</w:t>
        </w:r>
      </w:ins>
    </w:p>
    <w:p w14:paraId="4143E0E2" w14:textId="6B131C04" w:rsidR="00B11437" w:rsidRPr="00C930FC" w:rsidRDefault="00B11437">
      <w:pPr>
        <w:pStyle w:val="Bullets1"/>
        <w:numPr>
          <w:ilvl w:val="0"/>
          <w:numId w:val="0"/>
        </w:numPr>
        <w:ind w:left="360"/>
        <w:rPr>
          <w:b/>
          <w:bCs/>
        </w:rPr>
        <w:pPrChange w:id="889" w:author="Alba Colomer Padrosa" w:date="2020-11-30T10:07:00Z">
          <w:pPr>
            <w:pStyle w:val="Bullets1"/>
          </w:pPr>
        </w:pPrChange>
      </w:pPr>
      <w:del w:id="890" w:author="Alba Colomer Padrosa" w:date="2020-11-30T10:07:00Z">
        <w:r w:rsidRPr="348CC822" w:rsidDel="348CC822">
          <w:rPr>
            <w:b/>
            <w:bCs/>
          </w:rPr>
          <w:delText>Development.</w:delText>
        </w:r>
        <w:r w:rsidDel="348CC822">
          <w:delText xml:space="preserve"> This first stage starts with the engagement of the provider selected through the tendering process and the NEPPs. </w:delText>
        </w:r>
      </w:del>
      <w:r w:rsidR="348CC822">
        <w:t>The main goal is to adapt the current Open Contracting Digital Procurement System available source code to the specific needs of the jurisdiction implementing the system, based on the localised technical concept and the functional and technical specifications drafted. In parallel, the accreditation process for NEPPs is initiated.</w:t>
      </w:r>
    </w:p>
    <w:p w14:paraId="64170F53" w14:textId="107DC4DC" w:rsidR="00B11437" w:rsidRPr="00C930FC" w:rsidRDefault="78FBC939" w:rsidP="00B11437">
      <w:pPr>
        <w:pStyle w:val="Bullets1"/>
      </w:pPr>
      <w:r w:rsidRPr="00C930FC">
        <w:rPr>
          <w:b/>
          <w:bCs/>
        </w:rPr>
        <w:t>Pilot</w:t>
      </w:r>
      <w:r w:rsidRPr="00C930FC">
        <w:t xml:space="preserve">. The pilot is proposed to be done at both ends of the procurement scale. One pilot on low and micro value procedures and another one on high value procedures (above the EU/GPA thresholds). There are two factors that facilitate the implementation of micro and low value procedures: 1) They can be regulated through a government regulation instead of modifying the public procurement law; and 2) the volume of micro value tenders tends to be higher than all the others put together. Regarding high value procedures, the pilot should allow open and restricted tenders procedures to be tested, as well as the </w:t>
      </w:r>
      <w:commentRangeStart w:id="891"/>
      <w:commentRangeStart w:id="892"/>
      <w:r w:rsidRPr="00C930FC">
        <w:t>testing of the eSender tool connection to TED</w:t>
      </w:r>
      <w:ins w:id="893" w:author="Alba Colomer Padrosa" w:date="2020-11-25T14:17:00Z">
        <w:r w:rsidRPr="00C930FC">
          <w:t xml:space="preserve"> when </w:t>
        </w:r>
      </w:ins>
      <w:ins w:id="894" w:author="Alba Colomer Padrosa" w:date="2020-11-25T14:18:00Z">
        <w:r w:rsidRPr="00C930FC">
          <w:t>necessary</w:t>
        </w:r>
      </w:ins>
      <w:r w:rsidRPr="00C930FC">
        <w:t>.</w:t>
      </w:r>
      <w:commentRangeEnd w:id="891"/>
      <w:r w:rsidR="00B11437" w:rsidRPr="00C930FC">
        <w:rPr>
          <w:rStyle w:val="Odwoaniedokomentarza"/>
        </w:rPr>
        <w:commentReference w:id="891"/>
      </w:r>
      <w:commentRangeEnd w:id="892"/>
      <w:r w:rsidR="00B11437" w:rsidRPr="00C930FC">
        <w:rPr>
          <w:rStyle w:val="Odwoaniedokomentarza"/>
        </w:rPr>
        <w:commentReference w:id="892"/>
      </w:r>
    </w:p>
    <w:p w14:paraId="63B3D019" w14:textId="15068BF0" w:rsidR="00B11437" w:rsidRPr="00C930FC" w:rsidRDefault="348CC822" w:rsidP="00B11437">
      <w:pPr>
        <w:pStyle w:val="Bullets1"/>
        <w:numPr>
          <w:ilvl w:val="0"/>
          <w:numId w:val="0"/>
        </w:numPr>
        <w:ind w:left="360"/>
        <w:rPr>
          <w:ins w:id="895" w:author="Alba Colomer Padrosa" w:date="2020-11-30T10:09:00Z"/>
        </w:rPr>
      </w:pPr>
      <w:r>
        <w:t>Through this pilot, the main eProcurement functionalities are tested in order to have a comprehensive eProcurement system that fully complies with international best practices in the shortest possible time. During the pilot, the OCDS is implemented as the data structure for the entire procurement process. As for the NEPPs, it is recommended that at least three of them are operat</w:t>
      </w:r>
      <w:ins w:id="896" w:author="Chris Smith" w:date="2020-10-14T18:02:00Z">
        <w:r>
          <w:t>ing</w:t>
        </w:r>
      </w:ins>
      <w:del w:id="897" w:author="Chris Smith" w:date="2020-10-14T18:02:00Z">
        <w:r w:rsidR="00B11437" w:rsidDel="348CC822">
          <w:delText>ive</w:delText>
        </w:r>
      </w:del>
      <w:r>
        <w:t xml:space="preserve"> when the pilot is launched to have a successful system that fosters competition, as well as avoiding lock-in risks.</w:t>
      </w:r>
    </w:p>
    <w:p w14:paraId="3650BBE8" w14:textId="50015446" w:rsidR="348CC822" w:rsidRDefault="348CC822">
      <w:pPr>
        <w:pStyle w:val="Bullets1"/>
        <w:numPr>
          <w:ilvl w:val="1"/>
          <w:numId w:val="11"/>
        </w:numPr>
        <w:rPr>
          <w:ins w:id="898" w:author="Alba Colomer Padrosa" w:date="2020-11-30T10:09:00Z"/>
          <w:color w:val="922040"/>
          <w:szCs w:val="22"/>
        </w:rPr>
        <w:pPrChange w:id="899" w:author="Alba Colomer Padrosa" w:date="2020-11-30T10:09:00Z">
          <w:pPr>
            <w:pStyle w:val="Bullets1"/>
          </w:pPr>
        </w:pPrChange>
      </w:pPr>
      <w:ins w:id="900" w:author="Alba Colomer Padrosa" w:date="2020-11-30T10:09:00Z">
        <w:r w:rsidRPr="348CC822">
          <w:rPr>
            <w:color w:val="922040"/>
            <w:u w:val="single"/>
          </w:rPr>
          <w:t>Policy path – Legal GPA analysis</w:t>
        </w:r>
        <w:r w:rsidRPr="348CC822">
          <w:rPr>
            <w:color w:val="922040"/>
          </w:rPr>
          <w:t>. D</w:t>
        </w:r>
        <w:r w:rsidRPr="348CC822">
          <w:t>raft law or amendments to the law will be developed e.g. primary, secondary or tertiary legislation.</w:t>
        </w:r>
      </w:ins>
    </w:p>
    <w:p w14:paraId="722164E5" w14:textId="13B324A2" w:rsidR="348CC822" w:rsidRDefault="348CC822">
      <w:pPr>
        <w:pStyle w:val="Bullets1"/>
        <w:numPr>
          <w:ilvl w:val="1"/>
          <w:numId w:val="11"/>
        </w:numPr>
        <w:rPr>
          <w:ins w:id="901" w:author="Alba Colomer Padrosa" w:date="2020-11-30T10:09:00Z"/>
          <w:color w:val="D77411"/>
          <w:szCs w:val="22"/>
        </w:rPr>
        <w:pPrChange w:id="902" w:author="Alba Colomer Padrosa" w:date="2020-11-30T10:09:00Z">
          <w:pPr>
            <w:pStyle w:val="Bullets1"/>
            <w:ind w:left="0"/>
          </w:pPr>
        </w:pPrChange>
      </w:pPr>
      <w:ins w:id="903" w:author="Alba Colomer Padrosa" w:date="2020-11-30T10:09:00Z">
        <w:r w:rsidRPr="348CC822">
          <w:rPr>
            <w:color w:val="D77411"/>
            <w:u w:val="single"/>
          </w:rPr>
          <w:t>Process path – Initial to-be process</w:t>
        </w:r>
        <w:r w:rsidRPr="348CC822">
          <w:rPr>
            <w:color w:val="D77411"/>
          </w:rPr>
          <w:t xml:space="preserve">. </w:t>
        </w:r>
      </w:ins>
      <w:ins w:id="904" w:author="Alba Colomer Padrosa" w:date="2020-11-30T10:10:00Z">
        <w:r w:rsidRPr="348CC822">
          <w:rPr>
            <w:color w:val="D77411"/>
          </w:rPr>
          <w:t xml:space="preserve">A detail level 5 Business </w:t>
        </w:r>
        <w:r>
          <w:t>Process Model Notation (BPMN) diagram is produced and process change implemented in the regulatory areas selected for pilot. This forms the basis of a formal change management plan and internal training of the key users policy users as well as all parties involved in the pilot</w:t>
        </w:r>
      </w:ins>
      <w:ins w:id="905" w:author="Alba Colomer Padrosa" w:date="2020-11-30T10:09:00Z">
        <w:r w:rsidRPr="348CC822">
          <w:t>.</w:t>
        </w:r>
      </w:ins>
    </w:p>
    <w:p w14:paraId="5F10A661" w14:textId="50CB0D76" w:rsidR="348CC822" w:rsidRDefault="348CC822">
      <w:pPr>
        <w:pStyle w:val="Bullets1"/>
        <w:numPr>
          <w:ilvl w:val="1"/>
          <w:numId w:val="11"/>
        </w:numPr>
        <w:rPr>
          <w:ins w:id="906" w:author="Alba Colomer Padrosa" w:date="2020-11-30T10:09:00Z"/>
          <w:color w:val="007482"/>
          <w:szCs w:val="22"/>
        </w:rPr>
        <w:pPrChange w:id="907" w:author="Alba Colomer Padrosa" w:date="2020-11-30T10:09:00Z">
          <w:pPr>
            <w:pStyle w:val="Bullets1"/>
            <w:ind w:left="0"/>
          </w:pPr>
        </w:pPrChange>
      </w:pPr>
      <w:ins w:id="908" w:author="Alba Colomer Padrosa" w:date="2020-11-30T10:09:00Z">
        <w:r w:rsidRPr="348CC822">
          <w:rPr>
            <w:color w:val="007482"/>
            <w:u w:val="single"/>
          </w:rPr>
          <w:t>Tools path – As-is analysis</w:t>
        </w:r>
        <w:r w:rsidRPr="348CC822">
          <w:rPr>
            <w:color w:val="007482"/>
          </w:rPr>
          <w:t xml:space="preserve">. </w:t>
        </w:r>
      </w:ins>
      <w:ins w:id="909" w:author="Alba Colomer Padrosa" w:date="2020-11-30T10:11:00Z">
        <w:r w:rsidRPr="348CC822">
          <w:t>Prototype digital procedures are piloted in the selected regulatory areas to prove the reform concept is viable for localenvironment. The result may be a pilot evaluation report, providing inputs for commissioning digital tools or a precommissioning version of the software for further development</w:t>
        </w:r>
      </w:ins>
      <w:ins w:id="910" w:author="Alba Colomer Padrosa" w:date="2020-11-30T10:09:00Z">
        <w:r w:rsidRPr="348CC822">
          <w:t>.</w:t>
        </w:r>
      </w:ins>
    </w:p>
    <w:p w14:paraId="1EDCC5F1" w14:textId="039F3374" w:rsidR="348CC822" w:rsidRDefault="348CC822" w:rsidP="348CC822">
      <w:pPr>
        <w:pStyle w:val="Bullets1"/>
        <w:rPr>
          <w:del w:id="911" w:author="Alba Colomer Padrosa" w:date="2020-11-30T10:09:00Z"/>
        </w:rPr>
      </w:pPr>
    </w:p>
    <w:p w14:paraId="04432CF9" w14:textId="5BB07D69" w:rsidR="00491225" w:rsidRPr="00C930FC" w:rsidRDefault="348CC822" w:rsidP="009B3846">
      <w:pPr>
        <w:pStyle w:val="Bullets1"/>
        <w:rPr>
          <w:ins w:id="912" w:author="Alba Colomer Padrosa" w:date="2020-11-30T10:14:00Z"/>
        </w:rPr>
      </w:pPr>
      <w:ins w:id="913" w:author="Alba Colomer Padrosa" w:date="2020-11-30T10:12:00Z">
        <w:r w:rsidRPr="348CC822">
          <w:rPr>
            <w:b/>
            <w:bCs/>
          </w:rPr>
          <w:t>Rollout</w:t>
        </w:r>
      </w:ins>
      <w:del w:id="914" w:author="Alba Colomer Padrosa" w:date="2020-11-30T10:12:00Z">
        <w:r w:rsidR="78FBC939" w:rsidRPr="348CC822" w:rsidDel="348CC822">
          <w:rPr>
            <w:b/>
            <w:bCs/>
          </w:rPr>
          <w:delText>Deployment</w:delText>
        </w:r>
      </w:del>
      <w:r>
        <w:t>.</w:t>
      </w:r>
      <w:r w:rsidRPr="348CC822">
        <w:rPr>
          <w:b/>
          <w:bCs/>
        </w:rPr>
        <w:t xml:space="preserve"> </w:t>
      </w:r>
      <w:r>
        <w:t>This stage comprises the full implementation of the eProcurement system</w:t>
      </w:r>
      <w:del w:id="915" w:author="Alba Colomer Padrosa" w:date="2020-11-30T10:12:00Z">
        <w:r w:rsidR="78FBC939" w:rsidDel="348CC822">
          <w:delText>,</w:delText>
        </w:r>
      </w:del>
      <w:r>
        <w:t xml:space="preserve"> and</w:t>
      </w:r>
      <w:ins w:id="916" w:author="Alba Colomer Padrosa" w:date="2020-11-30T10:12:00Z">
        <w:r>
          <w:t>,</w:t>
        </w:r>
      </w:ins>
      <w:r>
        <w:t xml:space="preserve"> therefore</w:t>
      </w:r>
      <w:ins w:id="917" w:author="Alba Colomer Padrosa" w:date="2020-11-30T10:12:00Z">
        <w:r>
          <w:t>, it</w:t>
        </w:r>
      </w:ins>
      <w:r>
        <w:t xml:space="preserve"> covers the most common public procurement procedures. It should also fully deploy the ePlanning and eContract Management functionalities and will finalise the implementation of all functionalities foreseen for Phase I. Furthermore, at the end of this phase, the integration with other e-government services and government registers should be completed. New NEPPs should start the accreditation process and some of them should be operating by the end of Phase I. </w:t>
      </w:r>
    </w:p>
    <w:p w14:paraId="56EA0375" w14:textId="02364113" w:rsidR="348CC822" w:rsidRDefault="348CC822" w:rsidP="348CC822">
      <w:pPr>
        <w:pStyle w:val="Bullets1"/>
        <w:rPr>
          <w:del w:id="918" w:author="Alba Colomer Padrosa" w:date="2020-11-25T14:15:00Z"/>
          <w:b/>
          <w:bCs/>
          <w:color w:val="0071BB"/>
          <w:szCs w:val="22"/>
        </w:rPr>
      </w:pPr>
      <w:ins w:id="919" w:author="Alba Colomer Padrosa" w:date="2020-11-30T10:14:00Z">
        <w:r w:rsidRPr="348CC822">
          <w:rPr>
            <w:b/>
            <w:bCs/>
          </w:rPr>
          <w:t>Handover. I</w:t>
        </w:r>
        <w:r w:rsidRPr="348CC822">
          <w:rPr>
            <w:color w:val="0071BB"/>
          </w:rPr>
          <w:t xml:space="preserve">n parallel with the rollout, the </w:t>
        </w:r>
      </w:ins>
      <w:ins w:id="920" w:author="Alba Colomer Padrosa" w:date="2020-11-30T10:15:00Z">
        <w:r w:rsidRPr="348CC822">
          <w:rPr>
            <w:color w:val="0071BB"/>
          </w:rPr>
          <w:t>p</w:t>
        </w:r>
      </w:ins>
      <w:ins w:id="921" w:author="Alba Colomer Padrosa" w:date="2020-11-30T10:14:00Z">
        <w:r w:rsidRPr="348CC822">
          <w:rPr>
            <w:color w:val="0071BB"/>
          </w:rPr>
          <w:t>roject team transfers all the knowledge</w:t>
        </w:r>
      </w:ins>
      <w:ins w:id="922" w:author="Alba Colomer Padrosa" w:date="2020-11-30T10:15:00Z">
        <w:r w:rsidRPr="348CC822">
          <w:rPr>
            <w:color w:val="0071BB"/>
          </w:rPr>
          <w:t xml:space="preserve"> </w:t>
        </w:r>
      </w:ins>
      <w:ins w:id="923" w:author="Alba Colomer Padrosa" w:date="2020-11-30T10:14:00Z">
        <w:r w:rsidRPr="348CC822">
          <w:rPr>
            <w:color w:val="0071BB"/>
          </w:rPr>
          <w:t>and operational documentation to the responsible units at</w:t>
        </w:r>
      </w:ins>
      <w:ins w:id="924" w:author="Alba Colomer Padrosa" w:date="2020-11-30T10:15:00Z">
        <w:r w:rsidRPr="348CC822">
          <w:rPr>
            <w:color w:val="0071BB"/>
          </w:rPr>
          <w:t xml:space="preserve"> </w:t>
        </w:r>
      </w:ins>
      <w:ins w:id="925" w:author="Alba Colomer Padrosa" w:date="2020-11-30T10:14:00Z">
        <w:r w:rsidRPr="348CC822">
          <w:rPr>
            <w:color w:val="0071BB"/>
          </w:rPr>
          <w:t>the Beneficiary</w:t>
        </w:r>
      </w:ins>
      <w:ins w:id="926" w:author="Alba Colomer Padrosa" w:date="2020-11-30T10:15:00Z">
        <w:r w:rsidRPr="348CC822">
          <w:rPr>
            <w:color w:val="0071BB"/>
          </w:rPr>
          <w:t xml:space="preserve">. </w:t>
        </w:r>
      </w:ins>
    </w:p>
    <w:p w14:paraId="3E4B643F" w14:textId="0C2F523C" w:rsidR="78FBC939" w:rsidRPr="00C930FC" w:rsidRDefault="78FBC939">
      <w:pPr>
        <w:pStyle w:val="Bullets1"/>
        <w:numPr>
          <w:ilvl w:val="0"/>
          <w:numId w:val="0"/>
        </w:numPr>
        <w:rPr>
          <w:del w:id="927" w:author="Alba Colomer Padrosa" w:date="2020-11-25T14:16:00Z"/>
          <w:b/>
          <w:bCs/>
        </w:rPr>
        <w:pPrChange w:id="928" w:author="Alba Colomer Padrosa" w:date="2020-11-25T14:15:00Z">
          <w:pPr>
            <w:pStyle w:val="Bullets1"/>
          </w:pPr>
        </w:pPrChange>
      </w:pPr>
    </w:p>
    <w:p w14:paraId="0595D0A5" w14:textId="77777777" w:rsidR="00154F6F" w:rsidRPr="00C930FC" w:rsidRDefault="00154F6F" w:rsidP="00AD0759">
      <w:pPr>
        <w:pStyle w:val="Legenda"/>
        <w:rPr>
          <w:del w:id="929" w:author="Alba Colomer Padrosa" w:date="2020-11-25T14:16:00Z"/>
        </w:rPr>
      </w:pPr>
      <w:commentRangeStart w:id="930"/>
      <w:commentRangeStart w:id="931"/>
      <w:del w:id="932" w:author="Alba Colomer Padrosa" w:date="2020-11-25T14:16:00Z">
        <w:r w:rsidRPr="00595F28">
          <w:rPr>
            <w:b w:val="0"/>
            <w:bCs w:val="0"/>
            <w:noProof/>
            <w:lang w:val="en-US" w:eastAsia="en-US"/>
            <w:rPrChange w:id="933" w:author="Chris Smith" w:date="2020-11-28T15:13:00Z">
              <w:rPr>
                <w:b w:val="0"/>
                <w:bCs w:val="0"/>
                <w:noProof/>
                <w:lang w:val="en-US" w:eastAsia="en-US"/>
              </w:rPr>
            </w:rPrChange>
          </w:rPr>
          <w:drawing>
            <wp:inline distT="0" distB="0" distL="0" distR="0" wp14:anchorId="34B770AA" wp14:editId="648376FE">
              <wp:extent cx="5759998" cy="274027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43">
                        <a:extLst>
                          <a:ext uri="{28A0092B-C50C-407E-A947-70E740481C1C}">
                            <a14:useLocalDpi xmlns:a14="http://schemas.microsoft.com/office/drawing/2010/main" val="0"/>
                          </a:ext>
                        </a:extLst>
                      </a:blip>
                      <a:stretch>
                        <a:fillRect/>
                      </a:stretch>
                    </pic:blipFill>
                    <pic:spPr>
                      <a:xfrm>
                        <a:off x="0" y="0"/>
                        <a:ext cx="5759998" cy="2740273"/>
                      </a:xfrm>
                      <a:prstGeom prst="rect">
                        <a:avLst/>
                      </a:prstGeom>
                    </pic:spPr>
                  </pic:pic>
                </a:graphicData>
              </a:graphic>
            </wp:inline>
          </w:drawing>
        </w:r>
      </w:del>
      <w:commentRangeEnd w:id="930"/>
      <w:r w:rsidRPr="00C930FC">
        <w:rPr>
          <w:rStyle w:val="Odwoaniedokomentarza"/>
        </w:rPr>
        <w:commentReference w:id="930"/>
      </w:r>
      <w:commentRangeEnd w:id="931"/>
      <w:r w:rsidRPr="00C930FC">
        <w:rPr>
          <w:rStyle w:val="Odwoaniedokomentarza"/>
        </w:rPr>
        <w:commentReference w:id="931"/>
      </w:r>
    </w:p>
    <w:p w14:paraId="5F72085B" w14:textId="272F677A" w:rsidR="00154F6F" w:rsidRPr="00C930FC" w:rsidRDefault="00154F6F" w:rsidP="00AD0759">
      <w:pPr>
        <w:pStyle w:val="Legenda"/>
      </w:pPr>
      <w:bookmarkStart w:id="934" w:name="_Toc31289798"/>
      <w:ins w:id="935" w:author="Alba Colomer Padrosa" w:date="2020-11-25T14:16:00Z">
        <w:r w:rsidRPr="00E827EB">
          <w:rPr>
            <w:noProof/>
            <w:lang w:val="en-US" w:eastAsia="en-US"/>
          </w:rPr>
          <w:drawing>
            <wp:inline distT="0" distB="0" distL="0" distR="0" wp14:anchorId="122F7A3D" wp14:editId="36A70188">
              <wp:extent cx="5572125" cy="2638425"/>
              <wp:effectExtent l="0" t="0" r="0" b="0"/>
              <wp:docPr id="593855974" name="Picture 59385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72125" cy="2638425"/>
                      </a:xfrm>
                      <a:prstGeom prst="rect">
                        <a:avLst/>
                      </a:prstGeom>
                    </pic:spPr>
                  </pic:pic>
                </a:graphicData>
              </a:graphic>
            </wp:inline>
          </w:drawing>
        </w:r>
      </w:ins>
      <w:r w:rsidR="78FBC939" w:rsidRPr="00C930FC">
        <w:t xml:space="preserve">Figure </w:t>
      </w:r>
      <w:r>
        <w:fldChar w:fldCharType="begin"/>
      </w:r>
      <w:r>
        <w:instrText>SEQ Figure \* ARABIC</w:instrText>
      </w:r>
      <w:r>
        <w:fldChar w:fldCharType="separate"/>
      </w:r>
      <w:r w:rsidR="78FBC939" w:rsidRPr="00C930FC">
        <w:t>18</w:t>
      </w:r>
      <w:r>
        <w:fldChar w:fldCharType="end"/>
      </w:r>
      <w:r w:rsidR="78FBC939" w:rsidRPr="00C930FC">
        <w:t>. Implementation plan Phase I</w:t>
      </w:r>
      <w:bookmarkEnd w:id="934"/>
    </w:p>
    <w:p w14:paraId="5F66CFD6" w14:textId="77777777" w:rsidR="00473B74" w:rsidRPr="00C930FC" w:rsidRDefault="00473B74" w:rsidP="00473B74"/>
    <w:p w14:paraId="2020F06D" w14:textId="6D1D7AE6" w:rsidR="00DE51AB" w:rsidRPr="00C930FC" w:rsidRDefault="00D64957" w:rsidP="002E1A66">
      <w:pPr>
        <w:pStyle w:val="Nagwek3"/>
        <w:rPr>
          <w:rFonts w:cs="Times New Roman"/>
        </w:rPr>
      </w:pPr>
      <w:bookmarkStart w:id="936" w:name="_Toc57705339"/>
      <w:r w:rsidRPr="00C930FC">
        <w:rPr>
          <w:rFonts w:cs="Times New Roman"/>
        </w:rPr>
        <w:t>I</w:t>
      </w:r>
      <w:r w:rsidR="00DE51AB" w:rsidRPr="00C930FC">
        <w:rPr>
          <w:rFonts w:cs="Times New Roman"/>
        </w:rPr>
        <w:t xml:space="preserve">mplementation </w:t>
      </w:r>
      <w:r w:rsidR="00E50080" w:rsidRPr="00C930FC">
        <w:rPr>
          <w:rFonts w:cs="Times New Roman"/>
        </w:rPr>
        <w:t>P</w:t>
      </w:r>
      <w:r w:rsidR="00DE51AB" w:rsidRPr="00C930FC">
        <w:rPr>
          <w:rFonts w:cs="Times New Roman"/>
        </w:rPr>
        <w:t>hase</w:t>
      </w:r>
      <w:r w:rsidRPr="00C930FC">
        <w:rPr>
          <w:rFonts w:cs="Times New Roman"/>
        </w:rPr>
        <w:t xml:space="preserve"> II</w:t>
      </w:r>
      <w:bookmarkEnd w:id="936"/>
    </w:p>
    <w:p w14:paraId="2AB44045" w14:textId="77777777" w:rsidR="00DE51AB" w:rsidRPr="00C930FC" w:rsidRDefault="00BA66A5" w:rsidP="00DE51AB">
      <w:r w:rsidRPr="00C930FC">
        <w:t>P</w:t>
      </w:r>
      <w:r w:rsidR="00DE51AB" w:rsidRPr="00C930FC">
        <w:t>hase II of the eProcurement implementation involve</w:t>
      </w:r>
      <w:r w:rsidR="00964DC7" w:rsidRPr="00C930FC">
        <w:t>s</w:t>
      </w:r>
      <w:r w:rsidR="00DE51AB" w:rsidRPr="00C930FC">
        <w:t xml:space="preserve"> the following developments:</w:t>
      </w:r>
    </w:p>
    <w:p w14:paraId="60125328" w14:textId="77777777" w:rsidR="00C23816" w:rsidRPr="00C930FC" w:rsidRDefault="00C23816" w:rsidP="009B3846">
      <w:pPr>
        <w:pStyle w:val="Bullets1"/>
      </w:pPr>
      <w:r w:rsidRPr="00C930FC">
        <w:t xml:space="preserve">Implement </w:t>
      </w:r>
      <w:r w:rsidR="00B27BBE" w:rsidRPr="00C930FC">
        <w:t>tools to manage</w:t>
      </w:r>
      <w:r w:rsidR="00353EB3" w:rsidRPr="00C930FC">
        <w:t xml:space="preserve"> additional public procurement methods, such as</w:t>
      </w:r>
      <w:r w:rsidR="00B27BBE" w:rsidRPr="00C930FC">
        <w:t xml:space="preserve"> Framework Agreements</w:t>
      </w:r>
      <w:r w:rsidR="00353EB3" w:rsidRPr="00C930FC">
        <w:t>, Dynamic Purchasing Systems or</w:t>
      </w:r>
      <w:r w:rsidR="00B27BBE" w:rsidRPr="00C930FC">
        <w:t xml:space="preserve"> eCatalogues.</w:t>
      </w:r>
    </w:p>
    <w:p w14:paraId="3A0D194C" w14:textId="77777777" w:rsidR="00DE51AB" w:rsidRPr="00C930FC" w:rsidRDefault="00C23816" w:rsidP="009B3846">
      <w:pPr>
        <w:pStyle w:val="Bullets1"/>
      </w:pPr>
      <w:r w:rsidRPr="00C930FC">
        <w:t>Evolve</w:t>
      </w:r>
      <w:r w:rsidR="00DE51AB" w:rsidRPr="00C930FC">
        <w:t xml:space="preserve"> to a more comprehensive concept connected to other</w:t>
      </w:r>
      <w:r w:rsidR="00110D5F" w:rsidRPr="00C930FC">
        <w:t xml:space="preserve"> government systems, such as</w:t>
      </w:r>
      <w:r w:rsidR="00DE51AB" w:rsidRPr="00C930FC">
        <w:t xml:space="preserve"> budget management</w:t>
      </w:r>
      <w:r w:rsidR="00353EB3" w:rsidRPr="00C930FC">
        <w:t xml:space="preserve"> or treasury</w:t>
      </w:r>
      <w:r w:rsidR="00DE51AB" w:rsidRPr="00C930FC">
        <w:t xml:space="preserve"> system</w:t>
      </w:r>
      <w:r w:rsidR="0077077C" w:rsidRPr="00C930FC">
        <w:t>s</w:t>
      </w:r>
      <w:r w:rsidR="00DE51AB" w:rsidRPr="00C930FC">
        <w:t>.</w:t>
      </w:r>
    </w:p>
    <w:p w14:paraId="23904470" w14:textId="77777777" w:rsidR="00DE51AB" w:rsidRPr="00C930FC" w:rsidRDefault="00C23816" w:rsidP="009B3846">
      <w:pPr>
        <w:pStyle w:val="Bullets1"/>
      </w:pPr>
      <w:r w:rsidRPr="00C930FC">
        <w:t xml:space="preserve">Develop </w:t>
      </w:r>
      <w:r w:rsidR="00DE51AB" w:rsidRPr="00C930FC">
        <w:t>new functionalities and updat</w:t>
      </w:r>
      <w:r w:rsidRPr="00C930FC">
        <w:t>e</w:t>
      </w:r>
      <w:r w:rsidR="00DE51AB" w:rsidRPr="00C930FC">
        <w:t xml:space="preserve"> the existing ones. </w:t>
      </w:r>
      <w:r w:rsidR="00110D5F" w:rsidRPr="00C930FC">
        <w:t xml:space="preserve">The </w:t>
      </w:r>
      <w:r w:rsidR="00DE51AB" w:rsidRPr="00C930FC">
        <w:t xml:space="preserve">functionalities introduced in the first phase shall be upgraded in order to increase </w:t>
      </w:r>
      <w:r w:rsidR="00BA66A5" w:rsidRPr="00C930FC">
        <w:t>their</w:t>
      </w:r>
      <w:r w:rsidR="00DE51AB" w:rsidRPr="00C930FC">
        <w:t xml:space="preserve"> capabilities</w:t>
      </w:r>
      <w:r w:rsidR="00B626E6" w:rsidRPr="00C930FC">
        <w:t xml:space="preserve"> or adapt them to newly</w:t>
      </w:r>
      <w:r w:rsidR="009A7E1D" w:rsidRPr="00C930FC">
        <w:t xml:space="preserve"> identified</w:t>
      </w:r>
      <w:r w:rsidR="00B626E6" w:rsidRPr="00C930FC">
        <w:t xml:space="preserve"> user requirements</w:t>
      </w:r>
      <w:r w:rsidR="00110D5F" w:rsidRPr="00C930FC">
        <w:t>.</w:t>
      </w:r>
    </w:p>
    <w:p w14:paraId="709E4FA1" w14:textId="77777777" w:rsidR="00050A02" w:rsidRPr="00C930FC" w:rsidRDefault="000E65B3" w:rsidP="000E65B3">
      <w:pPr>
        <w:pStyle w:val="Nagwek2"/>
        <w:rPr>
          <w:rFonts w:cs="Times New Roman"/>
        </w:rPr>
      </w:pPr>
      <w:bookmarkStart w:id="937" w:name="_Toc57705340"/>
      <w:r w:rsidRPr="00C930FC">
        <w:rPr>
          <w:rFonts w:cs="Times New Roman"/>
        </w:rPr>
        <w:t>Challenges to be addressed</w:t>
      </w:r>
      <w:bookmarkEnd w:id="937"/>
    </w:p>
    <w:p w14:paraId="0461D69E" w14:textId="2EA08F50" w:rsidR="00B626E6" w:rsidRPr="00C930FC" w:rsidRDefault="00CD72E5" w:rsidP="009B3846">
      <w:r w:rsidRPr="00C930FC">
        <w:t>This section describes the main risks</w:t>
      </w:r>
      <w:r w:rsidR="00161F3C" w:rsidRPr="00C930FC">
        <w:t xml:space="preserve"> that </w:t>
      </w:r>
      <w:r w:rsidR="00B11437" w:rsidRPr="00C930FC">
        <w:t>may</w:t>
      </w:r>
      <w:r w:rsidR="00161F3C" w:rsidRPr="00C930FC">
        <w:t xml:space="preserve"> appear during the implementation of the eProcurement reform. T</w:t>
      </w:r>
      <w:r w:rsidR="00397BD2" w:rsidRPr="00C930FC">
        <w:t>he likelihood</w:t>
      </w:r>
      <w:r w:rsidR="007E4B45" w:rsidRPr="00C930FC">
        <w:rPr>
          <w:rStyle w:val="Odwoanieprzypisudolnego"/>
          <w:rFonts w:ascii="Times New Roman" w:hAnsi="Times New Roman"/>
        </w:rPr>
        <w:footnoteReference w:id="38"/>
      </w:r>
      <w:r w:rsidR="00397BD2" w:rsidRPr="00C930FC">
        <w:t xml:space="preserve"> of </w:t>
      </w:r>
      <w:r w:rsidR="00E50080" w:rsidRPr="00C930FC">
        <w:t xml:space="preserve">each one </w:t>
      </w:r>
      <w:r w:rsidR="00397BD2" w:rsidRPr="00C930FC">
        <w:t xml:space="preserve">occurring and </w:t>
      </w:r>
      <w:r w:rsidR="009A7E1D" w:rsidRPr="00C930FC">
        <w:t>the consequent</w:t>
      </w:r>
      <w:r w:rsidR="00397BD2" w:rsidRPr="00C930FC">
        <w:t xml:space="preserve"> impact</w:t>
      </w:r>
      <w:r w:rsidR="007E4B45" w:rsidRPr="00C930FC">
        <w:rPr>
          <w:rStyle w:val="Odwoanieprzypisudolnego"/>
          <w:rFonts w:ascii="Times New Roman" w:hAnsi="Times New Roman"/>
        </w:rPr>
        <w:footnoteReference w:id="39"/>
      </w:r>
      <w:r w:rsidR="00397BD2" w:rsidRPr="00C930FC">
        <w:t xml:space="preserve"> on the eProcurement implementation reform</w:t>
      </w:r>
      <w:r w:rsidR="009A7E1D" w:rsidRPr="00C930FC">
        <w:t xml:space="preserve"> is analysed</w:t>
      </w:r>
      <w:r w:rsidR="00397BD2" w:rsidRPr="00C930FC">
        <w:t>. Lastly, a mitigation action is proposed to prevent the risks and r</w:t>
      </w:r>
      <w:r w:rsidR="00B626E6" w:rsidRPr="00C930FC">
        <w:t xml:space="preserve">educe their impact if </w:t>
      </w:r>
      <w:r w:rsidR="009A7E1D" w:rsidRPr="00C930FC">
        <w:t>they happen</w:t>
      </w:r>
      <w:r w:rsidR="00B626E6" w:rsidRPr="00C930FC">
        <w:t>.</w:t>
      </w:r>
      <w:r w:rsidR="00670AC8" w:rsidRPr="00C930FC">
        <w:t xml:space="preserve"> </w:t>
      </w:r>
    </w:p>
    <w:p w14:paraId="38731A14" w14:textId="77777777" w:rsidR="00670AC8" w:rsidRPr="00C930FC" w:rsidRDefault="00670AC8" w:rsidP="009B3846">
      <w:r w:rsidRPr="00C930FC">
        <w:t xml:space="preserve">The challenges identified are based </w:t>
      </w:r>
      <w:r w:rsidR="00C435B8" w:rsidRPr="00C930FC">
        <w:t>on</w:t>
      </w:r>
      <w:r w:rsidRPr="00C930FC">
        <w:t xml:space="preserve"> the Moldovan </w:t>
      </w:r>
      <w:r w:rsidR="00C435B8" w:rsidRPr="00C930FC">
        <w:t>reform implementation example,</w:t>
      </w:r>
      <w:r w:rsidRPr="00C930FC">
        <w:t xml:space="preserve"> the Ukrainian experience</w:t>
      </w:r>
      <w:r w:rsidR="009A7E1D" w:rsidRPr="00C930FC">
        <w:t>,</w:t>
      </w:r>
      <w:r w:rsidRPr="00C930FC">
        <w:t xml:space="preserve"> and challenges identified by stakeholders, such as the EBRD</w:t>
      </w:r>
      <w:r w:rsidR="00FD5125" w:rsidRPr="00C930FC">
        <w:rPr>
          <w:rStyle w:val="Odwoanieprzypisudolnego"/>
          <w:rFonts w:ascii="Times New Roman" w:hAnsi="Times New Roman"/>
        </w:rPr>
        <w:footnoteReference w:id="40"/>
      </w:r>
      <w:r w:rsidRPr="00C930FC">
        <w:t>, in other eProcurement reforms.</w:t>
      </w:r>
    </w:p>
    <w:p w14:paraId="32BC5153" w14:textId="77777777" w:rsidR="00B626E6" w:rsidRPr="00C930FC" w:rsidRDefault="00B626E6" w:rsidP="009B3846"/>
    <w:p w14:paraId="7D88B1BE" w14:textId="77777777" w:rsidR="00B626E6" w:rsidRPr="00C930FC" w:rsidRDefault="00B626E6" w:rsidP="009B3846">
      <w:pPr>
        <w:sectPr w:rsidR="00B626E6" w:rsidRPr="00C930FC" w:rsidSect="00711C45">
          <w:footerReference w:type="default" r:id="rId45"/>
          <w:footerReference w:type="first" r:id="rId46"/>
          <w:type w:val="continuous"/>
          <w:pgSz w:w="11906" w:h="16838" w:code="9"/>
          <w:pgMar w:top="1560" w:right="1418" w:bottom="1418" w:left="1701" w:header="568" w:footer="831" w:gutter="0"/>
          <w:pgNumType w:start="1"/>
          <w:cols w:space="708"/>
          <w:docGrid w:linePitch="360"/>
        </w:sectPr>
      </w:pPr>
    </w:p>
    <w:p w14:paraId="0017C901" w14:textId="5A057BF5" w:rsidR="0010794D" w:rsidRPr="00C930FC" w:rsidRDefault="0010794D" w:rsidP="00D36F0E">
      <w:pPr>
        <w:pStyle w:val="Legenda"/>
        <w:jc w:val="left"/>
      </w:pPr>
      <w:bookmarkStart w:id="938" w:name="_Toc31289779"/>
      <w:r w:rsidRPr="00C930FC">
        <w:t xml:space="preserve">Table </w:t>
      </w:r>
      <w:r w:rsidRPr="00C930FC">
        <w:fldChar w:fldCharType="begin"/>
      </w:r>
      <w:r w:rsidRPr="00C930FC">
        <w:instrText>SEQ Table \* ARABIC</w:instrText>
      </w:r>
      <w:r w:rsidRPr="00C930FC">
        <w:fldChar w:fldCharType="separate"/>
      </w:r>
      <w:ins w:id="939" w:author="Chris Smith" w:date="2020-10-14T09:38:00Z">
        <w:r w:rsidR="00D51716" w:rsidRPr="00595F28">
          <w:rPr>
            <w:rPrChange w:id="940" w:author="Chris Smith" w:date="2020-11-28T15:13:00Z">
              <w:rPr>
                <w:noProof/>
              </w:rPr>
            </w:rPrChange>
          </w:rPr>
          <w:t>9</w:t>
        </w:r>
      </w:ins>
      <w:del w:id="941" w:author="Chris Smith" w:date="2020-10-14T09:32:00Z">
        <w:r w:rsidR="00AD3DB0" w:rsidRPr="00595F28" w:rsidDel="00771B04">
          <w:rPr>
            <w:rPrChange w:id="942" w:author="Chris Smith" w:date="2020-11-28T15:13:00Z">
              <w:rPr>
                <w:noProof/>
              </w:rPr>
            </w:rPrChange>
          </w:rPr>
          <w:delText>5</w:delText>
        </w:r>
      </w:del>
      <w:r w:rsidRPr="00C930FC">
        <w:fldChar w:fldCharType="end"/>
      </w:r>
      <w:r w:rsidRPr="00C930FC">
        <w:t xml:space="preserve"> Challenges of the implementation of an eProcurement system</w:t>
      </w:r>
      <w:bookmarkEnd w:id="938"/>
    </w:p>
    <w:tbl>
      <w:tblPr>
        <w:tblStyle w:val="Tabela-Siatka"/>
        <w:tblW w:w="5000" w:type="pct"/>
        <w:tblLook w:val="04A0" w:firstRow="1" w:lastRow="0" w:firstColumn="1" w:lastColumn="0" w:noHBand="0" w:noVBand="1"/>
      </w:tblPr>
      <w:tblGrid>
        <w:gridCol w:w="606"/>
        <w:gridCol w:w="1757"/>
        <w:gridCol w:w="3207"/>
        <w:gridCol w:w="1459"/>
        <w:gridCol w:w="1325"/>
        <w:gridCol w:w="6236"/>
      </w:tblGrid>
      <w:tr w:rsidR="00FD5125" w:rsidRPr="00C930FC" w14:paraId="1A3F2B92" w14:textId="77777777" w:rsidTr="00010664">
        <w:trPr>
          <w:trHeight w:val="964"/>
          <w:tblHeader/>
        </w:trPr>
        <w:tc>
          <w:tcPr>
            <w:tcW w:w="208" w:type="pct"/>
            <w:tcBorders>
              <w:top w:val="nil"/>
              <w:left w:val="single" w:sz="4" w:space="0" w:color="A6A6A6" w:themeColor="background1" w:themeShade="A6"/>
              <w:bottom w:val="single" w:sz="4" w:space="0" w:color="A6A6A6" w:themeColor="background1" w:themeShade="A6"/>
              <w:right w:val="single" w:sz="4" w:space="0" w:color="FFFFFF" w:themeColor="background1"/>
            </w:tcBorders>
            <w:shd w:val="clear" w:color="auto" w:fill="00539B"/>
            <w:vAlign w:val="center"/>
          </w:tcPr>
          <w:p w14:paraId="2B86CBF5" w14:textId="77777777" w:rsidR="00FD5125" w:rsidRPr="00C930FC" w:rsidDel="00FD5125" w:rsidRDefault="00FD5125" w:rsidP="00C17FDA">
            <w:pPr>
              <w:pStyle w:val="Tekstpodstawowy"/>
              <w:jc w:val="center"/>
              <w:rPr>
                <w:b/>
                <w:color w:val="FFFFFF" w:themeColor="background1"/>
              </w:rPr>
            </w:pPr>
            <w:r w:rsidRPr="00C930FC">
              <w:rPr>
                <w:b/>
                <w:color w:val="FFFFFF" w:themeColor="background1"/>
              </w:rPr>
              <w:t>#</w:t>
            </w:r>
          </w:p>
        </w:tc>
        <w:tc>
          <w:tcPr>
            <w:tcW w:w="602"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6D4B505E" w14:textId="77777777" w:rsidR="00FD5125" w:rsidRPr="00C930FC" w:rsidRDefault="00FD5125" w:rsidP="00C17FDA">
            <w:pPr>
              <w:pStyle w:val="Tekstpodstawowy"/>
              <w:jc w:val="center"/>
              <w:rPr>
                <w:b/>
                <w:color w:val="FFFFFF" w:themeColor="background1"/>
              </w:rPr>
            </w:pPr>
            <w:r w:rsidRPr="00C930FC">
              <w:rPr>
                <w:b/>
                <w:color w:val="FFFFFF" w:themeColor="background1"/>
              </w:rPr>
              <w:t>Challenge</w:t>
            </w:r>
          </w:p>
        </w:tc>
        <w:tc>
          <w:tcPr>
            <w:tcW w:w="1099"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7D570FDE" w14:textId="77777777" w:rsidR="00FD5125" w:rsidRPr="00C930FC" w:rsidRDefault="00FD5125" w:rsidP="00C17FDA">
            <w:pPr>
              <w:pStyle w:val="Tekstpodstawowy"/>
              <w:jc w:val="center"/>
              <w:rPr>
                <w:b/>
                <w:color w:val="FFFFFF" w:themeColor="background1"/>
              </w:rPr>
            </w:pPr>
            <w:r w:rsidRPr="00C930FC">
              <w:rPr>
                <w:b/>
                <w:color w:val="FFFFFF" w:themeColor="background1"/>
              </w:rPr>
              <w:t>Description</w:t>
            </w:r>
          </w:p>
        </w:tc>
        <w:tc>
          <w:tcPr>
            <w:tcW w:w="500"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1008C33E" w14:textId="77777777" w:rsidR="00FD5125" w:rsidRPr="00C930FC" w:rsidRDefault="00FD5125" w:rsidP="00C17FDA">
            <w:pPr>
              <w:pStyle w:val="Tekstpodstawowy"/>
              <w:jc w:val="center"/>
              <w:rPr>
                <w:b/>
                <w:color w:val="FFFFFF" w:themeColor="background1"/>
              </w:rPr>
            </w:pPr>
            <w:r w:rsidRPr="00C930FC">
              <w:rPr>
                <w:b/>
                <w:color w:val="FFFFFF" w:themeColor="background1"/>
              </w:rPr>
              <w:t>Likelihood</w:t>
            </w:r>
          </w:p>
        </w:tc>
        <w:tc>
          <w:tcPr>
            <w:tcW w:w="454"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3B36E449" w14:textId="77777777" w:rsidR="00FD5125" w:rsidRPr="00C930FC" w:rsidRDefault="00FD5125" w:rsidP="00C17FDA">
            <w:pPr>
              <w:pStyle w:val="Tekstpodstawowy"/>
              <w:jc w:val="center"/>
              <w:rPr>
                <w:b/>
                <w:color w:val="FFFFFF" w:themeColor="background1"/>
              </w:rPr>
            </w:pPr>
            <w:r w:rsidRPr="00C930FC">
              <w:rPr>
                <w:b/>
                <w:color w:val="FFFFFF" w:themeColor="background1"/>
              </w:rPr>
              <w:t>Impact</w:t>
            </w:r>
          </w:p>
        </w:tc>
        <w:tc>
          <w:tcPr>
            <w:tcW w:w="2137" w:type="pct"/>
            <w:tcBorders>
              <w:top w:val="nil"/>
              <w:left w:val="single" w:sz="4" w:space="0" w:color="FFFFFF" w:themeColor="background1"/>
              <w:bottom w:val="single" w:sz="4" w:space="0" w:color="A6A6A6" w:themeColor="background1" w:themeShade="A6"/>
              <w:right w:val="single" w:sz="4" w:space="0" w:color="A6A6A6" w:themeColor="background1" w:themeShade="A6"/>
            </w:tcBorders>
            <w:shd w:val="clear" w:color="auto" w:fill="00539B"/>
            <w:vAlign w:val="center"/>
          </w:tcPr>
          <w:p w14:paraId="43E0984A" w14:textId="77777777" w:rsidR="00FD5125" w:rsidRPr="00C930FC" w:rsidRDefault="00FD5125" w:rsidP="00C17FDA">
            <w:pPr>
              <w:pStyle w:val="Tekstpodstawowy"/>
              <w:jc w:val="center"/>
              <w:rPr>
                <w:b/>
                <w:color w:val="FFFFFF" w:themeColor="background1"/>
              </w:rPr>
            </w:pPr>
            <w:r w:rsidRPr="00C930FC">
              <w:rPr>
                <w:b/>
                <w:color w:val="FFFFFF" w:themeColor="background1"/>
              </w:rPr>
              <w:t>Mitigation action</w:t>
            </w:r>
          </w:p>
        </w:tc>
      </w:tr>
      <w:tr w:rsidR="00780160" w:rsidRPr="00C930FC" w14:paraId="3D03DD47"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3CBB83" w14:textId="4D084AD6" w:rsidR="00780160" w:rsidRPr="00C930FC" w:rsidRDefault="00780160" w:rsidP="00780160">
            <w:pPr>
              <w:pStyle w:val="Tekstpodstawowy"/>
              <w:rPr>
                <w:b/>
                <w:szCs w:val="22"/>
              </w:rPr>
            </w:pPr>
            <w:r w:rsidRPr="00C930FC">
              <w:rPr>
                <w:b/>
                <w:szCs w:val="22"/>
              </w:rPr>
              <w:t>1</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F2390D" w14:textId="465896C1" w:rsidR="00780160" w:rsidRPr="00C930FC" w:rsidRDefault="00780160" w:rsidP="00D36F0E">
            <w:pPr>
              <w:pStyle w:val="Tekstpodstawowy"/>
              <w:jc w:val="left"/>
              <w:rPr>
                <w:b/>
              </w:rPr>
            </w:pPr>
            <w:r w:rsidRPr="00C930FC">
              <w:rPr>
                <w:b/>
                <w:szCs w:val="22"/>
              </w:rPr>
              <w:t>Non re-use of available EBRD solutions</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8384DB" w14:textId="4F9C36C4" w:rsidR="00780160" w:rsidRPr="00C930FC" w:rsidRDefault="00780160" w:rsidP="00780160">
            <w:pPr>
              <w:pStyle w:val="Tekstpodstawowy"/>
              <w:jc w:val="left"/>
            </w:pPr>
            <w:r w:rsidRPr="00C930FC">
              <w:rPr>
                <w:szCs w:val="22"/>
              </w:rPr>
              <w:t>The non-use of the Open Contracting Digital Procurement System as a basis for the eProcurement system development will make the eProcurement reform more costly and would require more time for implementation.</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468CBD4B" w14:textId="36EDD013" w:rsidR="00780160" w:rsidRPr="00C930FC" w:rsidRDefault="00780160" w:rsidP="00780160">
            <w:pPr>
              <w:pStyle w:val="Tekstpodstawowy"/>
              <w:rPr>
                <w:color w:val="FFFFFF" w:themeColor="background1"/>
              </w:rPr>
            </w:pPr>
            <w:r w:rsidRPr="00C930FC">
              <w:rPr>
                <w:color w:val="FFFFFF" w:themeColor="background1"/>
                <w:szCs w:val="22"/>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632423" w:themeFill="accent2" w:themeFillShade="80"/>
          </w:tcPr>
          <w:p w14:paraId="2046CA47" w14:textId="5C543EB2" w:rsidR="00780160" w:rsidRPr="00C930FC" w:rsidRDefault="00780160" w:rsidP="00780160">
            <w:pPr>
              <w:pStyle w:val="Tekstpodstawowy"/>
              <w:rPr>
                <w:color w:val="FFFFFF" w:themeColor="background1"/>
              </w:rPr>
            </w:pPr>
            <w:r w:rsidRPr="00C930FC">
              <w:rPr>
                <w:color w:val="FFFFFF" w:themeColor="background1"/>
                <w:szCs w:val="22"/>
              </w:rPr>
              <w:t>Very 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F60BAE" w14:textId="77777777"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rPr>
              <w:t xml:space="preserve">Provide the solutions </w:t>
            </w:r>
            <w:r w:rsidRPr="00C930FC">
              <w:rPr>
                <w:rStyle w:val="Odwoaniedelikatne"/>
                <w:rFonts w:ascii="Times New Roman" w:hAnsi="Times New Roman"/>
                <w:b/>
              </w:rPr>
              <w:t>free of any charge</w:t>
            </w:r>
            <w:r w:rsidRPr="00C930FC">
              <w:rPr>
                <w:rStyle w:val="Odwoaniedelikatne"/>
                <w:rFonts w:ascii="Times New Roman" w:hAnsi="Times New Roman"/>
              </w:rPr>
              <w:t xml:space="preserve"> for the implementing partner.</w:t>
            </w:r>
          </w:p>
          <w:p w14:paraId="482AE3F5" w14:textId="0A486AFC"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rPr>
              <w:t xml:space="preserve">Provide </w:t>
            </w:r>
            <w:r w:rsidRPr="00C930FC">
              <w:rPr>
                <w:rStyle w:val="Odwoaniedelikatne"/>
                <w:rFonts w:ascii="Times New Roman" w:hAnsi="Times New Roman"/>
                <w:b/>
              </w:rPr>
              <w:t>full documentation to the EBRD developed solutions</w:t>
            </w:r>
            <w:r w:rsidRPr="00C930FC">
              <w:rPr>
                <w:rStyle w:val="Odwoaniedelikatne"/>
                <w:rFonts w:ascii="Times New Roman" w:hAnsi="Times New Roman"/>
              </w:rPr>
              <w:t>, as well as access to the source code</w:t>
            </w:r>
            <w:r w:rsidR="006139DA" w:rsidRPr="00C930FC">
              <w:rPr>
                <w:rStyle w:val="Odwoaniedelikatne"/>
                <w:rFonts w:ascii="Times New Roman" w:hAnsi="Times New Roman"/>
              </w:rPr>
              <w:t>,</w:t>
            </w:r>
            <w:r w:rsidRPr="00C930FC">
              <w:rPr>
                <w:rStyle w:val="Odwoaniedelikatne"/>
                <w:rFonts w:ascii="Times New Roman" w:hAnsi="Times New Roman"/>
              </w:rPr>
              <w:t xml:space="preserve"> so the solution can be assessed in advance.</w:t>
            </w:r>
          </w:p>
          <w:p w14:paraId="56CACC13" w14:textId="30780E5D" w:rsidR="00780160" w:rsidRPr="00C930FC" w:rsidRDefault="00780160" w:rsidP="00780160">
            <w:pPr>
              <w:pStyle w:val="Bullets1"/>
              <w:rPr>
                <w:rStyle w:val="Odwoaniedelikatne"/>
                <w:rFonts w:ascii="Times New Roman" w:hAnsi="Times New Roman"/>
                <w:b/>
              </w:rPr>
            </w:pPr>
            <w:r w:rsidRPr="00C930FC">
              <w:rPr>
                <w:rStyle w:val="Odwoaniedelikatne"/>
                <w:rFonts w:ascii="Times New Roman" w:hAnsi="Times New Roman"/>
                <w:b/>
              </w:rPr>
              <w:t>Facilitate technical support for the implementation of the EBRD solutions</w:t>
            </w:r>
            <w:r w:rsidRPr="00C930FC">
              <w:rPr>
                <w:rStyle w:val="Odwoaniedelikatne"/>
                <w:rFonts w:ascii="Times New Roman" w:hAnsi="Times New Roman"/>
              </w:rPr>
              <w:t xml:space="preserve"> from experts implementing those solutions in other jurisdictions.</w:t>
            </w:r>
          </w:p>
        </w:tc>
      </w:tr>
      <w:tr w:rsidR="00780160" w:rsidRPr="00C930FC" w14:paraId="77CE53C5"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774DF8" w14:textId="74470CA3" w:rsidR="00780160" w:rsidRPr="00C930FC" w:rsidRDefault="00780160" w:rsidP="00780160">
            <w:pPr>
              <w:pStyle w:val="Tekstpodstawowy"/>
              <w:rPr>
                <w:b/>
              </w:rPr>
            </w:pPr>
            <w:r w:rsidRPr="00C930FC">
              <w:rPr>
                <w:b/>
                <w:szCs w:val="22"/>
              </w:rPr>
              <w:t>2</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F6D2F8" w14:textId="77777777" w:rsidR="00780160" w:rsidRPr="00C930FC" w:rsidRDefault="00780160" w:rsidP="00780160">
            <w:pPr>
              <w:pStyle w:val="Tekstpodstawowy"/>
              <w:rPr>
                <w:b/>
              </w:rPr>
            </w:pPr>
            <w:r w:rsidRPr="00C930FC">
              <w:rPr>
                <w:b/>
              </w:rPr>
              <w:t>System sustainability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0876EB" w14:textId="79662A88" w:rsidR="00780160" w:rsidRPr="00C930FC" w:rsidRDefault="00C8235E" w:rsidP="00780160">
            <w:pPr>
              <w:pStyle w:val="Tekstpodstawowy"/>
              <w:jc w:val="left"/>
            </w:pPr>
            <w:r w:rsidRPr="00C930FC">
              <w:t xml:space="preserve">Budget issues may prevent the </w:t>
            </w:r>
            <w:r w:rsidR="00027346" w:rsidRPr="00C930FC">
              <w:t>eProcur</w:t>
            </w:r>
            <w:r w:rsidR="00EA2FCB" w:rsidRPr="00C930FC">
              <w:t>e</w:t>
            </w:r>
            <w:r w:rsidR="00027346" w:rsidRPr="00C930FC">
              <w:t xml:space="preserve">ment operator </w:t>
            </w:r>
            <w:r w:rsidR="00385BFC" w:rsidRPr="00C930FC">
              <w:t>from</w:t>
            </w:r>
            <w:r w:rsidR="00027346" w:rsidRPr="00C930FC">
              <w:t xml:space="preserve"> hav</w:t>
            </w:r>
            <w:r w:rsidR="00385BFC" w:rsidRPr="00C930FC">
              <w:t>ing</w:t>
            </w:r>
            <w:r w:rsidR="00027346" w:rsidRPr="00C930FC">
              <w:t xml:space="preserve"> enough income to cover the Central Unit maintenance.</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3EC6F4E8" w14:textId="77777777" w:rsidR="00780160" w:rsidRPr="00C930FC" w:rsidRDefault="00780160" w:rsidP="00780160">
            <w:pPr>
              <w:pStyle w:val="Tekstpodstawowy"/>
              <w:rPr>
                <w:color w:val="FFFFFF" w:themeColor="background1"/>
              </w:rPr>
            </w:pPr>
            <w:r w:rsidRPr="00C930FC">
              <w:rPr>
                <w:color w:val="FFFFFF" w:themeColor="background1"/>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71AE3288" w14:textId="77777777" w:rsidR="00780160" w:rsidRPr="00C930FC" w:rsidRDefault="00780160" w:rsidP="00780160">
            <w:pPr>
              <w:pStyle w:val="Tekstpodstawowy"/>
              <w:rPr>
                <w:color w:val="FFFFFF" w:themeColor="background1"/>
              </w:rPr>
            </w:pPr>
            <w:r w:rsidRPr="00C930FC">
              <w:rPr>
                <w:color w:val="FFFFFF" w:themeColor="background1"/>
              </w:rPr>
              <w:t>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D58BD5" w14:textId="4F340110"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b/>
              </w:rPr>
              <w:t>Create a business plan that guarantees sustainability</w:t>
            </w:r>
            <w:r w:rsidRPr="00C930FC">
              <w:rPr>
                <w:rStyle w:val="Odwoaniedelikatne"/>
                <w:rFonts w:ascii="Times New Roman" w:hAnsi="Times New Roman"/>
              </w:rPr>
              <w:t xml:space="preserve">, </w:t>
            </w:r>
            <w:r w:rsidR="009942C9" w:rsidRPr="00C930FC">
              <w:rPr>
                <w:rStyle w:val="Odwoaniedelikatne"/>
                <w:rFonts w:ascii="Times New Roman" w:hAnsi="Times New Roman"/>
              </w:rPr>
              <w:t>considering</w:t>
            </w:r>
            <w:r w:rsidRPr="00C930FC">
              <w:rPr>
                <w:rStyle w:val="Odwoaniedelikatne"/>
                <w:rFonts w:ascii="Times New Roman" w:hAnsi="Times New Roman"/>
              </w:rPr>
              <w:t xml:space="preserve"> the </w:t>
            </w:r>
            <w:r w:rsidRPr="00C930FC">
              <w:rPr>
                <w:rStyle w:val="Odwoaniedelikatne"/>
                <w:rFonts w:ascii="Times New Roman" w:hAnsi="Times New Roman"/>
                <w:b/>
              </w:rPr>
              <w:t xml:space="preserve">real size of the public procurement market to establish </w:t>
            </w:r>
            <w:r w:rsidR="00BB434F" w:rsidRPr="00C930FC">
              <w:rPr>
                <w:rStyle w:val="Odwoaniedelikatne"/>
                <w:rFonts w:ascii="Times New Roman" w:hAnsi="Times New Roman"/>
                <w:b/>
              </w:rPr>
              <w:t xml:space="preserve">realistic and affordable </w:t>
            </w:r>
            <w:r w:rsidRPr="00C930FC">
              <w:rPr>
                <w:rStyle w:val="Odwoaniedelikatne"/>
                <w:rFonts w:ascii="Times New Roman" w:hAnsi="Times New Roman"/>
                <w:b/>
              </w:rPr>
              <w:t>fee rates for economic operators participating in micro, small and high value procurement.</w:t>
            </w:r>
            <w:r w:rsidRPr="00C930FC">
              <w:rPr>
                <w:rStyle w:val="Odwoaniedelikatne"/>
                <w:rFonts w:ascii="Times New Roman" w:hAnsi="Times New Roman"/>
              </w:rPr>
              <w:t xml:space="preserve"> </w:t>
            </w:r>
          </w:p>
          <w:p w14:paraId="1562511C" w14:textId="7E9DFC28" w:rsidR="00780160" w:rsidRPr="00C930FC" w:rsidRDefault="00780160" w:rsidP="00780160">
            <w:pPr>
              <w:pStyle w:val="Bullets1"/>
              <w:rPr>
                <w:rFonts w:eastAsia="MS PGothic"/>
                <w:lang w:eastAsia="es-ES"/>
              </w:rPr>
            </w:pPr>
            <w:r w:rsidRPr="00C930FC">
              <w:rPr>
                <w:rStyle w:val="Odwoaniedelikatne"/>
                <w:rFonts w:ascii="Times New Roman" w:hAnsi="Times New Roman"/>
                <w:b/>
              </w:rPr>
              <w:t xml:space="preserve">Ensure that fees do not </w:t>
            </w:r>
            <w:r w:rsidR="00BB434F" w:rsidRPr="00C930FC">
              <w:rPr>
                <w:rStyle w:val="Odwoaniedelikatne"/>
                <w:rFonts w:ascii="Times New Roman" w:hAnsi="Times New Roman"/>
                <w:b/>
              </w:rPr>
              <w:t xml:space="preserve">distort </w:t>
            </w:r>
            <w:r w:rsidRPr="00C930FC">
              <w:rPr>
                <w:rStyle w:val="Odwoaniedelikatne"/>
                <w:rFonts w:ascii="Times New Roman" w:hAnsi="Times New Roman"/>
                <w:b/>
              </w:rPr>
              <w:t>competition</w:t>
            </w:r>
            <w:r w:rsidRPr="00C930FC">
              <w:rPr>
                <w:rStyle w:val="Odwoaniedelikatne"/>
                <w:rFonts w:ascii="Times New Roman" w:hAnsi="Times New Roman"/>
              </w:rPr>
              <w:t>. Fees cannot be too high, especially for small value contracts, as that may prevent small companies from participating.</w:t>
            </w:r>
          </w:p>
        </w:tc>
      </w:tr>
      <w:tr w:rsidR="00780160" w:rsidRPr="00C930FC" w14:paraId="512B9BEC"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BC5C7B" w14:textId="64BCB58F" w:rsidR="00780160" w:rsidRPr="00C930FC" w:rsidRDefault="00780160" w:rsidP="00780160">
            <w:pPr>
              <w:pStyle w:val="Tekstpodstawowy"/>
              <w:rPr>
                <w:b/>
              </w:rPr>
            </w:pPr>
            <w:r w:rsidRPr="00C930FC">
              <w:rPr>
                <w:b/>
              </w:rPr>
              <w:t>3</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34D4AB" w14:textId="7E38AF6E" w:rsidR="00780160" w:rsidRPr="00C930FC" w:rsidRDefault="00780160" w:rsidP="00780160">
            <w:pPr>
              <w:pStyle w:val="Tekstpodstawowy"/>
              <w:rPr>
                <w:b/>
              </w:rPr>
            </w:pPr>
            <w:r w:rsidRPr="00C930FC">
              <w:rPr>
                <w:b/>
                <w:szCs w:val="22"/>
              </w:rPr>
              <w:t>Political instability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CF72DE" w14:textId="6B360F5E" w:rsidR="00780160" w:rsidRPr="00C930FC" w:rsidRDefault="00780160" w:rsidP="00780160">
            <w:pPr>
              <w:pStyle w:val="Tekstpodstawowy"/>
              <w:jc w:val="left"/>
            </w:pPr>
            <w:r w:rsidRPr="00C930FC">
              <w:rPr>
                <w:szCs w:val="22"/>
              </w:rPr>
              <w:t>Political support for the eProcur</w:t>
            </w:r>
            <w:r w:rsidR="00897ABC" w:rsidRPr="00C930FC">
              <w:rPr>
                <w:szCs w:val="22"/>
              </w:rPr>
              <w:t>e</w:t>
            </w:r>
            <w:r w:rsidRPr="00C930FC">
              <w:rPr>
                <w:szCs w:val="22"/>
              </w:rPr>
              <w:t>ment reform is key to its success. Turbulent politics and continuous change in high-level officials can jeopardise the success</w:t>
            </w:r>
            <w:r w:rsidR="00385BFC" w:rsidRPr="00C930FC">
              <w:rPr>
                <w:szCs w:val="22"/>
              </w:rPr>
              <w:t>ful</w:t>
            </w:r>
            <w:r w:rsidRPr="00C930FC">
              <w:rPr>
                <w:szCs w:val="22"/>
              </w:rPr>
              <w:t xml:space="preserve"> implementation of a system.</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1C76AB2F" w14:textId="57E5E706" w:rsidR="00780160" w:rsidRPr="00C930FC" w:rsidRDefault="00780160" w:rsidP="00780160">
            <w:pPr>
              <w:pStyle w:val="Tekstpodstawowy"/>
              <w:rPr>
                <w:color w:val="FFFFFF" w:themeColor="background1"/>
              </w:rPr>
            </w:pPr>
            <w:r w:rsidRPr="00C930FC">
              <w:rPr>
                <w:color w:val="FFFFFF" w:themeColor="background1"/>
                <w:szCs w:val="22"/>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632423" w:themeFill="accent2" w:themeFillShade="80"/>
          </w:tcPr>
          <w:p w14:paraId="0F91D935" w14:textId="29DCB62F" w:rsidR="00780160" w:rsidRPr="00C930FC" w:rsidRDefault="00780160" w:rsidP="00780160">
            <w:pPr>
              <w:pStyle w:val="Tekstpodstawowy"/>
              <w:rPr>
                <w:color w:val="FFFFFF" w:themeColor="background1"/>
              </w:rPr>
            </w:pPr>
            <w:r w:rsidRPr="00C930FC">
              <w:rPr>
                <w:color w:val="FFFFFF" w:themeColor="background1"/>
                <w:szCs w:val="22"/>
              </w:rPr>
              <w:t>Very 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45FD39" w14:textId="7EA70C35"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b/>
              </w:rPr>
              <w:t>Engage high-level public administration officials</w:t>
            </w:r>
            <w:r w:rsidRPr="00C930FC">
              <w:rPr>
                <w:rStyle w:val="Odwoaniedelikatne"/>
                <w:rFonts w:ascii="Times New Roman" w:hAnsi="Times New Roman"/>
              </w:rPr>
              <w:t xml:space="preserve"> in the public procurement reform, who may remain in their position </w:t>
            </w:r>
            <w:r w:rsidR="00814D2C" w:rsidRPr="00C930FC">
              <w:rPr>
                <w:rStyle w:val="Odwoaniedelikatne"/>
                <w:rFonts w:ascii="Times New Roman" w:hAnsi="Times New Roman"/>
              </w:rPr>
              <w:t xml:space="preserve">despite </w:t>
            </w:r>
            <w:r w:rsidRPr="00C930FC">
              <w:rPr>
                <w:rStyle w:val="Odwoaniedelikatne"/>
                <w:rFonts w:ascii="Times New Roman" w:hAnsi="Times New Roman"/>
              </w:rPr>
              <w:t>the political changes</w:t>
            </w:r>
            <w:r w:rsidR="00814D2C" w:rsidRPr="00C930FC">
              <w:rPr>
                <w:rStyle w:val="Odwoaniedelikatne"/>
                <w:rFonts w:ascii="Times New Roman" w:hAnsi="Times New Roman"/>
              </w:rPr>
              <w:t>.</w:t>
            </w:r>
          </w:p>
          <w:p w14:paraId="7F102681" w14:textId="77777777"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b/>
              </w:rPr>
              <w:t>Include local experts</w:t>
            </w:r>
            <w:r w:rsidRPr="00C930FC">
              <w:rPr>
                <w:rStyle w:val="Odwoaniedelikatne"/>
                <w:rFonts w:ascii="Times New Roman" w:hAnsi="Times New Roman"/>
              </w:rPr>
              <w:t xml:space="preserve"> in the project team with longstanding experience and knowledge in the field.</w:t>
            </w:r>
          </w:p>
          <w:p w14:paraId="69468365" w14:textId="29A228E9" w:rsidR="00780160" w:rsidRPr="00C930FC" w:rsidRDefault="00780160" w:rsidP="00780160">
            <w:pPr>
              <w:pStyle w:val="Bullets1"/>
              <w:rPr>
                <w:rStyle w:val="Odwoaniedelikatne"/>
                <w:rFonts w:ascii="Times New Roman" w:hAnsi="Times New Roman"/>
                <w:b/>
              </w:rPr>
            </w:pPr>
            <w:r w:rsidRPr="00C930FC">
              <w:rPr>
                <w:rStyle w:val="Odwoaniedelikatne"/>
                <w:rFonts w:ascii="Times New Roman" w:hAnsi="Times New Roman"/>
                <w:b/>
              </w:rPr>
              <w:t xml:space="preserve">Establish increased assistance for stakeholders </w:t>
            </w:r>
            <w:r w:rsidRPr="00C930FC">
              <w:rPr>
                <w:rStyle w:val="Odwoaniedelikatne"/>
                <w:rFonts w:ascii="Times New Roman" w:hAnsi="Times New Roman"/>
              </w:rPr>
              <w:t>to ensure that they are well informed about the reform process.</w:t>
            </w:r>
          </w:p>
        </w:tc>
      </w:tr>
      <w:tr w:rsidR="00780160" w:rsidRPr="00C930FC" w14:paraId="1D74CF1A"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709A09" w14:textId="05B9D39B" w:rsidR="00780160" w:rsidRPr="00C930FC" w:rsidRDefault="00780160" w:rsidP="00780160">
            <w:pPr>
              <w:pStyle w:val="Tekstpodstawowy"/>
              <w:rPr>
                <w:b/>
              </w:rPr>
            </w:pPr>
            <w:r w:rsidRPr="00C930FC">
              <w:rPr>
                <w:b/>
              </w:rPr>
              <w:t>4</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D233A6" w14:textId="77777777" w:rsidR="00780160" w:rsidRPr="00C930FC" w:rsidRDefault="00780160" w:rsidP="00780160">
            <w:pPr>
              <w:pStyle w:val="Tekstpodstawowy"/>
              <w:rPr>
                <w:b/>
              </w:rPr>
            </w:pPr>
            <w:r w:rsidRPr="00C930FC">
              <w:rPr>
                <w:b/>
              </w:rPr>
              <w:t>Regulations adoption</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141BC0" w14:textId="3EC5F57C" w:rsidR="00780160" w:rsidRPr="00C930FC" w:rsidRDefault="00780160" w:rsidP="00780160">
            <w:pPr>
              <w:pStyle w:val="Tekstpodstawowy"/>
              <w:jc w:val="left"/>
            </w:pPr>
            <w:r w:rsidRPr="00C930FC">
              <w:t>The adoption of primary legislation and specific secondary regulation that provides guarantees for the eProcurement reform is key for: 1) implementation of a system aligned with the legislation, 2) spread</w:t>
            </w:r>
            <w:r w:rsidR="00385BFC" w:rsidRPr="00C930FC">
              <w:t>ing</w:t>
            </w:r>
            <w:r w:rsidRPr="00C930FC">
              <w:t xml:space="preserve"> the use of eProcurement, 3) sustainability of the system</w:t>
            </w:r>
            <w:r w:rsidR="00385BFC" w:rsidRPr="00C930FC">
              <w:t>.</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7C799AA5" w14:textId="77777777" w:rsidR="00780160" w:rsidRPr="00C930FC" w:rsidRDefault="00780160" w:rsidP="00780160">
            <w:pPr>
              <w:pStyle w:val="Tekstpodstawowy"/>
              <w:rPr>
                <w:color w:val="FFFFFF" w:themeColor="background1"/>
              </w:rPr>
            </w:pPr>
            <w:r w:rsidRPr="00C930FC">
              <w:rPr>
                <w:color w:val="FFFFFF" w:themeColor="background1"/>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602E9C8F" w14:textId="77777777" w:rsidR="00780160" w:rsidRPr="00C930FC" w:rsidRDefault="00780160" w:rsidP="00780160">
            <w:pPr>
              <w:pStyle w:val="Tekstpodstawowy"/>
              <w:rPr>
                <w:color w:val="FFFFFF" w:themeColor="background1"/>
              </w:rPr>
            </w:pPr>
            <w:r w:rsidRPr="00C930FC">
              <w:rPr>
                <w:color w:val="FFFFFF" w:themeColor="background1"/>
              </w:rPr>
              <w:t>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38F416" w14:textId="22AEED22" w:rsidR="00780160" w:rsidRPr="00C930FC" w:rsidRDefault="00780160" w:rsidP="00780160">
            <w:pPr>
              <w:pStyle w:val="Bullets1"/>
              <w:rPr>
                <w:rStyle w:val="Odwoaniedelikatne"/>
                <w:rFonts w:ascii="Times New Roman" w:hAnsi="Times New Roman"/>
                <w:b/>
              </w:rPr>
            </w:pPr>
            <w:r w:rsidRPr="00C930FC">
              <w:rPr>
                <w:rStyle w:val="Odwoaniedelikatne"/>
                <w:rFonts w:ascii="Times New Roman" w:hAnsi="Times New Roman"/>
                <w:b/>
              </w:rPr>
              <w:t xml:space="preserve">Bottom-up approach </w:t>
            </w:r>
            <w:r w:rsidRPr="00C930FC">
              <w:rPr>
                <w:rStyle w:val="Odwoaniedelikatne"/>
                <w:rFonts w:ascii="Times New Roman" w:hAnsi="Times New Roman"/>
              </w:rPr>
              <w:t>for public procurement regulation adoption, starting from micro and small value procurement</w:t>
            </w:r>
            <w:r w:rsidR="00D323A8" w:rsidRPr="00C930FC">
              <w:rPr>
                <w:rStyle w:val="Odwoaniedelikatne"/>
                <w:rFonts w:ascii="Times New Roman" w:hAnsi="Times New Roman"/>
              </w:rPr>
              <w:t>,</w:t>
            </w:r>
            <w:r w:rsidRPr="00C930FC">
              <w:rPr>
                <w:rStyle w:val="Odwoaniedelikatne"/>
                <w:rFonts w:ascii="Times New Roman" w:hAnsi="Times New Roman"/>
              </w:rPr>
              <w:t xml:space="preserve"> not strictly regulated by international treaties commitments or the primary public procurement law.</w:t>
            </w:r>
          </w:p>
          <w:p w14:paraId="5EF8DD89" w14:textId="77777777" w:rsidR="00780160" w:rsidRPr="00C930FC" w:rsidRDefault="00780160" w:rsidP="00780160">
            <w:pPr>
              <w:pStyle w:val="Bullets1"/>
              <w:rPr>
                <w:rStyle w:val="Odwoaniedelikatne"/>
                <w:rFonts w:ascii="Times New Roman" w:hAnsi="Times New Roman"/>
                <w:b/>
              </w:rPr>
            </w:pPr>
            <w:r w:rsidRPr="00C930FC">
              <w:rPr>
                <w:rStyle w:val="Odwoaniedelikatne"/>
                <w:rFonts w:ascii="Times New Roman" w:hAnsi="Times New Roman"/>
                <w:b/>
              </w:rPr>
              <w:t>Close collaboration with regulators</w:t>
            </w:r>
            <w:r w:rsidRPr="00C930FC">
              <w:rPr>
                <w:rStyle w:val="Odwoaniedelikatne"/>
                <w:rFonts w:ascii="Times New Roman" w:hAnsi="Times New Roman"/>
              </w:rPr>
              <w:t>. Identify champions of the reform with capacity to promote legal reforms.</w:t>
            </w:r>
          </w:p>
          <w:p w14:paraId="0C57C031" w14:textId="304585F9" w:rsidR="00780160" w:rsidRPr="00C930FC" w:rsidRDefault="00780160" w:rsidP="00780160">
            <w:pPr>
              <w:pStyle w:val="Bullets1"/>
              <w:rPr>
                <w:rStyle w:val="Odwoaniedelikatne"/>
                <w:rFonts w:ascii="Times New Roman" w:hAnsi="Times New Roman"/>
                <w:b/>
              </w:rPr>
            </w:pPr>
            <w:r w:rsidRPr="00C930FC">
              <w:rPr>
                <w:rStyle w:val="Odwoaniedelikatne"/>
                <w:rFonts w:ascii="Times New Roman" w:hAnsi="Times New Roman"/>
                <w:b/>
              </w:rPr>
              <w:t xml:space="preserve">Reduce the amount of regulations to be passed. </w:t>
            </w:r>
            <w:r w:rsidRPr="00C930FC">
              <w:rPr>
                <w:rStyle w:val="Odwoaniedelikatne"/>
                <w:rFonts w:ascii="Times New Roman" w:hAnsi="Times New Roman"/>
              </w:rPr>
              <w:t>The fewer regulation</w:t>
            </w:r>
            <w:r w:rsidR="00814B21" w:rsidRPr="00C930FC">
              <w:rPr>
                <w:rStyle w:val="Odwoaniedelikatne"/>
                <w:rFonts w:ascii="Times New Roman" w:hAnsi="Times New Roman"/>
              </w:rPr>
              <w:t>s</w:t>
            </w:r>
            <w:r w:rsidRPr="00C930FC">
              <w:rPr>
                <w:rStyle w:val="Odwoaniedelikatne"/>
                <w:rFonts w:ascii="Times New Roman" w:hAnsi="Times New Roman"/>
              </w:rPr>
              <w:t xml:space="preserve"> that need to be passed through formal approval processes, the faster </w:t>
            </w:r>
            <w:r w:rsidR="00814B21" w:rsidRPr="00C930FC">
              <w:rPr>
                <w:rStyle w:val="Odwoaniedelikatne"/>
                <w:rFonts w:ascii="Times New Roman" w:hAnsi="Times New Roman"/>
              </w:rPr>
              <w:t>they</w:t>
            </w:r>
            <w:r w:rsidRPr="00C930FC">
              <w:rPr>
                <w:rStyle w:val="Odwoaniedelikatne"/>
                <w:rFonts w:ascii="Times New Roman" w:hAnsi="Times New Roman"/>
              </w:rPr>
              <w:t xml:space="preserve"> can be adopted.</w:t>
            </w:r>
          </w:p>
        </w:tc>
      </w:tr>
      <w:tr w:rsidR="00780160" w:rsidRPr="00C930FC" w14:paraId="1F334BC5"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39CDDF" w14:textId="68787BAC" w:rsidR="00780160" w:rsidRPr="00C930FC" w:rsidRDefault="00780160" w:rsidP="00780160">
            <w:pPr>
              <w:pStyle w:val="Tekstpodstawowy"/>
              <w:rPr>
                <w:b/>
              </w:rPr>
            </w:pPr>
            <w:r w:rsidRPr="00C930FC">
              <w:rPr>
                <w:b/>
              </w:rPr>
              <w:t>5</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BAB0B" w14:textId="77777777" w:rsidR="00780160" w:rsidRPr="00C930FC" w:rsidRDefault="00780160" w:rsidP="00780160">
            <w:pPr>
              <w:pStyle w:val="Tekstpodstawowy"/>
              <w:rPr>
                <w:b/>
              </w:rPr>
            </w:pPr>
            <w:r w:rsidRPr="00C930FC">
              <w:rPr>
                <w:b/>
              </w:rPr>
              <w:t>Data integrity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FDA654" w14:textId="77777777" w:rsidR="00780160" w:rsidRPr="00C930FC" w:rsidRDefault="00780160" w:rsidP="00780160">
            <w:pPr>
              <w:pStyle w:val="Tekstpodstawowy"/>
              <w:jc w:val="left"/>
            </w:pPr>
            <w:r w:rsidRPr="00C930FC">
              <w:t>Security and integrity during the collection and management of data and the eProcurement system is paramount for establishing a high level of trust with the system.</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6923C" w:themeFill="accent3" w:themeFillShade="BF"/>
          </w:tcPr>
          <w:p w14:paraId="30E2BC7C" w14:textId="77777777" w:rsidR="00780160" w:rsidRPr="00C930FC" w:rsidRDefault="00780160" w:rsidP="00780160">
            <w:pPr>
              <w:pStyle w:val="Tekstpodstawowy"/>
              <w:rPr>
                <w:color w:val="FFFFFF" w:themeColor="background1"/>
              </w:rPr>
            </w:pPr>
            <w:r w:rsidRPr="00C930FC">
              <w:rPr>
                <w:color w:val="FFFFFF" w:themeColor="background1"/>
              </w:rPr>
              <w:t>Unlikely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C000"/>
          </w:tcPr>
          <w:p w14:paraId="05659DF8" w14:textId="77777777" w:rsidR="00780160" w:rsidRPr="00C930FC" w:rsidRDefault="00780160" w:rsidP="00780160">
            <w:pPr>
              <w:pStyle w:val="Tekstpodstawowy"/>
              <w:rPr>
                <w:color w:val="FFFFFF" w:themeColor="background1"/>
              </w:rPr>
            </w:pPr>
            <w:r w:rsidRPr="00C930FC">
              <w:rPr>
                <w:color w:val="FFFFFF" w:themeColor="background1"/>
              </w:rPr>
              <w:t>Medium</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69DA0F" w14:textId="77777777" w:rsidR="00780160" w:rsidRPr="00C930FC" w:rsidRDefault="00780160" w:rsidP="00780160">
            <w:pPr>
              <w:pStyle w:val="Bullets1"/>
              <w:rPr>
                <w:rStyle w:val="Odwoaniedelikatne"/>
                <w:rFonts w:ascii="Times New Roman" w:eastAsia="Times New Roman" w:hAnsi="Times New Roman"/>
                <w:iCs/>
                <w:lang w:eastAsia="en-GB"/>
              </w:rPr>
            </w:pPr>
            <w:r w:rsidRPr="00C930FC">
              <w:rPr>
                <w:rStyle w:val="Odwoaniedelikatne"/>
                <w:rFonts w:ascii="Times New Roman" w:hAnsi="Times New Roman"/>
                <w:b/>
              </w:rPr>
              <w:t>Implement technical mechanisms to protect the data.</w:t>
            </w:r>
            <w:r w:rsidRPr="00C930FC">
              <w:rPr>
                <w:rStyle w:val="Odwoaniedelikatne"/>
                <w:rFonts w:ascii="Times New Roman" w:hAnsi="Times New Roman"/>
              </w:rPr>
              <w:t xml:space="preserve"> The proper mechanisms will be implemented in order to guarantee the integrity of the data and protect it from unauthorised access.</w:t>
            </w:r>
          </w:p>
          <w:p w14:paraId="45DF364F" w14:textId="775CF41F" w:rsidR="00780160" w:rsidRPr="00C930FC" w:rsidRDefault="00780160" w:rsidP="00780160">
            <w:pPr>
              <w:pStyle w:val="Bullets1"/>
            </w:pPr>
            <w:r w:rsidRPr="00C930FC">
              <w:rPr>
                <w:rStyle w:val="Odwoaniedelikatne"/>
                <w:rFonts w:ascii="Times New Roman" w:hAnsi="Times New Roman"/>
                <w:b/>
              </w:rPr>
              <w:t xml:space="preserve">Follow Open Data principles. </w:t>
            </w:r>
            <w:r w:rsidRPr="00C930FC">
              <w:rPr>
                <w:rStyle w:val="Odwoaniedelikatne"/>
                <w:rFonts w:ascii="Times New Roman" w:hAnsi="Times New Roman"/>
              </w:rPr>
              <w:t>Following Open Data principles</w:t>
            </w:r>
            <w:r w:rsidRPr="00C930FC">
              <w:rPr>
                <w:rStyle w:val="Odwoaniedelikatne"/>
                <w:rFonts w:ascii="Times New Roman" w:eastAsia="Times New Roman" w:hAnsi="Times New Roman"/>
                <w:iCs/>
                <w:lang w:eastAsia="en-GB"/>
              </w:rPr>
              <w:t xml:space="preserve">, </w:t>
            </w:r>
            <w:r w:rsidR="00FF768F" w:rsidRPr="00C930FC">
              <w:rPr>
                <w:rStyle w:val="Odwoaniedelikatne"/>
                <w:rFonts w:ascii="Times New Roman" w:eastAsia="Times New Roman" w:hAnsi="Times New Roman"/>
                <w:iCs/>
                <w:lang w:eastAsia="en-GB"/>
              </w:rPr>
              <w:t>most of</w:t>
            </w:r>
            <w:r w:rsidRPr="00C930FC">
              <w:rPr>
                <w:rStyle w:val="Odwoaniedelikatne"/>
                <w:rFonts w:ascii="Times New Roman" w:eastAsia="Times New Roman" w:hAnsi="Times New Roman"/>
                <w:iCs/>
                <w:lang w:eastAsia="en-GB"/>
              </w:rPr>
              <w:t xml:space="preserve"> the data shall be publicly available and free to use by everyone interested. Under this principle, the minimum data shall be kept secret</w:t>
            </w:r>
            <w:r w:rsidR="00424AB8" w:rsidRPr="00C930FC">
              <w:rPr>
                <w:rStyle w:val="Odwoaniedelikatne"/>
                <w:rFonts w:ascii="Times New Roman" w:eastAsia="Times New Roman" w:hAnsi="Times New Roman"/>
                <w:iCs/>
                <w:lang w:eastAsia="en-GB"/>
              </w:rPr>
              <w:t>.</w:t>
            </w:r>
            <w:r w:rsidRPr="00C930FC">
              <w:rPr>
                <w:rStyle w:val="Odwoaniedelikatne"/>
                <w:rFonts w:ascii="Times New Roman" w:eastAsia="Times New Roman" w:hAnsi="Times New Roman"/>
                <w:iCs/>
                <w:lang w:eastAsia="en-GB"/>
              </w:rPr>
              <w:t xml:space="preserve"> </w:t>
            </w:r>
            <w:r w:rsidR="00424AB8" w:rsidRPr="00C930FC">
              <w:rPr>
                <w:rStyle w:val="Odwoaniedelikatne"/>
                <w:rFonts w:ascii="Times New Roman" w:eastAsia="Times New Roman" w:hAnsi="Times New Roman"/>
                <w:iCs/>
                <w:lang w:eastAsia="en-GB"/>
              </w:rPr>
              <w:t>T</w:t>
            </w:r>
            <w:r w:rsidRPr="00C930FC">
              <w:rPr>
                <w:rStyle w:val="Odwoaniedelikatne"/>
                <w:rFonts w:ascii="Times New Roman" w:eastAsia="Times New Roman" w:hAnsi="Times New Roman"/>
                <w:iCs/>
                <w:lang w:eastAsia="en-GB"/>
              </w:rPr>
              <w:t>herefore</w:t>
            </w:r>
            <w:r w:rsidR="00424AB8" w:rsidRPr="00C930FC">
              <w:rPr>
                <w:rStyle w:val="Odwoaniedelikatne"/>
                <w:rFonts w:ascii="Times New Roman" w:eastAsia="Times New Roman" w:hAnsi="Times New Roman"/>
                <w:iCs/>
                <w:lang w:eastAsia="en-GB"/>
              </w:rPr>
              <w:t>,</w:t>
            </w:r>
            <w:r w:rsidRPr="00C930FC">
              <w:rPr>
                <w:rStyle w:val="Odwoaniedelikatne"/>
                <w:rFonts w:ascii="Times New Roman" w:eastAsia="Times New Roman" w:hAnsi="Times New Roman"/>
                <w:iCs/>
                <w:lang w:eastAsia="en-GB"/>
              </w:rPr>
              <w:t xml:space="preserve"> not much infrastructure is needed to protect it due to its low volume.</w:t>
            </w:r>
          </w:p>
        </w:tc>
      </w:tr>
      <w:tr w:rsidR="00780160" w:rsidRPr="00C930FC" w14:paraId="79BFA235"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EE7A98" w14:textId="76D24093" w:rsidR="00780160" w:rsidRPr="00C930FC" w:rsidRDefault="00780160" w:rsidP="00780160">
            <w:pPr>
              <w:pStyle w:val="Tekstpodstawowy"/>
              <w:rPr>
                <w:b/>
              </w:rPr>
            </w:pPr>
            <w:r w:rsidRPr="00C930FC">
              <w:rPr>
                <w:b/>
              </w:rPr>
              <w:t>6</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E1CB46" w14:textId="77777777" w:rsidR="00780160" w:rsidRPr="00C930FC" w:rsidRDefault="00780160" w:rsidP="00780160">
            <w:pPr>
              <w:pStyle w:val="Tekstpodstawowy"/>
              <w:rPr>
                <w:b/>
              </w:rPr>
            </w:pPr>
            <w:r w:rsidRPr="00C930FC">
              <w:rPr>
                <w:b/>
                <w:szCs w:val="22"/>
              </w:rPr>
              <w:t>Platform providers availability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3FFCCB" w14:textId="59822F2D" w:rsidR="00780160" w:rsidRPr="00C930FC" w:rsidRDefault="00780160" w:rsidP="006139DA">
            <w:pPr>
              <w:pStyle w:val="Tekstpodstawowy"/>
              <w:jc w:val="left"/>
            </w:pPr>
            <w:r w:rsidRPr="00C930FC">
              <w:rPr>
                <w:szCs w:val="22"/>
              </w:rPr>
              <w:t xml:space="preserve">Adapting </w:t>
            </w:r>
            <w:r w:rsidRPr="00C930FC">
              <w:t>NEPPs</w:t>
            </w:r>
            <w:r w:rsidRPr="00C930FC">
              <w:rPr>
                <w:szCs w:val="22"/>
              </w:rPr>
              <w:t xml:space="preserve"> to the Central Unit requires investment, and a minimum of three providers is needed to guarantee competitiveness. </w:t>
            </w:r>
            <w:r w:rsidR="00385BFC" w:rsidRPr="00C930FC">
              <w:rPr>
                <w:szCs w:val="22"/>
              </w:rPr>
              <w:t>The a</w:t>
            </w:r>
            <w:r w:rsidRPr="00C930FC">
              <w:rPr>
                <w:szCs w:val="22"/>
              </w:rPr>
              <w:t>ccess fee per tender should allow earn</w:t>
            </w:r>
            <w:r w:rsidR="006139DA" w:rsidRPr="00C930FC">
              <w:rPr>
                <w:szCs w:val="22"/>
              </w:rPr>
              <w:t>ing</w:t>
            </w:r>
            <w:r w:rsidRPr="00C930FC">
              <w:rPr>
                <w:szCs w:val="22"/>
              </w:rPr>
              <w:t xml:space="preserve"> a profit with an obligation of </w:t>
            </w:r>
            <w:r w:rsidR="006139DA" w:rsidRPr="00C930FC">
              <w:rPr>
                <w:szCs w:val="22"/>
              </w:rPr>
              <w:t>three</w:t>
            </w:r>
            <w:r w:rsidRPr="00C930FC">
              <w:rPr>
                <w:szCs w:val="22"/>
              </w:rPr>
              <w:t xml:space="preserve"> years </w:t>
            </w:r>
            <w:r w:rsidR="006139DA" w:rsidRPr="00C930FC">
              <w:rPr>
                <w:szCs w:val="22"/>
              </w:rPr>
              <w:t xml:space="preserve">minimum </w:t>
            </w:r>
            <w:r w:rsidRPr="00C930FC">
              <w:rPr>
                <w:szCs w:val="22"/>
              </w:rPr>
              <w:t>of operation.</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4F6228" w:themeFill="accent3" w:themeFillShade="80"/>
          </w:tcPr>
          <w:p w14:paraId="4ED1D2B5" w14:textId="77777777" w:rsidR="00780160" w:rsidRPr="00C930FC" w:rsidRDefault="00780160" w:rsidP="00780160">
            <w:pPr>
              <w:pStyle w:val="Tekstpodstawowy"/>
              <w:rPr>
                <w:color w:val="FFFFFF" w:themeColor="background1"/>
              </w:rPr>
            </w:pPr>
            <w:r w:rsidRPr="00C930FC">
              <w:rPr>
                <w:color w:val="FFFFFF" w:themeColor="background1"/>
                <w:szCs w:val="22"/>
              </w:rPr>
              <w:t>Remote</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632423" w:themeFill="accent2" w:themeFillShade="80"/>
          </w:tcPr>
          <w:p w14:paraId="628D5739" w14:textId="77777777" w:rsidR="00780160" w:rsidRPr="00C930FC" w:rsidRDefault="00780160" w:rsidP="00780160">
            <w:pPr>
              <w:pStyle w:val="Tekstpodstawowy"/>
              <w:rPr>
                <w:color w:val="FFFFFF" w:themeColor="background1"/>
              </w:rPr>
            </w:pPr>
            <w:r w:rsidRPr="00C930FC">
              <w:rPr>
                <w:color w:val="FFFFFF" w:themeColor="background1"/>
                <w:szCs w:val="22"/>
              </w:rPr>
              <w:t>Very 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580E01" w14:textId="42268220"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b/>
              </w:rPr>
              <w:t>Involve potential providers in the eProcurement reform process</w:t>
            </w:r>
            <w:r w:rsidRPr="00C930FC">
              <w:rPr>
                <w:rStyle w:val="Odwoaniedelikatne"/>
                <w:rFonts w:ascii="Times New Roman" w:hAnsi="Times New Roman"/>
              </w:rPr>
              <w:t xml:space="preserve">. Market research should start once the </w:t>
            </w:r>
            <w:r w:rsidR="00424AB8" w:rsidRPr="00C930FC">
              <w:rPr>
                <w:rStyle w:val="Odwoaniedelikatne"/>
                <w:rFonts w:ascii="Times New Roman" w:hAnsi="Times New Roman"/>
              </w:rPr>
              <w:t>c</w:t>
            </w:r>
            <w:r w:rsidRPr="00C930FC">
              <w:rPr>
                <w:rStyle w:val="Odwoaniedelikatne"/>
                <w:rFonts w:ascii="Times New Roman" w:hAnsi="Times New Roman"/>
              </w:rPr>
              <w:t>oncept reform is approved, and discussion spaces with businesses must be open during the whole process.</w:t>
            </w:r>
          </w:p>
          <w:p w14:paraId="441E3692" w14:textId="77777777"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b/>
              </w:rPr>
              <w:t>Open competition to international providers</w:t>
            </w:r>
            <w:r w:rsidRPr="00C930FC">
              <w:rPr>
                <w:rStyle w:val="Odwoaniedelikatne"/>
                <w:rFonts w:ascii="Times New Roman" w:hAnsi="Times New Roman"/>
              </w:rPr>
              <w:t>, especially platforms that have already implemented the system in Ukraine or Moldova.</w:t>
            </w:r>
          </w:p>
          <w:p w14:paraId="562062B1" w14:textId="77777777" w:rsidR="00780160" w:rsidRPr="00C930FC" w:rsidRDefault="00780160" w:rsidP="00780160">
            <w:pPr>
              <w:pStyle w:val="Bullets1"/>
              <w:rPr>
                <w:rStyle w:val="Odwoaniedelikatne"/>
                <w:rFonts w:ascii="Times New Roman" w:hAnsi="Times New Roman"/>
              </w:rPr>
            </w:pPr>
            <w:r w:rsidRPr="00C930FC">
              <w:rPr>
                <w:rStyle w:val="Odwoaniedelikatne"/>
                <w:rFonts w:ascii="Times New Roman" w:hAnsi="Times New Roman"/>
                <w:b/>
              </w:rPr>
              <w:t xml:space="preserve">Engage platforms with the pilot </w:t>
            </w:r>
            <w:r w:rsidRPr="00C930FC">
              <w:rPr>
                <w:rStyle w:val="Odwoaniedelikatne"/>
                <w:rFonts w:ascii="Times New Roman" w:hAnsi="Times New Roman"/>
              </w:rPr>
              <w:t xml:space="preserve">and limit required investment with free software to connect to Central Unit and dedicated capacity building. </w:t>
            </w:r>
          </w:p>
          <w:p w14:paraId="33771078" w14:textId="77777777" w:rsidR="00780160" w:rsidRPr="00C930FC" w:rsidRDefault="00780160" w:rsidP="00780160">
            <w:pPr>
              <w:pStyle w:val="Bullets1"/>
              <w:rPr>
                <w:rStyle w:val="Odwoaniedelikatne"/>
                <w:rFonts w:ascii="Times New Roman" w:hAnsi="Times New Roman"/>
                <w:b/>
                <w:iCs/>
              </w:rPr>
            </w:pPr>
            <w:r w:rsidRPr="00C930FC">
              <w:rPr>
                <w:rStyle w:val="Odwoaniedelikatne"/>
                <w:rFonts w:ascii="Times New Roman" w:hAnsi="Times New Roman"/>
                <w:b/>
              </w:rPr>
              <w:t xml:space="preserve">Involve civil society and international donors </w:t>
            </w:r>
            <w:r w:rsidRPr="00C930FC">
              <w:rPr>
                <w:rStyle w:val="Odwoaniedelikatne"/>
                <w:rFonts w:ascii="Times New Roman" w:hAnsi="Times New Roman"/>
              </w:rPr>
              <w:t>to guarantee the continuity of the project.</w:t>
            </w:r>
          </w:p>
        </w:tc>
      </w:tr>
    </w:tbl>
    <w:p w14:paraId="124F5A33" w14:textId="77777777" w:rsidR="00397BD2" w:rsidRPr="00C930FC" w:rsidRDefault="00397BD2" w:rsidP="00AD0759">
      <w:pPr>
        <w:pStyle w:val="Legenda"/>
        <w:sectPr w:rsidR="00397BD2" w:rsidRPr="00C930FC" w:rsidSect="00780160">
          <w:headerReference w:type="default" r:id="rId47"/>
          <w:footerReference w:type="default" r:id="rId48"/>
          <w:pgSz w:w="16838" w:h="11906" w:orient="landscape" w:code="9"/>
          <w:pgMar w:top="1434" w:right="820" w:bottom="1418" w:left="1418" w:header="567" w:footer="831" w:gutter="0"/>
          <w:cols w:space="708"/>
          <w:docGrid w:linePitch="360"/>
        </w:sectPr>
      </w:pPr>
    </w:p>
    <w:p w14:paraId="094419BE" w14:textId="77777777" w:rsidR="00244825" w:rsidRPr="00C930FC" w:rsidRDefault="58061BD8" w:rsidP="00E549C1">
      <w:pPr>
        <w:pStyle w:val="Nagwek1"/>
      </w:pPr>
      <w:bookmarkStart w:id="943" w:name="_Toc57705341"/>
      <w:r>
        <w:t>Next steps for eProcurement reform implementation</w:t>
      </w:r>
      <w:bookmarkEnd w:id="943"/>
    </w:p>
    <w:p w14:paraId="149C3EE1" w14:textId="792716AD" w:rsidR="0009336A" w:rsidRPr="00C930FC" w:rsidRDefault="0009336A" w:rsidP="0009336A">
      <w:pPr>
        <w:pStyle w:val="Tekstpodstawowy"/>
      </w:pPr>
      <w:r w:rsidRPr="00C930FC">
        <w:t xml:space="preserve">In order to implement </w:t>
      </w:r>
      <w:r w:rsidR="00957293" w:rsidRPr="00C930FC">
        <w:t xml:space="preserve">the eProcurement </w:t>
      </w:r>
      <w:r w:rsidR="002E1A66" w:rsidRPr="00C930FC">
        <w:t>reform</w:t>
      </w:r>
      <w:r w:rsidRPr="00C930FC">
        <w:t xml:space="preserve">, </w:t>
      </w:r>
      <w:r w:rsidR="00A9115D" w:rsidRPr="00C930FC">
        <w:t xml:space="preserve">the </w:t>
      </w:r>
      <w:r w:rsidR="00A37002" w:rsidRPr="00C930FC">
        <w:t>following key</w:t>
      </w:r>
      <w:r w:rsidR="00A9115D" w:rsidRPr="00C930FC">
        <w:t xml:space="preserve"> </w:t>
      </w:r>
      <w:r w:rsidR="004079C7" w:rsidRPr="00C930FC">
        <w:t>activities should</w:t>
      </w:r>
      <w:r w:rsidR="00A9115D" w:rsidRPr="00C930FC">
        <w:t xml:space="preserve"> be undertaken</w:t>
      </w:r>
      <w:r w:rsidRPr="00C930FC">
        <w:t>:</w:t>
      </w:r>
    </w:p>
    <w:p w14:paraId="492501B3" w14:textId="19AC7B9A" w:rsidR="002E1A66" w:rsidRPr="00C930FC" w:rsidRDefault="00996CA7" w:rsidP="00A41C7D">
      <w:pPr>
        <w:pStyle w:val="Tekstpodstawowy"/>
        <w:numPr>
          <w:ilvl w:val="0"/>
          <w:numId w:val="14"/>
        </w:numPr>
      </w:pPr>
      <w:r w:rsidRPr="00C930FC">
        <w:rPr>
          <w:b/>
        </w:rPr>
        <w:t>C</w:t>
      </w:r>
      <w:r w:rsidR="002E1A66" w:rsidRPr="00C930FC">
        <w:rPr>
          <w:b/>
        </w:rPr>
        <w:t>onduct an AS-IS analysis</w:t>
      </w:r>
      <w:r w:rsidR="002E1A66" w:rsidRPr="00C930FC">
        <w:t xml:space="preserve"> of the current situation and current practice</w:t>
      </w:r>
      <w:ins w:id="944" w:author="Chris Smith" w:date="2020-10-14T18:04:00Z">
        <w:r w:rsidR="002D1BC6" w:rsidRPr="00C930FC">
          <w:t xml:space="preserve"> and legi</w:t>
        </w:r>
      </w:ins>
      <w:ins w:id="945" w:author="Chris Smith" w:date="2020-11-28T15:12:00Z">
        <w:r w:rsidR="005B1AA9" w:rsidRPr="00C930FC">
          <w:t>s</w:t>
        </w:r>
      </w:ins>
      <w:ins w:id="946" w:author="Chris Smith" w:date="2020-10-14T18:04:00Z">
        <w:r w:rsidR="002D1BC6" w:rsidRPr="00C930FC">
          <w:t>l</w:t>
        </w:r>
        <w:del w:id="947" w:author="Chris Smith" w:date="2020-11-28T15:12:00Z">
          <w:r w:rsidR="002D1BC6" w:rsidRPr="00C930FC" w:rsidDel="005B1AA9">
            <w:delText>s</w:delText>
          </w:r>
        </w:del>
        <w:r w:rsidR="002D1BC6" w:rsidRPr="00C930FC">
          <w:t>ation</w:t>
        </w:r>
      </w:ins>
      <w:r w:rsidR="002E1A66" w:rsidRPr="00C930FC">
        <w:t xml:space="preserve"> on public procurement</w:t>
      </w:r>
      <w:r w:rsidRPr="00C930FC">
        <w:t>.</w:t>
      </w:r>
    </w:p>
    <w:p w14:paraId="2BBF0034" w14:textId="36B5E6C9" w:rsidR="0009336A" w:rsidRPr="00C930FC" w:rsidRDefault="00996CA7" w:rsidP="00A41C7D">
      <w:pPr>
        <w:pStyle w:val="Tekstpodstawowy"/>
        <w:numPr>
          <w:ilvl w:val="0"/>
          <w:numId w:val="14"/>
        </w:numPr>
      </w:pPr>
      <w:r w:rsidRPr="00C930FC">
        <w:rPr>
          <w:b/>
        </w:rPr>
        <w:t>P</w:t>
      </w:r>
      <w:r w:rsidR="002E1A66" w:rsidRPr="00C930FC">
        <w:rPr>
          <w:b/>
        </w:rPr>
        <w:t>repare a localised</w:t>
      </w:r>
      <w:r w:rsidR="0009336A" w:rsidRPr="00C930FC">
        <w:rPr>
          <w:b/>
        </w:rPr>
        <w:t xml:space="preserve"> </w:t>
      </w:r>
      <w:r w:rsidR="00516F0B" w:rsidRPr="00C930FC">
        <w:rPr>
          <w:b/>
        </w:rPr>
        <w:t xml:space="preserve">Technical </w:t>
      </w:r>
      <w:r w:rsidR="0009336A" w:rsidRPr="00C930FC">
        <w:rPr>
          <w:b/>
        </w:rPr>
        <w:t>Concept reform</w:t>
      </w:r>
      <w:r w:rsidR="0009336A" w:rsidRPr="00C930FC">
        <w:t xml:space="preserve">. </w:t>
      </w:r>
      <w:r w:rsidR="0025581E" w:rsidRPr="00C930FC">
        <w:t>Base</w:t>
      </w:r>
      <w:r w:rsidR="00F97219" w:rsidRPr="00C930FC">
        <w:t>d on the AS-IS analysis and this concept reform, prepare a localised concept reform</w:t>
      </w:r>
      <w:r w:rsidRPr="00C930FC">
        <w:t>.</w:t>
      </w:r>
    </w:p>
    <w:p w14:paraId="59778C01" w14:textId="37090325" w:rsidR="002E1A66" w:rsidRPr="00C930FC" w:rsidRDefault="00996CA7" w:rsidP="00A41C7D">
      <w:pPr>
        <w:pStyle w:val="Tekstpodstawowy"/>
        <w:numPr>
          <w:ilvl w:val="0"/>
          <w:numId w:val="14"/>
        </w:numPr>
      </w:pPr>
      <w:r w:rsidRPr="00C930FC">
        <w:rPr>
          <w:b/>
        </w:rPr>
        <w:t>A</w:t>
      </w:r>
      <w:r w:rsidR="002E1A66" w:rsidRPr="00C930FC">
        <w:rPr>
          <w:b/>
        </w:rPr>
        <w:t xml:space="preserve">pprove the </w:t>
      </w:r>
      <w:r w:rsidR="00516F0B" w:rsidRPr="00C930FC">
        <w:rPr>
          <w:b/>
        </w:rPr>
        <w:t xml:space="preserve">Technical </w:t>
      </w:r>
      <w:r w:rsidR="002E1A66" w:rsidRPr="00C930FC">
        <w:rPr>
          <w:b/>
        </w:rPr>
        <w:t>Concept</w:t>
      </w:r>
      <w:r w:rsidRPr="00C930FC">
        <w:rPr>
          <w:b/>
        </w:rPr>
        <w:t xml:space="preserve"> reform</w:t>
      </w:r>
      <w:r w:rsidR="002E1A66" w:rsidRPr="00C930FC">
        <w:t xml:space="preserve">. Reach an agreement within </w:t>
      </w:r>
      <w:r w:rsidR="00A9115D" w:rsidRPr="00C930FC">
        <w:t xml:space="preserve">the </w:t>
      </w:r>
      <w:r w:rsidR="00F97219" w:rsidRPr="00C930FC">
        <w:t>implementing</w:t>
      </w:r>
      <w:r w:rsidR="002E1A66" w:rsidRPr="00C930FC">
        <w:t xml:space="preserve"> government </w:t>
      </w:r>
      <w:r w:rsidR="00A9115D" w:rsidRPr="00C930FC">
        <w:t xml:space="preserve">agency(ies) on the strategic </w:t>
      </w:r>
      <w:r w:rsidR="002E1A66" w:rsidRPr="00C930FC">
        <w:t>points discussed in the present document</w:t>
      </w:r>
      <w:r w:rsidRPr="00C930FC">
        <w:t>.</w:t>
      </w:r>
    </w:p>
    <w:p w14:paraId="5A42D648" w14:textId="44F7D45F" w:rsidR="0009336A" w:rsidRPr="00C930FC" w:rsidRDefault="00996CA7" w:rsidP="00A41C7D">
      <w:pPr>
        <w:pStyle w:val="Tekstpodstawowy"/>
        <w:numPr>
          <w:ilvl w:val="0"/>
          <w:numId w:val="14"/>
        </w:numPr>
      </w:pPr>
      <w:r w:rsidRPr="00C930FC">
        <w:rPr>
          <w:b/>
        </w:rPr>
        <w:t>S</w:t>
      </w:r>
      <w:r w:rsidR="0009336A" w:rsidRPr="00C930FC">
        <w:rPr>
          <w:b/>
        </w:rPr>
        <w:t xml:space="preserve">tart the acquisition process for the </w:t>
      </w:r>
      <w:r w:rsidR="00C06EF7" w:rsidRPr="00C930FC">
        <w:rPr>
          <w:b/>
        </w:rPr>
        <w:t>Central Unit</w:t>
      </w:r>
      <w:r w:rsidR="00F97219" w:rsidRPr="00C930FC">
        <w:t xml:space="preserve">. </w:t>
      </w:r>
      <w:r w:rsidR="0009336A" w:rsidRPr="00C930FC">
        <w:t xml:space="preserve">This process involves the definition of the </w:t>
      </w:r>
      <w:r w:rsidR="005F1509" w:rsidRPr="00C930FC">
        <w:t>terms of reference</w:t>
      </w:r>
      <w:r w:rsidR="0009336A" w:rsidRPr="00C930FC">
        <w:t xml:space="preserve"> for the </w:t>
      </w:r>
      <w:r w:rsidR="00C06EF7" w:rsidRPr="00C930FC">
        <w:t>Central Unit</w:t>
      </w:r>
      <w:r w:rsidR="002E1A66" w:rsidRPr="00C930FC">
        <w:t>, and conducting the tendering procedure</w:t>
      </w:r>
      <w:r w:rsidRPr="00C930FC">
        <w:t>.</w:t>
      </w:r>
    </w:p>
    <w:p w14:paraId="512372C7" w14:textId="34F98C94" w:rsidR="0009336A" w:rsidRPr="00C930FC" w:rsidRDefault="00996CA7" w:rsidP="00A41C7D">
      <w:pPr>
        <w:pStyle w:val="Tekstpodstawowy"/>
        <w:numPr>
          <w:ilvl w:val="0"/>
          <w:numId w:val="14"/>
        </w:numPr>
      </w:pPr>
      <w:r w:rsidRPr="00C930FC">
        <w:rPr>
          <w:b/>
        </w:rPr>
        <w:t>S</w:t>
      </w:r>
      <w:r w:rsidR="0009336A" w:rsidRPr="00C930FC">
        <w:rPr>
          <w:b/>
        </w:rPr>
        <w:t xml:space="preserve">tart the </w:t>
      </w:r>
      <w:r w:rsidR="00AE44E3" w:rsidRPr="00C930FC">
        <w:rPr>
          <w:b/>
        </w:rPr>
        <w:t>accreditation</w:t>
      </w:r>
      <w:r w:rsidR="0009336A" w:rsidRPr="00C930FC">
        <w:rPr>
          <w:b/>
        </w:rPr>
        <w:t xml:space="preserve"> process for </w:t>
      </w:r>
      <w:r w:rsidR="00A91010" w:rsidRPr="00C930FC">
        <w:rPr>
          <w:b/>
        </w:rPr>
        <w:t>NEPPs</w:t>
      </w:r>
      <w:r w:rsidR="0009336A" w:rsidRPr="00C930FC">
        <w:t xml:space="preserve">. Initial talks with interested parties </w:t>
      </w:r>
      <w:r w:rsidR="000B63F1" w:rsidRPr="00C930FC">
        <w:t xml:space="preserve">should </w:t>
      </w:r>
      <w:r w:rsidR="002169DD" w:rsidRPr="00C930FC">
        <w:t xml:space="preserve">start </w:t>
      </w:r>
      <w:r w:rsidR="000B63F1" w:rsidRPr="00C930FC">
        <w:t>at the beginning of the project</w:t>
      </w:r>
      <w:r w:rsidR="0009336A" w:rsidRPr="00C930FC">
        <w:t xml:space="preserve">. The goal should be to have at least three working platforms </w:t>
      </w:r>
      <w:r w:rsidR="007B7A12" w:rsidRPr="00C930FC">
        <w:t>before starting the pilot</w:t>
      </w:r>
      <w:r w:rsidRPr="00C930FC">
        <w:t>.</w:t>
      </w:r>
    </w:p>
    <w:p w14:paraId="57F72857" w14:textId="70BFB3A9" w:rsidR="0009336A" w:rsidRPr="00C930FC" w:rsidRDefault="00996CA7" w:rsidP="00A41C7D">
      <w:pPr>
        <w:pStyle w:val="Tekstpodstawowy"/>
        <w:numPr>
          <w:ilvl w:val="0"/>
          <w:numId w:val="14"/>
        </w:numPr>
      </w:pPr>
      <w:r w:rsidRPr="00C930FC">
        <w:rPr>
          <w:b/>
        </w:rPr>
        <w:t>R</w:t>
      </w:r>
      <w:r w:rsidR="0009336A" w:rsidRPr="00C930FC">
        <w:rPr>
          <w:b/>
        </w:rPr>
        <w:t>evi</w:t>
      </w:r>
      <w:r w:rsidR="00902173" w:rsidRPr="00C930FC">
        <w:rPr>
          <w:b/>
        </w:rPr>
        <w:t>se</w:t>
      </w:r>
      <w:r w:rsidR="0009336A" w:rsidRPr="00C930FC">
        <w:rPr>
          <w:b/>
        </w:rPr>
        <w:t xml:space="preserve"> </w:t>
      </w:r>
      <w:r w:rsidR="00902173" w:rsidRPr="00C930FC">
        <w:rPr>
          <w:b/>
        </w:rPr>
        <w:t xml:space="preserve">the </w:t>
      </w:r>
      <w:r w:rsidR="0009336A" w:rsidRPr="00C930FC">
        <w:rPr>
          <w:b/>
        </w:rPr>
        <w:t xml:space="preserve">public procurement law </w:t>
      </w:r>
      <w:r w:rsidR="00902173" w:rsidRPr="00C930FC">
        <w:rPr>
          <w:b/>
        </w:rPr>
        <w:t>and</w:t>
      </w:r>
      <w:r w:rsidR="0009336A" w:rsidRPr="00C930FC">
        <w:rPr>
          <w:b/>
        </w:rPr>
        <w:t xml:space="preserve"> regulations</w:t>
      </w:r>
      <w:r w:rsidR="00902173" w:rsidRPr="00C930FC">
        <w:rPr>
          <w:b/>
        </w:rPr>
        <w:t xml:space="preserve"> in view </w:t>
      </w:r>
      <w:r w:rsidR="000B63F1" w:rsidRPr="00C930FC">
        <w:rPr>
          <w:b/>
        </w:rPr>
        <w:t>of adapting</w:t>
      </w:r>
      <w:r w:rsidR="0009336A" w:rsidRPr="00C930FC">
        <w:rPr>
          <w:b/>
        </w:rPr>
        <w:t xml:space="preserve"> them</w:t>
      </w:r>
      <w:r w:rsidR="0009336A" w:rsidRPr="00C930FC">
        <w:t xml:space="preserve"> to electronic procurement requirements, as well as to EUPD 2014 and WTO GPA r</w:t>
      </w:r>
      <w:r w:rsidR="002E1A66" w:rsidRPr="00C930FC">
        <w:t>equirements</w:t>
      </w:r>
      <w:r w:rsidRPr="00C930FC">
        <w:t>.</w:t>
      </w:r>
    </w:p>
    <w:p w14:paraId="3FD36899" w14:textId="47A6F6A4" w:rsidR="009D2078" w:rsidRPr="00C930FC" w:rsidRDefault="00996CA7" w:rsidP="00A41C7D">
      <w:pPr>
        <w:pStyle w:val="Tekstpodstawowy"/>
        <w:numPr>
          <w:ilvl w:val="0"/>
          <w:numId w:val="14"/>
        </w:numPr>
      </w:pPr>
      <w:r w:rsidRPr="00C930FC">
        <w:rPr>
          <w:b/>
        </w:rPr>
        <w:t>S</w:t>
      </w:r>
      <w:r w:rsidR="00F83FB3" w:rsidRPr="00C930FC">
        <w:rPr>
          <w:b/>
        </w:rPr>
        <w:t>tart the pilot</w:t>
      </w:r>
      <w:r w:rsidR="009D2078" w:rsidRPr="00C930FC">
        <w:rPr>
          <w:b/>
        </w:rPr>
        <w:t xml:space="preserve">. </w:t>
      </w:r>
      <w:r w:rsidR="008107D7" w:rsidRPr="00C930FC">
        <w:t xml:space="preserve">The eProcurement system will </w:t>
      </w:r>
      <w:r w:rsidR="00F83FB3" w:rsidRPr="00C930FC">
        <w:t xml:space="preserve">start a </w:t>
      </w:r>
      <w:r w:rsidR="008107D7" w:rsidRPr="00C930FC">
        <w:t>pilot on micro</w:t>
      </w:r>
      <w:r w:rsidR="00AF678A" w:rsidRPr="00C930FC">
        <w:t>-</w:t>
      </w:r>
      <w:r w:rsidR="008107D7" w:rsidRPr="00C930FC">
        <w:t>procedures</w:t>
      </w:r>
      <w:r w:rsidR="00B37B1B" w:rsidRPr="00C930FC">
        <w:t xml:space="preserve"> and a pilot on EU/GPA </w:t>
      </w:r>
      <w:r w:rsidR="00C078DB" w:rsidRPr="00C930FC">
        <w:t xml:space="preserve">above-threshold </w:t>
      </w:r>
      <w:r w:rsidR="00B37B1B" w:rsidRPr="00C930FC">
        <w:t>procedures</w:t>
      </w:r>
      <w:r w:rsidR="00957293" w:rsidRPr="00C930FC">
        <w:t>.</w:t>
      </w:r>
    </w:p>
    <w:p w14:paraId="2C608B00" w14:textId="77777777" w:rsidR="0026688C" w:rsidRPr="00C930FC" w:rsidRDefault="0026688C">
      <w:pPr>
        <w:spacing w:before="0" w:after="0" w:line="240" w:lineRule="auto"/>
        <w:jc w:val="left"/>
        <w:rPr>
          <w:b/>
          <w:bCs/>
          <w:color w:val="9AAE04"/>
          <w:kern w:val="32"/>
          <w:sz w:val="28"/>
          <w:szCs w:val="32"/>
        </w:rPr>
      </w:pPr>
      <w:r w:rsidRPr="00C930FC">
        <w:br w:type="page"/>
      </w:r>
    </w:p>
    <w:p w14:paraId="0EC15B8A" w14:textId="77777777" w:rsidR="00244825" w:rsidRPr="00C930FC" w:rsidRDefault="58061BD8" w:rsidP="00E549C1">
      <w:pPr>
        <w:pStyle w:val="Nagwek1"/>
      </w:pPr>
      <w:bookmarkStart w:id="948" w:name="_Toc57705342"/>
      <w:r>
        <w:t>Annexes</w:t>
      </w:r>
      <w:bookmarkEnd w:id="948"/>
    </w:p>
    <w:p w14:paraId="2AE17D20" w14:textId="70D70307" w:rsidR="00244825" w:rsidRPr="00C930FC" w:rsidRDefault="58061BD8" w:rsidP="00C43A57">
      <w:pPr>
        <w:pStyle w:val="Nagwek2"/>
        <w:rPr>
          <w:rFonts w:cs="Times New Roman"/>
        </w:rPr>
      </w:pPr>
      <w:bookmarkStart w:id="949" w:name="_Ref24306665"/>
      <w:bookmarkStart w:id="950" w:name="_Toc57705343"/>
      <w:ins w:id="951" w:author="Alba Colomer Padrosa" w:date="2020-11-30T08:12:00Z">
        <w:r w:rsidRPr="58061BD8">
          <w:rPr>
            <w:rFonts w:cs="Times New Roman"/>
          </w:rPr>
          <w:t xml:space="preserve">Annex I - </w:t>
        </w:r>
      </w:ins>
      <w:r w:rsidRPr="58061BD8">
        <w:rPr>
          <w:rFonts w:cs="Times New Roman"/>
        </w:rPr>
        <w:t>Functionalities description</w:t>
      </w:r>
      <w:bookmarkEnd w:id="949"/>
      <w:bookmarkEnd w:id="950"/>
    </w:p>
    <w:p w14:paraId="2789ECC0" w14:textId="77777777" w:rsidR="00C43A57" w:rsidRPr="00C930FC" w:rsidRDefault="001B2946" w:rsidP="00C43A57">
      <w:pPr>
        <w:pStyle w:val="Tekstpodstawowy"/>
      </w:pPr>
      <w:r w:rsidRPr="00C930FC">
        <w:t xml:space="preserve">The functionalities discussed </w:t>
      </w:r>
      <w:r w:rsidR="00957293" w:rsidRPr="00C930FC">
        <w:t>i</w:t>
      </w:r>
      <w:r w:rsidRPr="00C930FC">
        <w:t>n the coverage section are presented and defined below:</w:t>
      </w:r>
    </w:p>
    <w:p w14:paraId="7E688573" w14:textId="48BA9CD4" w:rsidR="009615C0" w:rsidRPr="00C930FC" w:rsidRDefault="009615C0" w:rsidP="00AD0759">
      <w:pPr>
        <w:pStyle w:val="Legenda"/>
      </w:pPr>
      <w:bookmarkStart w:id="952" w:name="_Toc31289780"/>
      <w:r w:rsidRPr="00C930FC">
        <w:t xml:space="preserve">Table </w:t>
      </w:r>
      <w:r w:rsidRPr="00C930FC">
        <w:fldChar w:fldCharType="begin"/>
      </w:r>
      <w:r w:rsidRPr="00C930FC">
        <w:instrText>SEQ Table \* ARABIC</w:instrText>
      </w:r>
      <w:r w:rsidRPr="00C930FC">
        <w:fldChar w:fldCharType="separate"/>
      </w:r>
      <w:ins w:id="953" w:author="Chris Smith" w:date="2020-10-14T09:38:00Z">
        <w:r w:rsidR="00D51716" w:rsidRPr="00595F28">
          <w:rPr>
            <w:rPrChange w:id="954" w:author="Chris Smith" w:date="2020-11-28T15:13:00Z">
              <w:rPr>
                <w:noProof/>
              </w:rPr>
            </w:rPrChange>
          </w:rPr>
          <w:t>10</w:t>
        </w:r>
      </w:ins>
      <w:del w:id="955" w:author="Chris Smith" w:date="2020-10-14T09:32:00Z">
        <w:r w:rsidR="00AD3DB0" w:rsidRPr="00595F28" w:rsidDel="00771B04">
          <w:rPr>
            <w:rPrChange w:id="956" w:author="Chris Smith" w:date="2020-11-28T15:13:00Z">
              <w:rPr>
                <w:noProof/>
              </w:rPr>
            </w:rPrChange>
          </w:rPr>
          <w:delText>6</w:delText>
        </w:r>
      </w:del>
      <w:r w:rsidRPr="00C930FC">
        <w:fldChar w:fldCharType="end"/>
      </w:r>
      <w:r w:rsidRPr="00C930FC">
        <w:t xml:space="preserve"> Functionalities description</w:t>
      </w:r>
      <w:bookmarkEnd w:id="952"/>
    </w:p>
    <w:tbl>
      <w:tblPr>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6521"/>
      </w:tblGrid>
      <w:tr w:rsidR="00637499" w:rsidRPr="00C930FC" w14:paraId="2B1C80C2" w14:textId="77777777" w:rsidTr="58061BD8">
        <w:trPr>
          <w:tblHeader/>
        </w:trPr>
        <w:tc>
          <w:tcPr>
            <w:tcW w:w="2260" w:type="dxa"/>
            <w:tcBorders>
              <w:top w:val="nil"/>
              <w:left w:val="single" w:sz="4" w:space="0" w:color="A6A6A6" w:themeColor="background1" w:themeShade="A6"/>
              <w:bottom w:val="single" w:sz="4" w:space="0" w:color="A6A6A6" w:themeColor="background1" w:themeShade="A6"/>
              <w:right w:val="single" w:sz="4" w:space="0" w:color="FFFFFF" w:themeColor="background1"/>
            </w:tcBorders>
            <w:shd w:val="clear" w:color="auto" w:fill="00539B"/>
            <w:tcMar>
              <w:top w:w="90" w:type="dxa"/>
              <w:left w:w="195" w:type="dxa"/>
              <w:bottom w:w="90" w:type="dxa"/>
              <w:right w:w="195" w:type="dxa"/>
            </w:tcMar>
            <w:vAlign w:val="center"/>
            <w:hideMark/>
          </w:tcPr>
          <w:p w14:paraId="714C3719" w14:textId="116A6B5B" w:rsidR="00637499" w:rsidRPr="00C930FC" w:rsidRDefault="00637499" w:rsidP="00637499">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F</w:t>
            </w:r>
            <w:r w:rsidR="009615C0" w:rsidRPr="00C930FC">
              <w:rPr>
                <w:b/>
                <w:bCs/>
                <w:color w:val="FFFFFF" w:themeColor="background1"/>
                <w:szCs w:val="22"/>
                <w:lang w:eastAsia="es-ES"/>
              </w:rPr>
              <w:t>unctionality</w:t>
            </w:r>
          </w:p>
        </w:tc>
        <w:tc>
          <w:tcPr>
            <w:tcW w:w="6521" w:type="dxa"/>
            <w:tcBorders>
              <w:top w:val="nil"/>
              <w:left w:val="single" w:sz="4" w:space="0" w:color="FFFFFF" w:themeColor="background1"/>
              <w:bottom w:val="single" w:sz="4" w:space="0" w:color="A6A6A6" w:themeColor="background1" w:themeShade="A6"/>
              <w:right w:val="single" w:sz="4" w:space="0" w:color="A6A6A6" w:themeColor="background1" w:themeShade="A6"/>
            </w:tcBorders>
            <w:shd w:val="clear" w:color="auto" w:fill="00539B"/>
            <w:tcMar>
              <w:top w:w="90" w:type="dxa"/>
              <w:left w:w="195" w:type="dxa"/>
              <w:bottom w:w="90" w:type="dxa"/>
              <w:right w:w="195" w:type="dxa"/>
            </w:tcMar>
            <w:vAlign w:val="center"/>
            <w:hideMark/>
          </w:tcPr>
          <w:p w14:paraId="13EAA083" w14:textId="77777777" w:rsidR="00637499" w:rsidRPr="00C930FC" w:rsidRDefault="00637499" w:rsidP="00637499">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Description</w:t>
            </w:r>
          </w:p>
        </w:tc>
      </w:tr>
      <w:tr w:rsidR="00FC75FD" w:rsidRPr="00C930FC" w14:paraId="34B4ACA4"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F844AAB" w14:textId="77777777" w:rsidR="00FC75FD" w:rsidRPr="00C930FC" w:rsidRDefault="00FC75FD" w:rsidP="00637499">
            <w:pPr>
              <w:spacing w:before="0" w:after="0" w:line="240" w:lineRule="auto"/>
              <w:jc w:val="left"/>
              <w:rPr>
                <w:b/>
                <w:bCs/>
                <w:szCs w:val="22"/>
                <w:lang w:eastAsia="es-ES"/>
              </w:rPr>
            </w:pPr>
            <w:r w:rsidRPr="00C930FC">
              <w:rPr>
                <w:b/>
                <w:bCs/>
                <w:szCs w:val="22"/>
                <w:lang w:eastAsia="es-ES"/>
              </w:rPr>
              <w:t>BPE</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11318B2B" w14:textId="6B50C891" w:rsidR="00FC75FD" w:rsidRPr="00C930FC" w:rsidRDefault="00FC75FD" w:rsidP="00637499">
            <w:pPr>
              <w:spacing w:before="0" w:after="0" w:line="240" w:lineRule="auto"/>
              <w:jc w:val="left"/>
              <w:rPr>
                <w:szCs w:val="22"/>
                <w:lang w:eastAsia="es-ES"/>
              </w:rPr>
            </w:pPr>
            <w:r w:rsidRPr="00C930FC">
              <w:rPr>
                <w:szCs w:val="22"/>
                <w:lang w:eastAsia="es-ES"/>
              </w:rPr>
              <w:t>The</w:t>
            </w:r>
            <w:r w:rsidRPr="00C930FC">
              <w:rPr>
                <w:b/>
                <w:szCs w:val="22"/>
                <w:lang w:eastAsia="es-ES"/>
              </w:rPr>
              <w:t xml:space="preserve"> </w:t>
            </w:r>
            <w:r w:rsidRPr="00C930FC">
              <w:rPr>
                <w:b/>
                <w:bCs/>
                <w:szCs w:val="22"/>
                <w:lang w:eastAsia="es-ES"/>
              </w:rPr>
              <w:t xml:space="preserve">Business Processing Engine (BPE) </w:t>
            </w:r>
            <w:r w:rsidRPr="00C930FC">
              <w:rPr>
                <w:szCs w:val="22"/>
                <w:lang w:eastAsia="es-ES"/>
              </w:rPr>
              <w:t xml:space="preserve">is the logical layer responsible for identifying an event, and then selecting and executing the appropriate reaction. It can also trigger </w:t>
            </w:r>
            <w:r w:rsidR="00D36254" w:rsidRPr="00C930FC">
              <w:rPr>
                <w:szCs w:val="22"/>
                <w:lang w:eastAsia="es-ES"/>
              </w:rPr>
              <w:t>several</w:t>
            </w:r>
            <w:r w:rsidRPr="00C930FC">
              <w:rPr>
                <w:szCs w:val="22"/>
                <w:lang w:eastAsia="es-ES"/>
              </w:rPr>
              <w:t xml:space="preserve"> assertions. Processing involves tracking and analy</w:t>
            </w:r>
            <w:r w:rsidR="00C078DB" w:rsidRPr="00C930FC">
              <w:rPr>
                <w:szCs w:val="22"/>
                <w:lang w:eastAsia="es-ES"/>
              </w:rPr>
              <w:t>s</w:t>
            </w:r>
            <w:r w:rsidRPr="00C930FC">
              <w:rPr>
                <w:szCs w:val="22"/>
                <w:lang w:eastAsia="es-ES"/>
              </w:rPr>
              <w:t>ing streams of data from events to support better insight and decision making. The rest of the modules are components that ‘work’ as a demand of the BPE.</w:t>
            </w:r>
          </w:p>
        </w:tc>
      </w:tr>
      <w:tr w:rsidR="00637499" w:rsidRPr="00C930FC" w14:paraId="627EAF34"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24FD604" w14:textId="152B5E76" w:rsidR="00637499" w:rsidRPr="00C930FC" w:rsidRDefault="00637499" w:rsidP="00637499">
            <w:pPr>
              <w:spacing w:before="0" w:after="0" w:line="240" w:lineRule="auto"/>
              <w:jc w:val="left"/>
              <w:rPr>
                <w:szCs w:val="22"/>
                <w:lang w:eastAsia="es-ES"/>
              </w:rPr>
            </w:pPr>
            <w:r w:rsidRPr="00C930FC">
              <w:rPr>
                <w:b/>
                <w:bCs/>
                <w:szCs w:val="22"/>
                <w:lang w:eastAsia="es-ES"/>
              </w:rPr>
              <w:t xml:space="preserve">Web </w:t>
            </w:r>
            <w:r w:rsidR="00C078DB" w:rsidRPr="00C930FC">
              <w:rPr>
                <w:b/>
                <w:bCs/>
                <w:szCs w:val="22"/>
                <w:lang w:eastAsia="es-ES"/>
              </w:rPr>
              <w:t>p</w:t>
            </w:r>
            <w:r w:rsidRPr="00C930FC">
              <w:rPr>
                <w:b/>
                <w:bCs/>
                <w:szCs w:val="22"/>
                <w:lang w:eastAsia="es-ES"/>
              </w:rPr>
              <w:t>ortal</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BD2010A" w14:textId="77777777" w:rsidR="00637499" w:rsidRPr="00C930FC" w:rsidRDefault="00637499" w:rsidP="00637499">
            <w:pPr>
              <w:spacing w:before="0" w:after="0" w:line="240" w:lineRule="auto"/>
              <w:jc w:val="left"/>
              <w:rPr>
                <w:szCs w:val="22"/>
                <w:lang w:eastAsia="es-ES"/>
              </w:rPr>
            </w:pPr>
            <w:r w:rsidRPr="00C930FC">
              <w:rPr>
                <w:b/>
                <w:szCs w:val="22"/>
                <w:lang w:eastAsia="es-ES"/>
              </w:rPr>
              <w:t>Single government portal</w:t>
            </w:r>
            <w:r w:rsidRPr="00C930FC">
              <w:rPr>
                <w:szCs w:val="22"/>
                <w:lang w:eastAsia="es-ES"/>
              </w:rPr>
              <w:t xml:space="preserve"> providing an open access to the eProcurement System and publishing all relevant information on public procurement for all public procurement process stakeholders, including civil society.</w:t>
            </w:r>
          </w:p>
        </w:tc>
      </w:tr>
      <w:tr w:rsidR="00E0472F" w:rsidRPr="00C930FC" w14:paraId="1305F04C"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31143E2D" w14:textId="77777777" w:rsidR="00E0472F" w:rsidRPr="00C930FC" w:rsidRDefault="00E0472F" w:rsidP="00637499">
            <w:pPr>
              <w:spacing w:before="0" w:after="0" w:line="240" w:lineRule="auto"/>
              <w:jc w:val="left"/>
              <w:rPr>
                <w:b/>
                <w:bCs/>
                <w:szCs w:val="22"/>
                <w:lang w:eastAsia="es-ES"/>
              </w:rPr>
            </w:pPr>
            <w:r w:rsidRPr="00C930FC">
              <w:rPr>
                <w:b/>
                <w:bCs/>
                <w:szCs w:val="22"/>
                <w:lang w:eastAsia="es-ES"/>
              </w:rPr>
              <w:t>eBudget</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0A2077B" w14:textId="77777777" w:rsidR="00E0472F" w:rsidRPr="00C930FC" w:rsidRDefault="00E0472F" w:rsidP="00637499">
            <w:pPr>
              <w:spacing w:before="0" w:after="0" w:line="240" w:lineRule="auto"/>
              <w:jc w:val="left"/>
              <w:rPr>
                <w:b/>
                <w:szCs w:val="22"/>
                <w:lang w:eastAsia="es-ES"/>
              </w:rPr>
            </w:pPr>
            <w:r w:rsidRPr="00C930FC">
              <w:rPr>
                <w:b/>
                <w:szCs w:val="22"/>
                <w:lang w:eastAsia="es-ES"/>
              </w:rPr>
              <w:t xml:space="preserve">eBudget </w:t>
            </w:r>
            <w:r w:rsidRPr="00C930FC">
              <w:rPr>
                <w:szCs w:val="22"/>
                <w:lang w:eastAsia="es-ES"/>
              </w:rPr>
              <w:t>allows the online definition and preparation of expenditure items, funding sources, periods of budgeting and budgets in structured form.</w:t>
            </w:r>
          </w:p>
        </w:tc>
      </w:tr>
      <w:tr w:rsidR="00637499" w:rsidRPr="00C930FC" w14:paraId="42BBC4F8"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5E05BC3" w14:textId="77777777" w:rsidR="00637499" w:rsidRPr="00C930FC" w:rsidRDefault="00637499" w:rsidP="00637499">
            <w:pPr>
              <w:spacing w:before="0" w:after="0" w:line="240" w:lineRule="auto"/>
              <w:jc w:val="left"/>
              <w:rPr>
                <w:szCs w:val="22"/>
                <w:lang w:eastAsia="es-ES"/>
              </w:rPr>
            </w:pPr>
            <w:r w:rsidRPr="00C930FC">
              <w:rPr>
                <w:b/>
                <w:bCs/>
                <w:szCs w:val="22"/>
                <w:lang w:eastAsia="es-ES"/>
              </w:rPr>
              <w:t>ePlanning</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B2D44F8" w14:textId="77777777" w:rsidR="00637499" w:rsidRPr="00C930FC" w:rsidRDefault="00637499" w:rsidP="00637499">
            <w:pPr>
              <w:spacing w:before="0" w:after="0" w:line="240" w:lineRule="auto"/>
              <w:jc w:val="left"/>
              <w:rPr>
                <w:szCs w:val="22"/>
                <w:lang w:eastAsia="es-ES"/>
              </w:rPr>
            </w:pPr>
            <w:r w:rsidRPr="00C930FC">
              <w:rPr>
                <w:b/>
                <w:szCs w:val="22"/>
                <w:lang w:eastAsia="es-ES"/>
              </w:rPr>
              <w:t>ePlanning</w:t>
            </w:r>
            <w:r w:rsidRPr="00C930FC">
              <w:rPr>
                <w:szCs w:val="22"/>
                <w:lang w:eastAsia="es-ES"/>
              </w:rPr>
              <w:t xml:space="preserve"> allows the </w:t>
            </w:r>
            <w:r w:rsidRPr="00C930FC">
              <w:rPr>
                <w:b/>
                <w:szCs w:val="22"/>
                <w:lang w:eastAsia="es-ES"/>
              </w:rPr>
              <w:t>scheduling</w:t>
            </w:r>
            <w:r w:rsidRPr="00C930FC">
              <w:rPr>
                <w:szCs w:val="22"/>
                <w:lang w:eastAsia="es-ES"/>
              </w:rPr>
              <w:t xml:space="preserve"> of public procurement procedures from </w:t>
            </w:r>
            <w:r w:rsidRPr="00C930FC">
              <w:rPr>
                <w:b/>
                <w:szCs w:val="22"/>
                <w:lang w:eastAsia="es-ES"/>
              </w:rPr>
              <w:t xml:space="preserve">yearly and individual </w:t>
            </w:r>
            <w:r w:rsidRPr="00C930FC">
              <w:rPr>
                <w:szCs w:val="22"/>
                <w:lang w:eastAsia="es-ES"/>
              </w:rPr>
              <w:t>perspectives. Procurement planning involves adopting a coherent approach to the acquisition of work, goods, or services, the definition of the procurement process, the engagement of stakeholders, and the governance of the project.</w:t>
            </w:r>
          </w:p>
        </w:tc>
      </w:tr>
      <w:tr w:rsidR="00637499" w:rsidRPr="00C930FC" w14:paraId="45AC7871"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8804712" w14:textId="77777777" w:rsidR="00637499" w:rsidRPr="00C930FC" w:rsidRDefault="00637499" w:rsidP="00637499">
            <w:pPr>
              <w:spacing w:before="0" w:after="0" w:line="240" w:lineRule="auto"/>
              <w:jc w:val="left"/>
              <w:rPr>
                <w:szCs w:val="22"/>
                <w:lang w:eastAsia="es-ES"/>
              </w:rPr>
            </w:pPr>
            <w:r w:rsidRPr="00C930FC">
              <w:rPr>
                <w:b/>
                <w:bCs/>
                <w:szCs w:val="22"/>
                <w:lang w:eastAsia="es-ES"/>
              </w:rPr>
              <w:t>eAccess</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2C334360" w14:textId="1C3A6D1C" w:rsidR="00637499" w:rsidRPr="00C930FC" w:rsidRDefault="00637499" w:rsidP="00CB6511">
            <w:pPr>
              <w:spacing w:before="0" w:after="0" w:line="240" w:lineRule="auto"/>
              <w:jc w:val="left"/>
              <w:rPr>
                <w:szCs w:val="22"/>
                <w:lang w:eastAsia="es-ES"/>
              </w:rPr>
            </w:pPr>
            <w:r w:rsidRPr="00C930FC">
              <w:rPr>
                <w:szCs w:val="22"/>
                <w:lang w:eastAsia="es-ES"/>
              </w:rPr>
              <w:t xml:space="preserve">eAccess allows user administrations on the CDU side to </w:t>
            </w:r>
            <w:r w:rsidRPr="00C930FC">
              <w:rPr>
                <w:b/>
                <w:szCs w:val="22"/>
                <w:lang w:eastAsia="es-ES"/>
              </w:rPr>
              <w:t>set the workflow, validation rules, data structure</w:t>
            </w:r>
            <w:r w:rsidRPr="00C930FC">
              <w:rPr>
                <w:szCs w:val="22"/>
                <w:lang w:eastAsia="es-ES"/>
              </w:rPr>
              <w:t xml:space="preserve"> and other features of the tender information to be published by the </w:t>
            </w:r>
            <w:r w:rsidR="00E0472F" w:rsidRPr="00C930FC">
              <w:rPr>
                <w:szCs w:val="22"/>
                <w:lang w:eastAsia="es-ES"/>
              </w:rPr>
              <w:t>NEPPs</w:t>
            </w:r>
            <w:r w:rsidRPr="00C930FC">
              <w:rPr>
                <w:szCs w:val="22"/>
                <w:lang w:eastAsia="es-ES"/>
              </w:rPr>
              <w:t>.</w:t>
            </w:r>
          </w:p>
        </w:tc>
      </w:tr>
      <w:tr w:rsidR="00637499" w:rsidRPr="00C930FC" w14:paraId="29460C5E"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495543B" w14:textId="77777777" w:rsidR="00637499" w:rsidRPr="00C930FC" w:rsidRDefault="00637499" w:rsidP="00637499">
            <w:pPr>
              <w:spacing w:before="0" w:after="0" w:line="240" w:lineRule="auto"/>
              <w:jc w:val="left"/>
              <w:rPr>
                <w:szCs w:val="22"/>
                <w:lang w:eastAsia="es-ES"/>
              </w:rPr>
            </w:pPr>
            <w:r w:rsidRPr="00C930FC">
              <w:rPr>
                <w:b/>
                <w:bCs/>
                <w:szCs w:val="22"/>
                <w:lang w:eastAsia="es-ES"/>
              </w:rPr>
              <w:t>eNotices</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FCD125A" w14:textId="2240B731" w:rsidR="00637499" w:rsidRPr="00C930FC" w:rsidRDefault="00637499" w:rsidP="00637499">
            <w:pPr>
              <w:spacing w:before="0" w:after="0" w:line="240" w:lineRule="auto"/>
              <w:jc w:val="left"/>
              <w:rPr>
                <w:szCs w:val="22"/>
                <w:lang w:eastAsia="es-ES"/>
              </w:rPr>
            </w:pPr>
            <w:r w:rsidRPr="00C930FC">
              <w:rPr>
                <w:szCs w:val="22"/>
                <w:lang w:eastAsia="es-ES"/>
              </w:rPr>
              <w:t xml:space="preserve">On the Central Database Unit, </w:t>
            </w:r>
            <w:r w:rsidR="00CB6511" w:rsidRPr="00C930FC">
              <w:rPr>
                <w:szCs w:val="22"/>
                <w:lang w:eastAsia="es-ES"/>
              </w:rPr>
              <w:t xml:space="preserve">the </w:t>
            </w:r>
            <w:r w:rsidRPr="00C930FC">
              <w:rPr>
                <w:szCs w:val="22"/>
                <w:lang w:eastAsia="es-ES"/>
              </w:rPr>
              <w:t xml:space="preserve">eNotices module will support the </w:t>
            </w:r>
            <w:r w:rsidRPr="00C930FC">
              <w:rPr>
                <w:b/>
                <w:szCs w:val="22"/>
                <w:lang w:eastAsia="es-ES"/>
              </w:rPr>
              <w:t>dispatch of procurement notices</w:t>
            </w:r>
            <w:r w:rsidRPr="00C930FC">
              <w:rPr>
                <w:szCs w:val="22"/>
                <w:lang w:eastAsia="es-ES"/>
              </w:rPr>
              <w:t xml:space="preserve"> for online publication and publication in the Official Journal of the European Union (OJEU), best known by the name of the platform publishing the information, Tender Electronic Daily (TED), via the eSender tool.</w:t>
            </w:r>
          </w:p>
        </w:tc>
      </w:tr>
      <w:tr w:rsidR="00637499" w:rsidRPr="00C930FC" w14:paraId="4243ED0B"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7F554DC8" w14:textId="77777777" w:rsidR="00637499" w:rsidRPr="00C930FC" w:rsidRDefault="00637499" w:rsidP="00637499">
            <w:pPr>
              <w:spacing w:before="0" w:after="0" w:line="240" w:lineRule="auto"/>
              <w:jc w:val="left"/>
              <w:rPr>
                <w:szCs w:val="22"/>
                <w:lang w:eastAsia="es-ES"/>
              </w:rPr>
            </w:pPr>
            <w:r w:rsidRPr="00C930FC">
              <w:rPr>
                <w:b/>
                <w:bCs/>
                <w:szCs w:val="22"/>
                <w:lang w:eastAsia="es-ES"/>
              </w:rPr>
              <w:t>eClarification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695F77B"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The eClarification module allows the economic operators to communicate with the contracting authority and </w:t>
            </w:r>
            <w:r w:rsidRPr="00C930FC">
              <w:rPr>
                <w:b/>
                <w:szCs w:val="22"/>
                <w:lang w:eastAsia="es-ES"/>
              </w:rPr>
              <w:t xml:space="preserve">request clarifications </w:t>
            </w:r>
            <w:r w:rsidRPr="00C930FC">
              <w:rPr>
                <w:szCs w:val="22"/>
                <w:lang w:eastAsia="es-ES"/>
              </w:rPr>
              <w:t>both during the tendering process and at the end of the tendering period.</w:t>
            </w:r>
          </w:p>
        </w:tc>
      </w:tr>
      <w:tr w:rsidR="00637499" w:rsidRPr="00C930FC" w14:paraId="16460064"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2E9A426" w14:textId="77777777" w:rsidR="00637499" w:rsidRPr="00C930FC" w:rsidRDefault="00637499" w:rsidP="00637499">
            <w:pPr>
              <w:spacing w:before="0" w:after="0" w:line="240" w:lineRule="auto"/>
              <w:jc w:val="left"/>
              <w:rPr>
                <w:szCs w:val="22"/>
                <w:lang w:eastAsia="es-ES"/>
              </w:rPr>
            </w:pPr>
            <w:r w:rsidRPr="00C930FC">
              <w:rPr>
                <w:b/>
                <w:bCs/>
                <w:szCs w:val="22"/>
                <w:lang w:eastAsia="es-ES"/>
              </w:rPr>
              <w:t>eSubmission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84B27E3"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This module must allow economic operators to </w:t>
            </w:r>
            <w:r w:rsidRPr="00C930FC">
              <w:rPr>
                <w:b/>
                <w:szCs w:val="22"/>
                <w:lang w:eastAsia="es-ES"/>
              </w:rPr>
              <w:t>prepare their bids in a structured and secured way</w:t>
            </w:r>
            <w:r w:rsidRPr="00C930FC">
              <w:rPr>
                <w:szCs w:val="22"/>
                <w:lang w:eastAsia="es-ES"/>
              </w:rPr>
              <w:t xml:space="preserve"> in response to a contract notice and to submit their bids electronically, using the interactive submission workflows of the eProcurement System.</w:t>
            </w:r>
          </w:p>
        </w:tc>
      </w:tr>
      <w:tr w:rsidR="00637499" w:rsidRPr="00C930FC" w14:paraId="47A111FF"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689B667" w14:textId="77777777" w:rsidR="00637499" w:rsidRPr="00C930FC" w:rsidRDefault="00637499" w:rsidP="00637499">
            <w:pPr>
              <w:spacing w:before="0" w:after="0" w:line="240" w:lineRule="auto"/>
              <w:jc w:val="left"/>
              <w:rPr>
                <w:szCs w:val="22"/>
                <w:lang w:eastAsia="es-ES"/>
              </w:rPr>
            </w:pPr>
            <w:r w:rsidRPr="00C930FC">
              <w:rPr>
                <w:b/>
                <w:bCs/>
                <w:szCs w:val="22"/>
                <w:lang w:eastAsia="es-ES"/>
              </w:rPr>
              <w:t>eQualification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C273821" w14:textId="08788625" w:rsidR="00637499" w:rsidRPr="00C930FC" w:rsidRDefault="00637499" w:rsidP="00637499">
            <w:pPr>
              <w:spacing w:before="0" w:after="0" w:line="240" w:lineRule="auto"/>
              <w:jc w:val="left"/>
              <w:rPr>
                <w:szCs w:val="22"/>
                <w:lang w:eastAsia="es-ES"/>
              </w:rPr>
            </w:pPr>
            <w:r w:rsidRPr="00C930FC">
              <w:rPr>
                <w:szCs w:val="22"/>
                <w:lang w:eastAsia="es-ES"/>
              </w:rPr>
              <w:t xml:space="preserve">This module handles the </w:t>
            </w:r>
            <w:r w:rsidRPr="00C930FC">
              <w:rPr>
                <w:b/>
                <w:szCs w:val="22"/>
                <w:lang w:eastAsia="es-ES"/>
              </w:rPr>
              <w:t>legal, economic and financial qualification</w:t>
            </w:r>
            <w:r w:rsidRPr="00C930FC">
              <w:rPr>
                <w:szCs w:val="22"/>
                <w:lang w:eastAsia="es-ES"/>
              </w:rPr>
              <w:t xml:space="preserve"> of the </w:t>
            </w:r>
            <w:r w:rsidR="00CB6511" w:rsidRPr="00C930FC">
              <w:rPr>
                <w:szCs w:val="22"/>
                <w:lang w:eastAsia="es-ES"/>
              </w:rPr>
              <w:t>t</w:t>
            </w:r>
            <w:r w:rsidRPr="00C930FC">
              <w:rPr>
                <w:szCs w:val="22"/>
                <w:lang w:eastAsia="es-ES"/>
              </w:rPr>
              <w:t>enderer selected for award of public contract through ESPD.</w:t>
            </w:r>
          </w:p>
        </w:tc>
      </w:tr>
      <w:tr w:rsidR="00637499" w:rsidRPr="00C930FC" w14:paraId="0719FE7C"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93C2C78" w14:textId="77777777" w:rsidR="00637499" w:rsidRPr="00C930FC" w:rsidRDefault="00637499" w:rsidP="00637499">
            <w:pPr>
              <w:spacing w:before="0" w:after="0" w:line="240" w:lineRule="auto"/>
              <w:jc w:val="left"/>
              <w:rPr>
                <w:szCs w:val="22"/>
                <w:lang w:eastAsia="es-ES"/>
              </w:rPr>
            </w:pPr>
            <w:r w:rsidRPr="00C930FC">
              <w:rPr>
                <w:b/>
                <w:bCs/>
                <w:szCs w:val="22"/>
                <w:lang w:eastAsia="es-ES"/>
              </w:rPr>
              <w:t>eAuction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482C059"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eAuction must facilitate the configuration, coding of bidders and management of </w:t>
            </w:r>
            <w:r w:rsidRPr="00C930FC">
              <w:rPr>
                <w:b/>
                <w:szCs w:val="22"/>
                <w:lang w:eastAsia="es-ES"/>
              </w:rPr>
              <w:t>auctions</w:t>
            </w:r>
            <w:r w:rsidRPr="00C930FC">
              <w:rPr>
                <w:szCs w:val="22"/>
                <w:lang w:eastAsia="es-ES"/>
              </w:rPr>
              <w:t xml:space="preserve"> held electronically.</w:t>
            </w:r>
          </w:p>
        </w:tc>
      </w:tr>
      <w:tr w:rsidR="00637499" w:rsidRPr="00C930FC" w14:paraId="37852330"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B44A0F5" w14:textId="77777777" w:rsidR="00637499" w:rsidRPr="00C930FC" w:rsidRDefault="00637499" w:rsidP="00637499">
            <w:pPr>
              <w:spacing w:before="0" w:after="0" w:line="240" w:lineRule="auto"/>
              <w:jc w:val="left"/>
              <w:rPr>
                <w:szCs w:val="22"/>
                <w:lang w:eastAsia="es-ES"/>
              </w:rPr>
            </w:pPr>
            <w:r w:rsidRPr="00C930FC">
              <w:rPr>
                <w:b/>
                <w:bCs/>
                <w:szCs w:val="22"/>
                <w:lang w:eastAsia="es-ES"/>
              </w:rPr>
              <w:t>eEvaluation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2DF9C89"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This module provides tools to support the </w:t>
            </w:r>
            <w:r w:rsidRPr="00C930FC">
              <w:rPr>
                <w:b/>
                <w:szCs w:val="22"/>
                <w:lang w:eastAsia="es-ES"/>
              </w:rPr>
              <w:t>evaluation</w:t>
            </w:r>
            <w:r w:rsidRPr="00C930FC">
              <w:rPr>
                <w:szCs w:val="22"/>
                <w:lang w:eastAsia="es-ES"/>
              </w:rPr>
              <w:t xml:space="preserve"> of tenders by the contracting authorities.</w:t>
            </w:r>
          </w:p>
        </w:tc>
      </w:tr>
      <w:tr w:rsidR="00637499" w:rsidRPr="00C930FC" w14:paraId="1BD69A0C"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9A3C61A" w14:textId="77777777" w:rsidR="00637499" w:rsidRPr="00C930FC" w:rsidRDefault="00637499" w:rsidP="00637499">
            <w:pPr>
              <w:spacing w:before="0" w:after="0" w:line="240" w:lineRule="auto"/>
              <w:jc w:val="left"/>
              <w:rPr>
                <w:szCs w:val="22"/>
                <w:lang w:eastAsia="es-ES"/>
              </w:rPr>
            </w:pPr>
            <w:r w:rsidRPr="00C930FC">
              <w:rPr>
                <w:b/>
                <w:bCs/>
                <w:szCs w:val="22"/>
                <w:lang w:eastAsia="es-ES"/>
              </w:rPr>
              <w:t>eAwarding</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AF388DE"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The module allows for </w:t>
            </w:r>
            <w:r w:rsidRPr="00C930FC">
              <w:rPr>
                <w:b/>
                <w:szCs w:val="22"/>
                <w:lang w:eastAsia="es-ES"/>
              </w:rPr>
              <w:t>awarding the contract and preparation of the contract,</w:t>
            </w:r>
            <w:r w:rsidRPr="00C930FC">
              <w:rPr>
                <w:szCs w:val="22"/>
                <w:lang w:eastAsia="es-ES"/>
              </w:rPr>
              <w:t xml:space="preserve"> as well as notifying the stakeholders involved.</w:t>
            </w:r>
          </w:p>
        </w:tc>
      </w:tr>
      <w:tr w:rsidR="00637499" w:rsidRPr="00C930FC" w14:paraId="0C4448F8"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2E07955" w14:textId="12BEEB0C" w:rsidR="00637499" w:rsidRPr="00C930FC" w:rsidRDefault="00637499" w:rsidP="00637499">
            <w:pPr>
              <w:spacing w:before="0" w:after="0" w:line="240" w:lineRule="auto"/>
              <w:jc w:val="left"/>
              <w:rPr>
                <w:szCs w:val="22"/>
                <w:lang w:eastAsia="es-ES"/>
              </w:rPr>
            </w:pPr>
            <w:r w:rsidRPr="00C930FC">
              <w:rPr>
                <w:b/>
                <w:bCs/>
                <w:szCs w:val="22"/>
                <w:lang w:eastAsia="es-ES"/>
              </w:rPr>
              <w:t xml:space="preserve">eContract </w:t>
            </w:r>
            <w:r w:rsidR="00C078DB" w:rsidRPr="00C930FC">
              <w:rPr>
                <w:b/>
                <w:bCs/>
                <w:szCs w:val="22"/>
                <w:lang w:eastAsia="es-ES"/>
              </w:rPr>
              <w:t>m</w:t>
            </w:r>
            <w:r w:rsidRPr="00C930FC">
              <w:rPr>
                <w:b/>
                <w:bCs/>
                <w:szCs w:val="22"/>
                <w:lang w:eastAsia="es-ES"/>
              </w:rPr>
              <w:t>anagement</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89B637B"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eContract Management is designed to </w:t>
            </w:r>
            <w:r w:rsidRPr="00C930FC">
              <w:rPr>
                <w:b/>
                <w:szCs w:val="22"/>
                <w:lang w:eastAsia="es-ES"/>
              </w:rPr>
              <w:t>monitor and manage a contract</w:t>
            </w:r>
            <w:r w:rsidRPr="00C930FC">
              <w:rPr>
                <w:szCs w:val="22"/>
                <w:lang w:eastAsia="es-ES"/>
              </w:rPr>
              <w:t xml:space="preserve"> and its requests and changes once it has been signed. This includes amendments and extensions, deliverables, and performance reports.</w:t>
            </w:r>
          </w:p>
        </w:tc>
      </w:tr>
      <w:tr w:rsidR="00637499" w:rsidRPr="00C930FC" w14:paraId="2824A2C5"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2AFF90F" w14:textId="77777777" w:rsidR="00637499" w:rsidRPr="00C930FC" w:rsidRDefault="00637499" w:rsidP="00637499">
            <w:pPr>
              <w:spacing w:before="0" w:after="0" w:line="240" w:lineRule="auto"/>
              <w:jc w:val="left"/>
              <w:rPr>
                <w:szCs w:val="22"/>
                <w:lang w:eastAsia="es-ES"/>
              </w:rPr>
            </w:pPr>
            <w:r w:rsidRPr="00C930FC">
              <w:rPr>
                <w:b/>
                <w:bCs/>
                <w:szCs w:val="22"/>
                <w:lang w:eastAsia="es-ES"/>
              </w:rPr>
              <w:t>eMonitoring</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23F2794F" w14:textId="5446C3DD" w:rsidR="00637499" w:rsidRPr="00C930FC" w:rsidRDefault="00637499" w:rsidP="00F337F7">
            <w:pPr>
              <w:spacing w:before="0" w:after="0" w:line="240" w:lineRule="auto"/>
              <w:jc w:val="left"/>
              <w:rPr>
                <w:szCs w:val="22"/>
                <w:lang w:eastAsia="es-ES"/>
              </w:rPr>
            </w:pPr>
            <w:r w:rsidRPr="00C930FC">
              <w:rPr>
                <w:szCs w:val="22"/>
                <w:lang w:eastAsia="es-ES"/>
              </w:rPr>
              <w:t xml:space="preserve">This module must allow </w:t>
            </w:r>
            <w:r w:rsidRPr="00C930FC">
              <w:rPr>
                <w:b/>
                <w:szCs w:val="22"/>
                <w:lang w:eastAsia="es-ES"/>
              </w:rPr>
              <w:t>data extraction</w:t>
            </w:r>
            <w:r w:rsidRPr="00C930FC">
              <w:rPr>
                <w:szCs w:val="22"/>
                <w:lang w:eastAsia="es-ES"/>
              </w:rPr>
              <w:t xml:space="preserve"> as well as access to reports and </w:t>
            </w:r>
            <w:r w:rsidRPr="00C930FC">
              <w:rPr>
                <w:b/>
                <w:szCs w:val="22"/>
                <w:lang w:eastAsia="es-ES"/>
              </w:rPr>
              <w:t>analysis</w:t>
            </w:r>
            <w:r w:rsidRPr="00C930FC">
              <w:rPr>
                <w:szCs w:val="22"/>
                <w:lang w:eastAsia="es-ES"/>
              </w:rPr>
              <w:t xml:space="preserve"> of the data stored in the database.</w:t>
            </w:r>
            <w:r w:rsidR="00780160" w:rsidRPr="00C930FC">
              <w:rPr>
                <w:szCs w:val="22"/>
                <w:lang w:eastAsia="es-ES"/>
              </w:rPr>
              <w:t xml:space="preserve"> </w:t>
            </w:r>
            <w:r w:rsidR="00F337F7" w:rsidRPr="00C930FC">
              <w:rPr>
                <w:szCs w:val="22"/>
                <w:lang w:eastAsia="es-ES"/>
              </w:rPr>
              <w:t xml:space="preserve">This functionality can be provided by the available </w:t>
            </w:r>
            <w:r w:rsidR="00F337F7" w:rsidRPr="00C930FC">
              <w:t>EBRD open data analytics solutions.</w:t>
            </w:r>
          </w:p>
        </w:tc>
      </w:tr>
      <w:tr w:rsidR="00637499" w:rsidRPr="00C930FC" w14:paraId="2EEEAFCB"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20851598" w14:textId="414BE847" w:rsidR="00637499" w:rsidRPr="00C930FC" w:rsidRDefault="00637499" w:rsidP="00637499">
            <w:pPr>
              <w:spacing w:before="0" w:after="0" w:line="240" w:lineRule="auto"/>
              <w:jc w:val="left"/>
              <w:rPr>
                <w:szCs w:val="22"/>
                <w:lang w:eastAsia="es-ES"/>
              </w:rPr>
            </w:pPr>
            <w:r w:rsidRPr="00C930FC">
              <w:rPr>
                <w:b/>
                <w:bCs/>
                <w:szCs w:val="22"/>
                <w:lang w:eastAsia="es-ES"/>
              </w:rPr>
              <w:t xml:space="preserve">Document </w:t>
            </w:r>
            <w:r w:rsidR="00C078DB" w:rsidRPr="00C930FC">
              <w:rPr>
                <w:b/>
                <w:bCs/>
                <w:szCs w:val="22"/>
                <w:lang w:eastAsia="es-ES"/>
              </w:rPr>
              <w:t>m</w:t>
            </w:r>
            <w:r w:rsidRPr="00C930FC">
              <w:rPr>
                <w:b/>
                <w:bCs/>
                <w:szCs w:val="22"/>
                <w:lang w:eastAsia="es-ES"/>
              </w:rPr>
              <w:t>anagement</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2C9A1A46"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This module is responsible for generating, registering and archiving the decrypted human readable version of the </w:t>
            </w:r>
            <w:r w:rsidRPr="00C930FC">
              <w:rPr>
                <w:b/>
                <w:szCs w:val="22"/>
                <w:lang w:eastAsia="es-ES"/>
              </w:rPr>
              <w:t>tender documents</w:t>
            </w:r>
            <w:r w:rsidRPr="00C930FC">
              <w:rPr>
                <w:szCs w:val="22"/>
                <w:lang w:eastAsia="es-ES"/>
              </w:rPr>
              <w:t>.</w:t>
            </w:r>
          </w:p>
        </w:tc>
      </w:tr>
      <w:tr w:rsidR="00637499" w:rsidRPr="00C930FC" w14:paraId="0C998D03"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5DAD9B6" w14:textId="77777777" w:rsidR="00637499" w:rsidRPr="00C930FC" w:rsidRDefault="00637499" w:rsidP="00637499">
            <w:pPr>
              <w:spacing w:before="0" w:after="0" w:line="240" w:lineRule="auto"/>
              <w:jc w:val="left"/>
              <w:rPr>
                <w:szCs w:val="22"/>
                <w:lang w:eastAsia="es-ES"/>
              </w:rPr>
            </w:pPr>
            <w:r w:rsidRPr="00C930FC">
              <w:rPr>
                <w:b/>
                <w:bCs/>
                <w:szCs w:val="22"/>
                <w:lang w:eastAsia="es-ES"/>
              </w:rPr>
              <w:t>eInvoicing</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7DEE23A"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This module encompasses the process of </w:t>
            </w:r>
            <w:r w:rsidRPr="00C930FC">
              <w:rPr>
                <w:b/>
                <w:szCs w:val="22"/>
                <w:lang w:eastAsia="es-ES"/>
              </w:rPr>
              <w:t>issuing, transmitting, and receiving invoices</w:t>
            </w:r>
            <w:r w:rsidRPr="00C930FC">
              <w:rPr>
                <w:szCs w:val="22"/>
                <w:lang w:eastAsia="es-ES"/>
              </w:rPr>
              <w:t xml:space="preserve"> in a structured electronic format, which allows for their automatic and electronic processing.</w:t>
            </w:r>
          </w:p>
        </w:tc>
      </w:tr>
      <w:tr w:rsidR="00637499" w:rsidRPr="00C930FC" w14:paraId="59F68B9E"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79C35991" w14:textId="77777777" w:rsidR="00637499" w:rsidRPr="00C930FC" w:rsidRDefault="00637499" w:rsidP="00637499">
            <w:pPr>
              <w:spacing w:before="0" w:after="0" w:line="240" w:lineRule="auto"/>
              <w:jc w:val="left"/>
              <w:rPr>
                <w:szCs w:val="22"/>
                <w:lang w:eastAsia="es-ES"/>
              </w:rPr>
            </w:pPr>
            <w:r w:rsidRPr="00C930FC">
              <w:rPr>
                <w:b/>
                <w:bCs/>
                <w:szCs w:val="22"/>
                <w:lang w:eastAsia="es-ES"/>
              </w:rPr>
              <w:t>eRegistration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565019B1" w14:textId="181AB91F" w:rsidR="00637499" w:rsidRPr="00C930FC" w:rsidRDefault="00637499" w:rsidP="00637499">
            <w:pPr>
              <w:spacing w:before="0" w:after="0" w:line="240" w:lineRule="auto"/>
              <w:jc w:val="left"/>
              <w:rPr>
                <w:szCs w:val="22"/>
                <w:lang w:eastAsia="es-ES"/>
              </w:rPr>
            </w:pPr>
            <w:r w:rsidRPr="00C930FC">
              <w:rPr>
                <w:szCs w:val="22"/>
                <w:lang w:eastAsia="es-ES"/>
              </w:rPr>
              <w:t xml:space="preserve">This module allows the </w:t>
            </w:r>
            <w:r w:rsidRPr="00C930FC">
              <w:rPr>
                <w:b/>
                <w:szCs w:val="22"/>
                <w:lang w:eastAsia="es-ES"/>
              </w:rPr>
              <w:t>creation of users</w:t>
            </w:r>
            <w:r w:rsidRPr="00C930FC">
              <w:rPr>
                <w:szCs w:val="22"/>
                <w:lang w:eastAsia="es-ES"/>
              </w:rPr>
              <w:t xml:space="preserve"> and their registration in the system, creating a unique ID for each user and user record.</w:t>
            </w:r>
          </w:p>
        </w:tc>
      </w:tr>
      <w:tr w:rsidR="00637499" w:rsidRPr="00C930FC" w14:paraId="3D9BA222"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25710F3" w14:textId="77777777" w:rsidR="00637499" w:rsidRPr="00C930FC" w:rsidRDefault="00637499" w:rsidP="00637499">
            <w:pPr>
              <w:spacing w:before="0" w:after="0" w:line="240" w:lineRule="auto"/>
              <w:jc w:val="left"/>
              <w:rPr>
                <w:szCs w:val="22"/>
                <w:lang w:eastAsia="es-ES"/>
              </w:rPr>
            </w:pPr>
            <w:r w:rsidRPr="00C930FC">
              <w:rPr>
                <w:b/>
                <w:bCs/>
                <w:szCs w:val="22"/>
                <w:lang w:eastAsia="es-ES"/>
              </w:rPr>
              <w:t>eAuthentication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1323157" w14:textId="7E4917EE" w:rsidR="00637499" w:rsidRPr="00C930FC" w:rsidRDefault="00637499" w:rsidP="00637499">
            <w:pPr>
              <w:spacing w:before="0" w:after="0" w:line="240" w:lineRule="auto"/>
              <w:jc w:val="left"/>
              <w:rPr>
                <w:szCs w:val="22"/>
                <w:lang w:eastAsia="es-ES"/>
              </w:rPr>
            </w:pPr>
            <w:r w:rsidRPr="00C930FC">
              <w:rPr>
                <w:szCs w:val="22"/>
                <w:lang w:eastAsia="es-ES"/>
              </w:rPr>
              <w:t xml:space="preserve">This module is responsible for </w:t>
            </w:r>
            <w:r w:rsidRPr="00C930FC">
              <w:rPr>
                <w:b/>
                <w:szCs w:val="22"/>
                <w:lang w:eastAsia="es-ES"/>
              </w:rPr>
              <w:t xml:space="preserve">identifying the </w:t>
            </w:r>
            <w:r w:rsidR="00C224FC" w:rsidRPr="00C930FC">
              <w:rPr>
                <w:b/>
                <w:szCs w:val="22"/>
                <w:lang w:eastAsia="es-ES"/>
              </w:rPr>
              <w:t>users</w:t>
            </w:r>
            <w:r w:rsidR="00C224FC" w:rsidRPr="00C930FC">
              <w:rPr>
                <w:szCs w:val="22"/>
                <w:lang w:eastAsia="es-ES"/>
              </w:rPr>
              <w:t xml:space="preserve"> and</w:t>
            </w:r>
            <w:r w:rsidRPr="00C930FC">
              <w:rPr>
                <w:szCs w:val="22"/>
                <w:lang w:eastAsia="es-ES"/>
              </w:rPr>
              <w:t xml:space="preserve"> obtaining and setting their authorisation to perform specific actions within the system.</w:t>
            </w:r>
          </w:p>
        </w:tc>
      </w:tr>
      <w:tr w:rsidR="00637499" w:rsidRPr="00C930FC" w14:paraId="7C16E718"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6A7CFCA" w14:textId="77777777" w:rsidR="00637499" w:rsidRPr="00C930FC" w:rsidRDefault="00637499" w:rsidP="00637499">
            <w:pPr>
              <w:spacing w:before="0" w:after="0" w:line="240" w:lineRule="auto"/>
              <w:jc w:val="left"/>
              <w:rPr>
                <w:szCs w:val="22"/>
                <w:lang w:eastAsia="es-ES"/>
              </w:rPr>
            </w:pPr>
            <w:r w:rsidRPr="00C930FC">
              <w:rPr>
                <w:b/>
                <w:bCs/>
                <w:szCs w:val="22"/>
                <w:lang w:eastAsia="es-ES"/>
              </w:rPr>
              <w:t>eNotification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EDB3F44" w14:textId="34B13F54" w:rsidR="00637499" w:rsidRPr="00C930FC" w:rsidRDefault="00637499" w:rsidP="00637499">
            <w:pPr>
              <w:spacing w:before="0" w:after="0" w:line="240" w:lineRule="auto"/>
              <w:jc w:val="left"/>
              <w:rPr>
                <w:szCs w:val="22"/>
                <w:lang w:eastAsia="es-ES"/>
              </w:rPr>
            </w:pPr>
            <w:r w:rsidRPr="00C930FC">
              <w:rPr>
                <w:szCs w:val="22"/>
                <w:lang w:eastAsia="es-ES"/>
              </w:rPr>
              <w:t xml:space="preserve">This module </w:t>
            </w:r>
            <w:r w:rsidRPr="00C930FC">
              <w:rPr>
                <w:b/>
                <w:szCs w:val="22"/>
                <w:lang w:eastAsia="es-ES"/>
              </w:rPr>
              <w:t>enables communication</w:t>
            </w:r>
            <w:r w:rsidRPr="00C930FC">
              <w:rPr>
                <w:szCs w:val="22"/>
                <w:lang w:eastAsia="es-ES"/>
              </w:rPr>
              <w:t xml:space="preserve"> among system users and notifications on new events </w:t>
            </w:r>
            <w:r w:rsidR="00CB501A" w:rsidRPr="00C930FC">
              <w:rPr>
                <w:szCs w:val="22"/>
                <w:lang w:eastAsia="es-ES"/>
              </w:rPr>
              <w:t>relating to</w:t>
            </w:r>
            <w:r w:rsidRPr="00C930FC">
              <w:rPr>
                <w:szCs w:val="22"/>
                <w:lang w:eastAsia="es-ES"/>
              </w:rPr>
              <w:t xml:space="preserve"> the public procurement process.</w:t>
            </w:r>
          </w:p>
        </w:tc>
      </w:tr>
      <w:tr w:rsidR="00637499" w:rsidRPr="00C930FC" w14:paraId="5E2285E0"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5AC8A4B" w14:textId="77777777" w:rsidR="00637499" w:rsidRPr="00C930FC" w:rsidRDefault="00637499" w:rsidP="00637499">
            <w:pPr>
              <w:spacing w:before="0" w:after="0" w:line="240" w:lineRule="auto"/>
              <w:jc w:val="left"/>
              <w:rPr>
                <w:szCs w:val="22"/>
                <w:lang w:eastAsia="es-ES"/>
              </w:rPr>
            </w:pPr>
            <w:r w:rsidRPr="00C930FC">
              <w:rPr>
                <w:b/>
                <w:bCs/>
                <w:szCs w:val="22"/>
                <w:lang w:eastAsia="es-ES"/>
              </w:rPr>
              <w:t>Cabinets for single users</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7421B6B" w14:textId="77777777" w:rsidR="00637499" w:rsidRPr="00C930FC" w:rsidRDefault="00637499" w:rsidP="00FC75FD">
            <w:pPr>
              <w:spacing w:before="0" w:after="0" w:line="240" w:lineRule="auto"/>
              <w:jc w:val="left"/>
              <w:rPr>
                <w:szCs w:val="22"/>
                <w:lang w:eastAsia="es-ES"/>
              </w:rPr>
            </w:pPr>
            <w:r w:rsidRPr="00C930FC">
              <w:rPr>
                <w:szCs w:val="22"/>
                <w:lang w:eastAsia="es-ES"/>
              </w:rPr>
              <w:t xml:space="preserve">Cabinets are </w:t>
            </w:r>
            <w:r w:rsidRPr="00C930FC">
              <w:rPr>
                <w:b/>
                <w:szCs w:val="22"/>
                <w:lang w:eastAsia="es-ES"/>
              </w:rPr>
              <w:t>dedicated work areas for single users</w:t>
            </w:r>
            <w:r w:rsidRPr="00C930FC">
              <w:rPr>
                <w:szCs w:val="22"/>
                <w:lang w:eastAsia="es-ES"/>
              </w:rPr>
              <w:t xml:space="preserve"> (</w:t>
            </w:r>
            <w:r w:rsidR="00FC75FD" w:rsidRPr="00C930FC">
              <w:rPr>
                <w:szCs w:val="22"/>
                <w:lang w:eastAsia="es-ES"/>
              </w:rPr>
              <w:t>such as the</w:t>
            </w:r>
            <w:r w:rsidRPr="00C930FC">
              <w:rPr>
                <w:szCs w:val="22"/>
                <w:lang w:eastAsia="es-ES"/>
              </w:rPr>
              <w:t xml:space="preserve"> Remedies Body and</w:t>
            </w:r>
            <w:r w:rsidR="00FC75FD" w:rsidRPr="00C930FC">
              <w:rPr>
                <w:szCs w:val="22"/>
                <w:lang w:eastAsia="es-ES"/>
              </w:rPr>
              <w:t>/or</w:t>
            </w:r>
            <w:r w:rsidRPr="00C930FC">
              <w:rPr>
                <w:szCs w:val="22"/>
                <w:lang w:eastAsia="es-ES"/>
              </w:rPr>
              <w:t xml:space="preserve"> central purchasing bodies) located on the Public Portal within the system, where they can execute their specific functions and access the information they need within the system.</w:t>
            </w:r>
          </w:p>
        </w:tc>
      </w:tr>
      <w:tr w:rsidR="00637499" w:rsidRPr="00C930FC" w14:paraId="3F4F9D89"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D76D071" w14:textId="77777777" w:rsidR="00637499" w:rsidRPr="00C930FC" w:rsidRDefault="00637499" w:rsidP="00637499">
            <w:pPr>
              <w:spacing w:before="0" w:after="0" w:line="240" w:lineRule="auto"/>
              <w:jc w:val="left"/>
              <w:rPr>
                <w:szCs w:val="22"/>
                <w:lang w:eastAsia="es-ES"/>
              </w:rPr>
            </w:pPr>
            <w:r w:rsidRPr="00C930FC">
              <w:rPr>
                <w:b/>
                <w:bCs/>
                <w:szCs w:val="22"/>
                <w:lang w:eastAsia="es-ES"/>
              </w:rPr>
              <w:t>eComplaint</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22778BD" w14:textId="10D7059F" w:rsidR="00637499" w:rsidRPr="00C930FC" w:rsidRDefault="58061BD8" w:rsidP="58061BD8">
            <w:pPr>
              <w:spacing w:before="0" w:after="0" w:line="240" w:lineRule="auto"/>
              <w:jc w:val="left"/>
              <w:rPr>
                <w:lang w:eastAsia="es-ES"/>
              </w:rPr>
            </w:pPr>
            <w:r w:rsidRPr="58061BD8">
              <w:rPr>
                <w:lang w:eastAsia="es-ES"/>
              </w:rPr>
              <w:t xml:space="preserve">This module enables the </w:t>
            </w:r>
            <w:r w:rsidRPr="58061BD8">
              <w:rPr>
                <w:b/>
                <w:bCs/>
                <w:lang w:eastAsia="es-ES"/>
              </w:rPr>
              <w:t xml:space="preserve">registration, examination and settlement of complaints </w:t>
            </w:r>
            <w:r w:rsidRPr="58061BD8">
              <w:rPr>
                <w:lang w:eastAsia="es-ES"/>
              </w:rPr>
              <w:t>using electronic processes within the Open Contracting Digital Procurement System.</w:t>
            </w:r>
          </w:p>
        </w:tc>
      </w:tr>
    </w:tbl>
    <w:p w14:paraId="3A50D382" w14:textId="7A2B0DD3" w:rsidR="58061BD8" w:rsidRDefault="58061BD8">
      <w:pPr>
        <w:rPr>
          <w:ins w:id="957" w:author="Alba Colomer Padrosa" w:date="2020-11-30T08:12:00Z"/>
        </w:rPr>
      </w:pPr>
    </w:p>
    <w:p w14:paraId="5955AE21" w14:textId="16282FC9" w:rsidR="58061BD8" w:rsidRDefault="58061BD8">
      <w:pPr>
        <w:rPr>
          <w:ins w:id="958" w:author="Alba Colomer Padrosa" w:date="2020-11-30T08:12:00Z"/>
        </w:rPr>
      </w:pPr>
    </w:p>
    <w:p w14:paraId="032F18B1" w14:textId="69E6E248" w:rsidR="58061BD8" w:rsidRDefault="58061BD8" w:rsidP="58061BD8">
      <w:pPr>
        <w:pStyle w:val="Nagwek2"/>
        <w:ind w:left="576"/>
        <w:rPr>
          <w:ins w:id="959" w:author="Alba Colomer Padrosa" w:date="2020-11-30T08:12:00Z"/>
          <w:rFonts w:cs="Times New Roman"/>
        </w:rPr>
      </w:pPr>
      <w:bookmarkStart w:id="960" w:name="_Toc57705344"/>
      <w:ins w:id="961" w:author="Alba Colomer Padrosa" w:date="2020-11-30T08:16:00Z">
        <w:r w:rsidRPr="58061BD8">
          <w:rPr>
            <w:rFonts w:cs="Times New Roman"/>
          </w:rPr>
          <w:t xml:space="preserve">Annex II - </w:t>
        </w:r>
      </w:ins>
      <w:ins w:id="962" w:author="Alba Colomer Padrosa" w:date="2020-11-30T08:12:00Z">
        <w:r w:rsidRPr="58061BD8">
          <w:rPr>
            <w:rFonts w:cs="Times New Roman"/>
          </w:rPr>
          <w:t>Case study: Moldova MTender implementation</w:t>
        </w:r>
        <w:bookmarkEnd w:id="960"/>
      </w:ins>
    </w:p>
    <w:p w14:paraId="2FEB30E8" w14:textId="06C78D87" w:rsidR="58061BD8" w:rsidRDefault="58061BD8" w:rsidP="58061BD8">
      <w:pPr>
        <w:rPr>
          <w:ins w:id="963" w:author="Alba Colomer Padrosa" w:date="2020-11-30T08:16:00Z"/>
        </w:rPr>
      </w:pPr>
      <w:ins w:id="964" w:author="Alba Colomer Padrosa" w:date="2020-11-30T08:16:00Z">
        <w:r>
          <w:t>This annex outlines a successful case study in which the Open Contracting Digital Procurement System was implemented by EBRD</w:t>
        </w:r>
      </w:ins>
      <w:ins w:id="965" w:author="Alba Colomer Padrosa" w:date="2020-11-30T08:20:00Z">
        <w:r>
          <w:t>, as well as t key findings from that experience</w:t>
        </w:r>
      </w:ins>
      <w:ins w:id="966" w:author="Alba Colomer Padrosa" w:date="2020-11-30T08:16:00Z">
        <w:r>
          <w:t>.</w:t>
        </w:r>
      </w:ins>
    </w:p>
    <w:p w14:paraId="03B1D951" w14:textId="5CC07E33" w:rsidR="58061BD8" w:rsidRDefault="58061BD8">
      <w:pPr>
        <w:rPr>
          <w:ins w:id="967" w:author="Alba Colomer Padrosa" w:date="2020-11-30T08:12:00Z"/>
        </w:rPr>
      </w:pPr>
      <w:ins w:id="968" w:author="Alba Colomer Padrosa" w:date="2020-11-30T08:12:00Z">
        <w:r>
          <w:t>The Ministry of Finance of Moldova developed the ‘Strategy for Public Procurement Sector 2016-2020’ to modernise public procurement in Moldova in accordance with the Association Agreement between the European Union and the Republic of Moldova and the Agreement on Government Procurement of the World Trade Organization (the GPA) that Moldova joined in September 2015. To support the implementation of the Strategy, the European Bank for Reconstruction and Development (EBRD) advocated a concept of highly transparent digital public procurement to ensure implementation of best practice procurement policy and governance standards.</w:t>
        </w:r>
      </w:ins>
    </w:p>
    <w:p w14:paraId="73AB286E" w14:textId="6ECB576C" w:rsidR="58061BD8" w:rsidRDefault="58061BD8">
      <w:pPr>
        <w:rPr>
          <w:ins w:id="969" w:author="Alba Colomer Padrosa" w:date="2020-11-30T08:12:00Z"/>
        </w:rPr>
      </w:pPr>
      <w:ins w:id="970" w:author="Alba Colomer Padrosa" w:date="2020-11-30T08:12:00Z">
        <w:r>
          <w:t>To enable the introduction of ‘end-to-end’ electronic public procurement in Moldova as envisaged in the ‘2016 Strategy for Public Procurement’, a phased implementation of eProcurement was considered. A pilot of the OCDS Networking Multi-Platform Digital Procurement (MTender) was developed for the Ministry of Finance of Moldova by the EBRD technical cooperation project.</w:t>
        </w:r>
      </w:ins>
    </w:p>
    <w:p w14:paraId="39FB0563" w14:textId="05C36BDC" w:rsidR="58061BD8" w:rsidRDefault="3DBC9CF0">
      <w:pPr>
        <w:rPr>
          <w:ins w:id="971" w:author="Alba Colomer Padrosa" w:date="2020-11-30T12:04:00Z"/>
        </w:rPr>
      </w:pPr>
      <w:ins w:id="972" w:author="Alba Colomer Padrosa" w:date="2020-11-30T08:12:00Z">
        <w:r>
          <w:t>On 30 November 2016, the Ministry of Finance, eGovernment Centre, Public Procurement Agency, business associations, NGOs, and IT companies signed a memorandum to work collaboratively to develop a new digital procurement service for Moldova (MTender Memorandum). Work on the pilot started immediately and in April 2017, a pilot of MTender – a partnership between the Ministry of Finance of Moldova, Moldovan commercial electronic platforms and civil society watchdog organisations – was launched. Overall, six local Moldovan e-commerce operators signed the MTender Memorandum, out of which three developed electronic procurement services and are operational, providing electronic bidding and online contracting services to public sector clients as well as commercial buyers.</w:t>
        </w:r>
      </w:ins>
    </w:p>
    <w:p w14:paraId="32864260" w14:textId="5BB30DD4" w:rsidR="58061BD8" w:rsidRDefault="58061BD8">
      <w:pPr>
        <w:jc w:val="center"/>
        <w:rPr>
          <w:ins w:id="973" w:author="Alba Colomer Padrosa" w:date="2020-11-30T08:12:00Z"/>
        </w:rPr>
        <w:pPrChange w:id="974" w:author="Alba Colomer Padrosa" w:date="2020-11-30T12:06:00Z">
          <w:pPr/>
        </w:pPrChange>
      </w:pPr>
      <w:ins w:id="975" w:author="Alba Colomer Padrosa" w:date="2020-11-30T12:06:00Z">
        <w:r>
          <w:rPr>
            <w:noProof/>
            <w:lang w:val="en-US" w:eastAsia="en-US"/>
          </w:rPr>
          <w:drawing>
            <wp:inline distT="0" distB="0" distL="0" distR="0" wp14:anchorId="40CFC7B5" wp14:editId="22598E7C">
              <wp:extent cx="5707318" cy="3206104"/>
              <wp:effectExtent l="0" t="0" r="0" b="0"/>
              <wp:docPr id="1711601970" name="Picture 171160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07318" cy="3206104"/>
                      </a:xfrm>
                      <a:prstGeom prst="rect">
                        <a:avLst/>
                      </a:prstGeom>
                    </pic:spPr>
                  </pic:pic>
                </a:graphicData>
              </a:graphic>
            </wp:inline>
          </w:drawing>
        </w:r>
      </w:ins>
    </w:p>
    <w:p w14:paraId="59F2A4E6" w14:textId="650FEAE1" w:rsidR="58061BD8" w:rsidRDefault="58061BD8" w:rsidP="58061BD8">
      <w:pPr>
        <w:pStyle w:val="Legenda"/>
        <w:rPr>
          <w:ins w:id="976" w:author="Alba Colomer Padrosa" w:date="2020-11-30T08:12:00Z"/>
          <w:sz w:val="18"/>
          <w:szCs w:val="18"/>
        </w:rPr>
      </w:pPr>
      <w:ins w:id="977" w:author="Alba Colomer Padrosa" w:date="2020-11-30T08:12:00Z">
        <w:r w:rsidRPr="58061BD8">
          <w:rPr>
            <w:sz w:val="18"/>
            <w:szCs w:val="18"/>
          </w:rPr>
          <w:t xml:space="preserve">Figure </w:t>
        </w:r>
      </w:ins>
      <w:r w:rsidRPr="58061BD8">
        <w:rPr>
          <w:sz w:val="18"/>
          <w:szCs w:val="18"/>
        </w:rPr>
        <w:fldChar w:fldCharType="begin"/>
      </w:r>
      <w:r w:rsidRPr="58061BD8">
        <w:rPr>
          <w:sz w:val="18"/>
          <w:szCs w:val="18"/>
        </w:rPr>
        <w:instrText xml:space="preserve"> SEQ Figure \* ARABIC </w:instrText>
      </w:r>
      <w:r w:rsidRPr="58061BD8">
        <w:rPr>
          <w:sz w:val="18"/>
          <w:szCs w:val="18"/>
        </w:rPr>
        <w:fldChar w:fldCharType="separate"/>
      </w:r>
      <w:ins w:id="978" w:author="Alba Colomer Padrosa" w:date="2020-11-30T08:12:00Z">
        <w:r w:rsidRPr="58061BD8">
          <w:rPr>
            <w:sz w:val="18"/>
            <w:szCs w:val="18"/>
          </w:rPr>
          <w:t>1</w:t>
        </w:r>
      </w:ins>
      <w:r w:rsidRPr="58061BD8">
        <w:rPr>
          <w:sz w:val="18"/>
          <w:szCs w:val="18"/>
        </w:rPr>
        <w:fldChar w:fldCharType="end"/>
      </w:r>
      <w:ins w:id="979" w:author="Alba Colomer Padrosa" w:date="2020-11-30T08:12:00Z">
        <w:r w:rsidRPr="58061BD8">
          <w:rPr>
            <w:sz w:val="18"/>
            <w:szCs w:val="18"/>
          </w:rPr>
          <w:t>. Model of MTender Networking Digital Procurement System (pilot partners as of September 2019)</w:t>
        </w:r>
      </w:ins>
    </w:p>
    <w:p w14:paraId="0CB41029" w14:textId="77777777" w:rsidR="58061BD8" w:rsidRDefault="58061BD8">
      <w:pPr>
        <w:rPr>
          <w:ins w:id="980" w:author="Alba Colomer Padrosa" w:date="2020-11-30T08:12:00Z"/>
        </w:rPr>
      </w:pPr>
    </w:p>
    <w:p w14:paraId="11AC7E76" w14:textId="77777777" w:rsidR="58061BD8" w:rsidRDefault="58061BD8">
      <w:pPr>
        <w:rPr>
          <w:ins w:id="981" w:author="Alba Colomer Padrosa" w:date="2020-11-30T08:12:00Z"/>
        </w:rPr>
      </w:pPr>
    </w:p>
    <w:p w14:paraId="434AB3C9" w14:textId="6AFC0E85" w:rsidR="58061BD8" w:rsidRDefault="58061BD8">
      <w:pPr>
        <w:rPr>
          <w:ins w:id="982" w:author="Alba Colomer Padrosa" w:date="2020-11-30T08:12:00Z"/>
        </w:rPr>
      </w:pPr>
      <w:ins w:id="983" w:author="Alba Colomer Padrosa" w:date="2020-11-30T08:12:00Z">
        <w:r>
          <w:t xml:space="preserve">The pilot project prepared and launched an innovative OCDS multi-platform networking digital system, using OCDS prototypes built with open source technologies and aligned with Open Data for Government Standard and Open Contracting Data Standard to deliver the ‘end-to-end’ digital public procurement, from planning public spending to payment for public contracts. </w:t>
        </w:r>
      </w:ins>
    </w:p>
    <w:p w14:paraId="0BD6E65D" w14:textId="08C17DD4" w:rsidR="58061BD8" w:rsidRDefault="3DBC9CF0">
      <w:pPr>
        <w:rPr>
          <w:ins w:id="984" w:author="Alba Colomer Padrosa" w:date="2020-11-30T11:41:00Z"/>
        </w:rPr>
      </w:pPr>
      <w:ins w:id="985" w:author="Alba Colomer Padrosa" w:date="2020-11-30T08:12:00Z">
        <w:r>
          <w:t>The MTender System is a modern cloud-based system installed in the MCloud – the government cloud of Moldova – and is interoperable with e-government services that are available for integration (MSign, MPass, MLog, eFactura and MConnect).</w:t>
        </w:r>
      </w:ins>
    </w:p>
    <w:p w14:paraId="1617B6FE" w14:textId="771897F5" w:rsidR="58061BD8" w:rsidRDefault="58061BD8" w:rsidP="3DBC9CF0">
      <w:pPr>
        <w:rPr>
          <w:ins w:id="986" w:author="Alba Colomer Padrosa" w:date="2020-11-30T11:41:00Z"/>
        </w:rPr>
      </w:pPr>
    </w:p>
    <w:p w14:paraId="2DCEF7F3" w14:textId="049D243F" w:rsidR="58061BD8" w:rsidRDefault="58061BD8">
      <w:pPr>
        <w:jc w:val="center"/>
        <w:rPr>
          <w:ins w:id="987" w:author="Alba Colomer Padrosa" w:date="2020-11-30T11:42:00Z"/>
        </w:rPr>
        <w:pPrChange w:id="988" w:author="Alba Colomer Padrosa" w:date="2020-11-30T11:41:00Z">
          <w:pPr/>
        </w:pPrChange>
      </w:pPr>
      <w:ins w:id="989" w:author="Alba Colomer Padrosa" w:date="2020-11-30T11:41:00Z">
        <w:r>
          <w:rPr>
            <w:noProof/>
            <w:lang w:val="en-US" w:eastAsia="en-US"/>
          </w:rPr>
          <w:drawing>
            <wp:inline distT="0" distB="0" distL="0" distR="0" wp14:anchorId="07A1F63B" wp14:editId="50360AED">
              <wp:extent cx="5014912" cy="2314575"/>
              <wp:effectExtent l="0" t="0" r="0" b="0"/>
              <wp:docPr id="347804722" name="Picture 3478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14912" cy="2314575"/>
                      </a:xfrm>
                      <a:prstGeom prst="rect">
                        <a:avLst/>
                      </a:prstGeom>
                    </pic:spPr>
                  </pic:pic>
                </a:graphicData>
              </a:graphic>
            </wp:inline>
          </w:drawing>
        </w:r>
      </w:ins>
    </w:p>
    <w:p w14:paraId="0C21B869" w14:textId="0524A1D7" w:rsidR="58061BD8" w:rsidRDefault="58061BD8" w:rsidP="3DBC9CF0">
      <w:pPr>
        <w:jc w:val="center"/>
        <w:rPr>
          <w:ins w:id="990" w:author="Alba Colomer Padrosa" w:date="2020-11-30T11:42:00Z"/>
        </w:rPr>
      </w:pPr>
    </w:p>
    <w:p w14:paraId="7B34BD6A" w14:textId="1743245D" w:rsidR="58061BD8" w:rsidRDefault="58061BD8" w:rsidP="3DBC9CF0">
      <w:pPr>
        <w:jc w:val="left"/>
        <w:rPr>
          <w:ins w:id="991" w:author="Alba Colomer Padrosa" w:date="2020-11-30T11:43:00Z"/>
        </w:rPr>
      </w:pPr>
      <w:ins w:id="992" w:author="Alba Colomer Padrosa" w:date="2020-11-30T11:43:00Z">
        <w:r>
          <w:rPr>
            <w:noProof/>
            <w:lang w:val="en-US" w:eastAsia="en-US"/>
          </w:rPr>
          <w:drawing>
            <wp:inline distT="0" distB="0" distL="0" distR="0" wp14:anchorId="67E21770" wp14:editId="4DE03D3A">
              <wp:extent cx="5572125" cy="2057400"/>
              <wp:effectExtent l="0" t="0" r="0" b="0"/>
              <wp:docPr id="624626961" name="Picture 62462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572125" cy="2057400"/>
                      </a:xfrm>
                      <a:prstGeom prst="rect">
                        <a:avLst/>
                      </a:prstGeom>
                    </pic:spPr>
                  </pic:pic>
                </a:graphicData>
              </a:graphic>
            </wp:inline>
          </w:drawing>
        </w:r>
      </w:ins>
    </w:p>
    <w:p w14:paraId="4207BF2F" w14:textId="3B4948EA" w:rsidR="58061BD8" w:rsidRDefault="58061BD8">
      <w:pPr>
        <w:jc w:val="center"/>
        <w:rPr>
          <w:ins w:id="993" w:author="Alba Colomer Padrosa" w:date="2020-11-30T08:12:00Z"/>
        </w:rPr>
        <w:pPrChange w:id="994" w:author="Alba Colomer Padrosa" w:date="2020-11-30T11:44:00Z">
          <w:pPr>
            <w:jc w:val="left"/>
          </w:pPr>
        </w:pPrChange>
      </w:pPr>
      <w:ins w:id="995" w:author="Alba Colomer Padrosa" w:date="2020-11-30T11:44:00Z">
        <w:r>
          <w:rPr>
            <w:noProof/>
            <w:lang w:val="en-US" w:eastAsia="en-US"/>
          </w:rPr>
          <w:drawing>
            <wp:inline distT="0" distB="0" distL="0" distR="0" wp14:anchorId="6D10C2FD" wp14:editId="27161B4C">
              <wp:extent cx="4841354" cy="3037226"/>
              <wp:effectExtent l="0" t="0" r="0" b="0"/>
              <wp:docPr id="2057508355" name="Picture 205750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841354" cy="3037226"/>
                      </a:xfrm>
                      <a:prstGeom prst="rect">
                        <a:avLst/>
                      </a:prstGeom>
                    </pic:spPr>
                  </pic:pic>
                </a:graphicData>
              </a:graphic>
            </wp:inline>
          </w:drawing>
        </w:r>
      </w:ins>
    </w:p>
    <w:p w14:paraId="2B09ADEA" w14:textId="7547440F" w:rsidR="58061BD8" w:rsidRDefault="58061BD8" w:rsidP="58061BD8">
      <w:pPr>
        <w:pStyle w:val="Legenda"/>
        <w:rPr>
          <w:ins w:id="996" w:author="Alba Colomer Padrosa" w:date="2020-11-30T08:12:00Z"/>
        </w:rPr>
      </w:pPr>
      <w:ins w:id="997" w:author="Alba Colomer Padrosa" w:date="2020-11-30T08:12:00Z">
        <w:r>
          <w:t xml:space="preserve">Figure </w:t>
        </w:r>
      </w:ins>
      <w:r>
        <w:fldChar w:fldCharType="begin"/>
      </w:r>
      <w:r>
        <w:instrText>SEQ Figure \* ARABIC</w:instrText>
      </w:r>
      <w:r>
        <w:fldChar w:fldCharType="separate"/>
      </w:r>
      <w:ins w:id="998" w:author="Alba Colomer Padrosa" w:date="2020-11-30T08:12:00Z">
        <w:r>
          <w:t>2</w:t>
        </w:r>
      </w:ins>
      <w:r>
        <w:fldChar w:fldCharType="end"/>
      </w:r>
      <w:ins w:id="999" w:author="Alba Colomer Padrosa" w:date="2020-11-30T08:12:00Z">
        <w:r>
          <w:t>. MTender coverage of the public procurement lifecycle</w:t>
        </w:r>
      </w:ins>
    </w:p>
    <w:p w14:paraId="16A80632" w14:textId="77777777" w:rsidR="58061BD8" w:rsidRDefault="58061BD8">
      <w:pPr>
        <w:rPr>
          <w:ins w:id="1000" w:author="Alba Colomer Padrosa" w:date="2020-11-30T08:12:00Z"/>
        </w:rPr>
      </w:pPr>
    </w:p>
    <w:p w14:paraId="03E9194A" w14:textId="480C333F" w:rsidR="58061BD8" w:rsidRDefault="58061BD8">
      <w:pPr>
        <w:rPr>
          <w:ins w:id="1001" w:author="Alba Colomer Padrosa" w:date="2020-11-30T08:12:00Z"/>
        </w:rPr>
      </w:pPr>
      <w:ins w:id="1002" w:author="Alba Colomer Padrosa" w:date="2020-11-30T08:12:00Z">
        <w:r>
          <w:t>Use of open source technologies for the central database unit and web portal of MTender enabled the pilot to be launched quickly (within four months), reduced the initial cost of the system by an estimated 30%, and decreased operational costs for the Government of Moldova – there are no annual licence fees to be paid for the MTender central database unit and web portal applications.</w:t>
        </w:r>
      </w:ins>
    </w:p>
    <w:p w14:paraId="49A86863" w14:textId="6318B88F" w:rsidR="58061BD8" w:rsidRDefault="58061BD8">
      <w:pPr>
        <w:rPr>
          <w:ins w:id="1003" w:author="Alba Colomer Padrosa" w:date="2020-11-30T08:12:00Z"/>
        </w:rPr>
      </w:pPr>
      <w:ins w:id="1004" w:author="Alba Colomer Padrosa" w:date="2020-11-30T08:12:00Z">
        <w:r>
          <w:t xml:space="preserve">The lower cost for government of the MTender System was also possible because of cost-sharing with collaborating commercial platform operators and a sustainability scheme to self-fund MTender operation with fees paid by commercial users of the digital service. </w:t>
        </w:r>
      </w:ins>
    </w:p>
    <w:p w14:paraId="29977869" w14:textId="55761321" w:rsidR="58061BD8" w:rsidRDefault="58061BD8">
      <w:pPr>
        <w:rPr>
          <w:ins w:id="1005" w:author="Alba Colomer Padrosa" w:date="2020-11-30T08:12:00Z"/>
        </w:rPr>
      </w:pPr>
      <w:ins w:id="1006" w:author="Alba Colomer Padrosa" w:date="2020-11-30T08:12:00Z">
        <w:r>
          <w:t xml:space="preserve">Normally, to introduce a new e-government service, the government would be required to fund the acquisition cost of the new ICT system and cover annual operational costs of maintenance and development. Thanks to the collaborative delivery of the digital service agreed with commercial platforms in the MTender Memorandum, the government is only responsible for part of the cost of MTender – development and operation of the web portal and central database unit. Commercial partners committed to cover the cost of interconnection and application development, to provide digital procurement services to contracting authorities and economic operators in exchange for charging subscription fees from commercial users of MTender (public sector users do not pay any user fees and subscription fees for commercial users are approved by the Ministry of Finance of Moldova). </w:t>
        </w:r>
      </w:ins>
    </w:p>
    <w:p w14:paraId="56F5FFDB" w14:textId="69DCC579" w:rsidR="58061BD8" w:rsidRDefault="58061BD8">
      <w:pPr>
        <w:rPr>
          <w:ins w:id="1007" w:author="Alba Colomer Padrosa" w:date="2020-11-30T08:12:00Z"/>
        </w:rPr>
      </w:pPr>
      <w:ins w:id="1008" w:author="Alba Colomer Padrosa" w:date="2020-11-30T08:12:00Z">
        <w:r>
          <w:t>Implementation of the Open Contracting Data Standard for collecting data in real time and publishing online machine-readable data from digital public procurement conducted on the MTender results in ever-increasing transparency of public procurement. Adherence to the Open Contracting Data Standard as a building principle of data exchange in MTender delivers quality, reliable and fully accountable open data, directly and automatically from each public procurement procedure that can be trusted for re-use by government, business and civil society alike and facilitates interoperability and integration of MTender with other e-government services and the public finance management system.</w:t>
        </w:r>
      </w:ins>
    </w:p>
    <w:p w14:paraId="28499D5A" w14:textId="77777777" w:rsidR="58061BD8" w:rsidRDefault="58061BD8">
      <w:pPr>
        <w:rPr>
          <w:ins w:id="1009" w:author="Alba Colomer Padrosa" w:date="2020-11-30T08:12:00Z"/>
        </w:rPr>
      </w:pPr>
    </w:p>
    <w:p w14:paraId="317E15D0" w14:textId="0210ACAB" w:rsidR="58061BD8" w:rsidRDefault="58061BD8">
      <w:pPr>
        <w:rPr>
          <w:ins w:id="1010" w:author="Alba Colomer Padrosa" w:date="2020-11-30T08:12:00Z"/>
        </w:rPr>
      </w:pPr>
      <w:ins w:id="1011" w:author="Alba Colomer Padrosa" w:date="2020-11-30T08:12:00Z">
        <w:r>
          <w:t>The project was developed as follows:</w:t>
        </w:r>
      </w:ins>
    </w:p>
    <w:p w14:paraId="67F71A6A" w14:textId="77777777" w:rsidR="58061BD8" w:rsidRDefault="58061BD8" w:rsidP="58061BD8">
      <w:pPr>
        <w:rPr>
          <w:ins w:id="1012" w:author="Alba Colomer Padrosa" w:date="2020-11-30T08:12:00Z"/>
          <w:sz w:val="20"/>
          <w:szCs w:val="20"/>
        </w:rPr>
      </w:pPr>
      <w:ins w:id="1013" w:author="Alba Colomer Padrosa" w:date="2020-11-30T08:12:00Z">
        <w:r>
          <w:rPr>
            <w:noProof/>
            <w:lang w:val="en-US" w:eastAsia="en-US"/>
          </w:rPr>
          <w:drawing>
            <wp:inline distT="0" distB="0" distL="0" distR="0" wp14:anchorId="0314FF04" wp14:editId="32EBD7B6">
              <wp:extent cx="5267324" cy="2920073"/>
              <wp:effectExtent l="0" t="0" r="0" b="0"/>
              <wp:docPr id="534074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67324" cy="2920073"/>
                      </a:xfrm>
                      <a:prstGeom prst="rect">
                        <a:avLst/>
                      </a:prstGeom>
                      <a:noFill/>
                    </pic:spPr>
                  </pic:pic>
                </a:graphicData>
              </a:graphic>
            </wp:inline>
          </w:drawing>
        </w:r>
      </w:ins>
    </w:p>
    <w:p w14:paraId="30F193B1" w14:textId="3710152C" w:rsidR="58061BD8" w:rsidRDefault="58061BD8" w:rsidP="58061BD8">
      <w:pPr>
        <w:pStyle w:val="Legenda"/>
        <w:rPr>
          <w:ins w:id="1014" w:author="Alba Colomer Padrosa" w:date="2020-11-30T08:12:00Z"/>
        </w:rPr>
      </w:pPr>
      <w:ins w:id="1015" w:author="Alba Colomer Padrosa" w:date="2020-11-30T08:12:00Z">
        <w:r>
          <w:t xml:space="preserve">Figure </w:t>
        </w:r>
      </w:ins>
      <w:r>
        <w:fldChar w:fldCharType="begin"/>
      </w:r>
      <w:r>
        <w:instrText>SEQ Figure \* ARABIC</w:instrText>
      </w:r>
      <w:r>
        <w:fldChar w:fldCharType="separate"/>
      </w:r>
      <w:ins w:id="1016" w:author="Alba Colomer Padrosa" w:date="2020-11-30T08:12:00Z">
        <w:r>
          <w:t>3</w:t>
        </w:r>
      </w:ins>
      <w:r>
        <w:fldChar w:fldCharType="end"/>
      </w:r>
      <w:ins w:id="1017" w:author="Alba Colomer Padrosa" w:date="2020-11-30T08:12:00Z">
        <w:r>
          <w:t>. MTender project milestones</w:t>
        </w:r>
      </w:ins>
    </w:p>
    <w:p w14:paraId="41447BF4" w14:textId="5590B34F" w:rsidR="58061BD8" w:rsidRDefault="58061BD8">
      <w:pPr>
        <w:rPr>
          <w:ins w:id="1018" w:author="Alba Colomer Padrosa" w:date="2020-11-30T08:12:00Z"/>
        </w:rPr>
      </w:pPr>
      <w:ins w:id="1019" w:author="Alba Colomer Padrosa" w:date="2020-11-30T08:12:00Z">
        <w:r>
          <w:t>The pilots built on each other in order to create a full eProcurement system that was adapted to Moldova’s reality and was sustainable in the long term. The characteristics of each pilot are described below.</w:t>
        </w:r>
      </w:ins>
    </w:p>
    <w:p w14:paraId="6BE17FA5" w14:textId="05A33622" w:rsidR="58061BD8" w:rsidRDefault="58061BD8">
      <w:pPr>
        <w:rPr>
          <w:ins w:id="1020" w:author="Alba Colomer Padrosa" w:date="2020-11-30T08:12:00Z"/>
        </w:rPr>
      </w:pPr>
      <w:ins w:id="1021" w:author="Alba Colomer Padrosa" w:date="2020-11-30T08:12:00Z">
        <w:r>
          <w:rPr>
            <w:noProof/>
            <w:lang w:val="en-US" w:eastAsia="en-US"/>
          </w:rPr>
          <w:drawing>
            <wp:inline distT="0" distB="0" distL="0" distR="0" wp14:anchorId="5DB3D65C" wp14:editId="778548E4">
              <wp:extent cx="5572125" cy="2190750"/>
              <wp:effectExtent l="0" t="0" r="0" b="0"/>
              <wp:docPr id="334269072" name="Picture 156590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06593"/>
                      <pic:cNvPicPr/>
                    </pic:nvPicPr>
                    <pic:blipFill>
                      <a:blip r:embed="rId53">
                        <a:extLst>
                          <a:ext uri="{28A0092B-C50C-407E-A947-70E740481C1C}">
                            <a14:useLocalDpi xmlns:a14="http://schemas.microsoft.com/office/drawing/2010/main" val="0"/>
                          </a:ext>
                        </a:extLst>
                      </a:blip>
                      <a:stretch>
                        <a:fillRect/>
                      </a:stretch>
                    </pic:blipFill>
                    <pic:spPr>
                      <a:xfrm>
                        <a:off x="0" y="0"/>
                        <a:ext cx="5572125" cy="2190750"/>
                      </a:xfrm>
                      <a:prstGeom prst="rect">
                        <a:avLst/>
                      </a:prstGeom>
                    </pic:spPr>
                  </pic:pic>
                </a:graphicData>
              </a:graphic>
            </wp:inline>
          </w:drawing>
        </w:r>
      </w:ins>
    </w:p>
    <w:p w14:paraId="5C1F77C9" w14:textId="77777777" w:rsidR="58061BD8" w:rsidRDefault="58061BD8">
      <w:pPr>
        <w:rPr>
          <w:ins w:id="1022" w:author="Alba Colomer Padrosa" w:date="2020-11-30T08:12:00Z"/>
        </w:rPr>
      </w:pPr>
    </w:p>
    <w:p w14:paraId="245C8253" w14:textId="036D419B" w:rsidR="58061BD8" w:rsidRDefault="58061BD8">
      <w:pPr>
        <w:rPr>
          <w:ins w:id="1023" w:author="Alba Colomer Padrosa" w:date="2020-11-30T08:12:00Z"/>
        </w:rPr>
      </w:pPr>
      <w:ins w:id="1024" w:author="Alba Colomer Padrosa" w:date="2020-11-30T08:12:00Z">
        <w:r>
          <w:t>In parallel to the development and piloting process of MTender, the Regulatory framework for MTender eProcurement functionalities has also been changed and major legislative changes are still pending in order to achieve a law that fully embraces international standards and digital procurement. The legislative reform was organised in two parts: first, ministerial orders and secondary legislation was used to allow MTender to advance without a lengthy legislative change process. In parallel, the primary legislation (Public Procurement Law 313 or PPL313) was reviewed, and changes proposed in order to advance on the regulatory framework. The following graph summarises the legislative changes that were needed:</w:t>
        </w:r>
      </w:ins>
    </w:p>
    <w:p w14:paraId="5014CFD3" w14:textId="77777777" w:rsidR="58061BD8" w:rsidRDefault="58061BD8">
      <w:pPr>
        <w:rPr>
          <w:ins w:id="1025" w:author="Alba Colomer Padrosa" w:date="2020-11-30T08:12:00Z"/>
        </w:rPr>
      </w:pPr>
      <w:ins w:id="1026" w:author="Alba Colomer Padrosa" w:date="2020-11-30T08:12:00Z">
        <w:r>
          <w:rPr>
            <w:noProof/>
            <w:lang w:val="en-US" w:eastAsia="en-US"/>
          </w:rPr>
          <w:drawing>
            <wp:inline distT="0" distB="0" distL="0" distR="0" wp14:anchorId="01032687" wp14:editId="1CE2BA63">
              <wp:extent cx="5572125" cy="2466741"/>
              <wp:effectExtent l="0" t="0" r="0" b="0"/>
              <wp:docPr id="1298884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2125" cy="2466741"/>
                      </a:xfrm>
                      <a:prstGeom prst="rect">
                        <a:avLst/>
                      </a:prstGeom>
                      <a:noFill/>
                    </pic:spPr>
                  </pic:pic>
                </a:graphicData>
              </a:graphic>
            </wp:inline>
          </w:drawing>
        </w:r>
      </w:ins>
    </w:p>
    <w:p w14:paraId="5BD60323" w14:textId="48C27947" w:rsidR="58061BD8" w:rsidRDefault="58061BD8" w:rsidP="58061BD8">
      <w:pPr>
        <w:pStyle w:val="Legenda"/>
        <w:rPr>
          <w:ins w:id="1027" w:author="Alba Colomer Padrosa" w:date="2020-11-30T08:12:00Z"/>
        </w:rPr>
      </w:pPr>
      <w:ins w:id="1028" w:author="Alba Colomer Padrosa" w:date="2020-11-30T08:12:00Z">
        <w:r>
          <w:t xml:space="preserve">Figure </w:t>
        </w:r>
      </w:ins>
      <w:r>
        <w:fldChar w:fldCharType="begin"/>
      </w:r>
      <w:r>
        <w:instrText>SEQ Figure \* ARABIC</w:instrText>
      </w:r>
      <w:r>
        <w:fldChar w:fldCharType="separate"/>
      </w:r>
      <w:ins w:id="1029" w:author="Alba Colomer Padrosa" w:date="2020-11-30T08:12:00Z">
        <w:r>
          <w:t>4</w:t>
        </w:r>
      </w:ins>
      <w:r>
        <w:fldChar w:fldCharType="end"/>
      </w:r>
      <w:ins w:id="1030" w:author="Alba Colomer Padrosa" w:date="2020-11-30T08:12:00Z">
        <w:r>
          <w:t>. MTender project legal amendments needed</w:t>
        </w:r>
      </w:ins>
    </w:p>
    <w:p w14:paraId="7905FBA8" w14:textId="77777777" w:rsidR="58061BD8" w:rsidRDefault="58061BD8">
      <w:pPr>
        <w:rPr>
          <w:ins w:id="1031" w:author="Alba Colomer Padrosa" w:date="2020-11-30T08:12:00Z"/>
        </w:rPr>
      </w:pPr>
    </w:p>
    <w:p w14:paraId="446DE332" w14:textId="126DC0E9" w:rsidR="58061BD8" w:rsidRDefault="58061BD8">
      <w:pPr>
        <w:rPr>
          <w:ins w:id="1032" w:author="Alba Colomer Padrosa" w:date="2020-11-30T08:12:00Z"/>
        </w:rPr>
      </w:pPr>
      <w:ins w:id="1033" w:author="Alba Colomer Padrosa" w:date="2020-11-30T08:12:00Z">
        <w:r>
          <w:t>Despite obstacles resulting from insufficient budget, the lack of secondary legislation required to progress with the MTender development, and teething pains of piloting innovation, the achievements of the MTender pilots have so far been impressive. Within 11 months since the launch of Phase 2 of the MTender pilot (17 October 2018 – 17 September 2019), the following results have been achieved:</w:t>
        </w:r>
      </w:ins>
    </w:p>
    <w:p w14:paraId="25C85449" w14:textId="77777777" w:rsidR="58061BD8" w:rsidRDefault="58061BD8" w:rsidP="58061BD8">
      <w:pPr>
        <w:jc w:val="center"/>
        <w:rPr>
          <w:ins w:id="1034" w:author="Alba Colomer Padrosa" w:date="2020-11-30T08:12:00Z"/>
        </w:rPr>
      </w:pPr>
      <w:ins w:id="1035" w:author="Alba Colomer Padrosa" w:date="2020-11-30T08:12:00Z">
        <w:r>
          <w:rPr>
            <w:noProof/>
            <w:lang w:val="en-US" w:eastAsia="en-US"/>
          </w:rPr>
          <w:drawing>
            <wp:inline distT="0" distB="0" distL="0" distR="0" wp14:anchorId="7B5A7F2B" wp14:editId="6F755406">
              <wp:extent cx="5399998" cy="2030267"/>
              <wp:effectExtent l="0" t="0" r="0" b="0"/>
              <wp:docPr id="2053125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9998" cy="2030267"/>
                      </a:xfrm>
                      <a:prstGeom prst="rect">
                        <a:avLst/>
                      </a:prstGeom>
                      <a:noFill/>
                    </pic:spPr>
                  </pic:pic>
                </a:graphicData>
              </a:graphic>
            </wp:inline>
          </w:drawing>
        </w:r>
      </w:ins>
    </w:p>
    <w:p w14:paraId="470DEF4B" w14:textId="09E166DA" w:rsidR="58061BD8" w:rsidRDefault="58061BD8" w:rsidP="58061BD8">
      <w:pPr>
        <w:pStyle w:val="Legenda"/>
        <w:rPr>
          <w:ins w:id="1036" w:author="Alba Colomer Padrosa" w:date="2020-11-30T08:12:00Z"/>
        </w:rPr>
      </w:pPr>
      <w:ins w:id="1037" w:author="Alba Colomer Padrosa" w:date="2020-11-30T08:12:00Z">
        <w:r>
          <w:t xml:space="preserve">Figure </w:t>
        </w:r>
      </w:ins>
      <w:r>
        <w:fldChar w:fldCharType="begin"/>
      </w:r>
      <w:r>
        <w:instrText>SEQ Figure \* ARABIC</w:instrText>
      </w:r>
      <w:r>
        <w:fldChar w:fldCharType="separate"/>
      </w:r>
      <w:ins w:id="1038" w:author="Alba Colomer Padrosa" w:date="2020-11-30T08:12:00Z">
        <w:r>
          <w:t>5</w:t>
        </w:r>
      </w:ins>
      <w:r>
        <w:fldChar w:fldCharType="end"/>
      </w:r>
      <w:ins w:id="1039" w:author="Alba Colomer Padrosa" w:date="2020-11-30T08:12:00Z">
        <w:r>
          <w:t>. MTender key results (September 2019)</w:t>
        </w:r>
      </w:ins>
    </w:p>
    <w:p w14:paraId="43192971" w14:textId="77777777" w:rsidR="58061BD8" w:rsidRDefault="58061BD8">
      <w:pPr>
        <w:rPr>
          <w:ins w:id="1040" w:author="Alba Colomer Padrosa" w:date="2020-11-30T08:12:00Z"/>
        </w:rPr>
      </w:pPr>
    </w:p>
    <w:p w14:paraId="5E909362" w14:textId="77777777" w:rsidR="58061BD8" w:rsidRDefault="58061BD8">
      <w:pPr>
        <w:rPr>
          <w:ins w:id="1041" w:author="Alba Colomer Padrosa" w:date="2020-11-30T08:12:00Z"/>
        </w:rPr>
      </w:pPr>
    </w:p>
    <w:p w14:paraId="1B5CEBDB" w14:textId="178E73C7" w:rsidR="58061BD8" w:rsidRDefault="58061BD8">
      <w:pPr>
        <w:rPr>
          <w:ins w:id="1042" w:author="Alba Colomer Padrosa" w:date="2020-11-30T08:12:00Z"/>
        </w:rPr>
      </w:pPr>
      <w:ins w:id="1043" w:author="Alba Colomer Padrosa" w:date="2020-11-30T08:12:00Z">
        <w:r>
          <w:t>In terms of participation, the figures also look promising, especially compared to the situation in 2017 when the SIA RSAP system for electronic procurement was in place:</w:t>
        </w:r>
      </w:ins>
    </w:p>
    <w:p w14:paraId="231A6351" w14:textId="77777777" w:rsidR="58061BD8" w:rsidRDefault="58061BD8" w:rsidP="58061BD8">
      <w:pPr>
        <w:jc w:val="center"/>
        <w:rPr>
          <w:ins w:id="1044" w:author="Alba Colomer Padrosa" w:date="2020-11-30T08:12:00Z"/>
        </w:rPr>
      </w:pPr>
      <w:ins w:id="1045" w:author="Alba Colomer Padrosa" w:date="2020-11-30T08:12:00Z">
        <w:r>
          <w:rPr>
            <w:noProof/>
            <w:lang w:val="en-US" w:eastAsia="en-US"/>
          </w:rPr>
          <w:drawing>
            <wp:inline distT="0" distB="0" distL="0" distR="0" wp14:anchorId="57A1932F" wp14:editId="5DBCF2F6">
              <wp:extent cx="5010148" cy="2160691"/>
              <wp:effectExtent l="0" t="0" r="0" b="0"/>
              <wp:docPr id="18037930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10148" cy="2160691"/>
                      </a:xfrm>
                      <a:prstGeom prst="rect">
                        <a:avLst/>
                      </a:prstGeom>
                      <a:noFill/>
                    </pic:spPr>
                  </pic:pic>
                </a:graphicData>
              </a:graphic>
            </wp:inline>
          </w:drawing>
        </w:r>
      </w:ins>
    </w:p>
    <w:p w14:paraId="58014356" w14:textId="6AB962D5" w:rsidR="58061BD8" w:rsidRDefault="58061BD8" w:rsidP="58061BD8">
      <w:pPr>
        <w:pStyle w:val="Legenda"/>
        <w:rPr>
          <w:ins w:id="1046" w:author="Alba Colomer Padrosa" w:date="2020-11-30T08:12:00Z"/>
        </w:rPr>
      </w:pPr>
      <w:ins w:id="1047" w:author="Alba Colomer Padrosa" w:date="2020-11-30T08:12:00Z">
        <w:r>
          <w:t xml:space="preserve">Figure </w:t>
        </w:r>
      </w:ins>
      <w:r>
        <w:fldChar w:fldCharType="begin"/>
      </w:r>
      <w:r>
        <w:instrText>SEQ Figure \* ARABIC</w:instrText>
      </w:r>
      <w:r>
        <w:fldChar w:fldCharType="separate"/>
      </w:r>
      <w:ins w:id="1048" w:author="Alba Colomer Padrosa" w:date="2020-11-30T08:12:00Z">
        <w:r>
          <w:t>6</w:t>
        </w:r>
      </w:ins>
      <w:r>
        <w:fldChar w:fldCharType="end"/>
      </w:r>
      <w:ins w:id="1049" w:author="Alba Colomer Padrosa" w:date="2020-11-30T08:12:00Z">
        <w:r>
          <w:t>. MTender participation figures</w:t>
        </w:r>
      </w:ins>
    </w:p>
    <w:p w14:paraId="6E7DE174" w14:textId="77777777" w:rsidR="58061BD8" w:rsidRDefault="58061BD8">
      <w:pPr>
        <w:rPr>
          <w:ins w:id="1050" w:author="Alba Colomer Padrosa" w:date="2020-11-30T08:12:00Z"/>
        </w:rPr>
      </w:pPr>
    </w:p>
    <w:p w14:paraId="13E0B7EE" w14:textId="4EFC578F" w:rsidR="58061BD8" w:rsidRDefault="58061BD8">
      <w:pPr>
        <w:rPr>
          <w:ins w:id="1051" w:author="Alba Colomer Padrosa" w:date="2020-11-30T08:12:00Z"/>
        </w:rPr>
      </w:pPr>
      <w:ins w:id="1052" w:author="Alba Colomer Padrosa" w:date="2020-11-30T08:12:00Z">
        <w:r>
          <w:t xml:space="preserve">Finally, it is also worth mentioning the price tag of the project, which gives a good idea on what to expect from a similar project and demonstrates how, with minimum investment, great results can be achieved. At this point, the pilot system set up in Moldova has cost around EUR 700,000. Fully fledged digital procurement is estimated to reach EUR 1,500,000. </w:t>
        </w:r>
      </w:ins>
    </w:p>
    <w:p w14:paraId="7D2F0AC9" w14:textId="05A449D6" w:rsidR="58061BD8" w:rsidRDefault="58061BD8">
      <w:pPr>
        <w:rPr>
          <w:ins w:id="1053" w:author="Alba Colomer Padrosa" w:date="2020-11-30T08:12:00Z"/>
        </w:rPr>
      </w:pPr>
      <w:ins w:id="1054" w:author="Alba Colomer Padrosa" w:date="2020-11-30T08:12:00Z">
        <w:r>
          <w:t>Overall, the pilot of the MTender System radically transformed public procurement in Moldova and moved it from Step 2 to Step 4 of the digital transformation process, with an excellent value for money:</w:t>
        </w:r>
      </w:ins>
    </w:p>
    <w:p w14:paraId="07F8DC2C" w14:textId="1E414DD0" w:rsidR="58061BD8" w:rsidRDefault="58061BD8" w:rsidP="58061BD8">
      <w:pPr>
        <w:jc w:val="center"/>
        <w:rPr>
          <w:ins w:id="1055" w:author="Alba Colomer Padrosa" w:date="2020-11-30T08:12:00Z"/>
        </w:rPr>
      </w:pPr>
      <w:ins w:id="1056" w:author="Alba Colomer Padrosa" w:date="2020-11-30T08:12:00Z">
        <w:r>
          <w:rPr>
            <w:noProof/>
            <w:lang w:val="en-US" w:eastAsia="en-US"/>
          </w:rPr>
          <w:drawing>
            <wp:inline distT="0" distB="0" distL="0" distR="0" wp14:anchorId="199A0B20" wp14:editId="167C93EC">
              <wp:extent cx="5399998" cy="2765025"/>
              <wp:effectExtent l="0" t="0" r="0" b="0"/>
              <wp:docPr id="161706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99998" cy="2765025"/>
                      </a:xfrm>
                      <a:prstGeom prst="rect">
                        <a:avLst/>
                      </a:prstGeom>
                      <a:noFill/>
                    </pic:spPr>
                  </pic:pic>
                </a:graphicData>
              </a:graphic>
            </wp:inline>
          </w:drawing>
        </w:r>
      </w:ins>
    </w:p>
    <w:p w14:paraId="0F7AC148" w14:textId="6E02BF63" w:rsidR="58061BD8" w:rsidRDefault="58061BD8" w:rsidP="58061BD8">
      <w:pPr>
        <w:pStyle w:val="Legenda"/>
        <w:rPr>
          <w:ins w:id="1057" w:author="Alba Colomer Padrosa" w:date="2020-11-30T08:12:00Z"/>
        </w:rPr>
      </w:pPr>
      <w:ins w:id="1058" w:author="Alba Colomer Padrosa" w:date="2020-11-30T08:12:00Z">
        <w:r>
          <w:t xml:space="preserve">Figure </w:t>
        </w:r>
      </w:ins>
      <w:r>
        <w:fldChar w:fldCharType="begin"/>
      </w:r>
      <w:r>
        <w:instrText>SEQ Figure \* ARABIC</w:instrText>
      </w:r>
      <w:r>
        <w:fldChar w:fldCharType="separate"/>
      </w:r>
      <w:ins w:id="1059" w:author="Alba Colomer Padrosa" w:date="2020-11-30T08:12:00Z">
        <w:r>
          <w:t>7</w:t>
        </w:r>
      </w:ins>
      <w:r>
        <w:fldChar w:fldCharType="end"/>
      </w:r>
      <w:ins w:id="1060" w:author="Alba Colomer Padrosa" w:date="2020-11-30T08:12:00Z">
        <w:r>
          <w:t>. MTender public procurement stage</w:t>
        </w:r>
      </w:ins>
    </w:p>
    <w:p w14:paraId="03E140BD" w14:textId="77777777" w:rsidR="58061BD8" w:rsidRDefault="58061BD8">
      <w:pPr>
        <w:rPr>
          <w:ins w:id="1061" w:author="Alba Colomer Padrosa" w:date="2020-11-30T08:12:00Z"/>
        </w:rPr>
      </w:pPr>
    </w:p>
    <w:p w14:paraId="4EC6EC2A" w14:textId="2D7441D9" w:rsidR="58061BD8" w:rsidRDefault="58061BD8">
      <w:pPr>
        <w:rPr>
          <w:ins w:id="1062" w:author="Alba Colomer Padrosa" w:date="2020-11-30T08:19:00Z"/>
          <w:u w:val="single"/>
          <w:rPrChange w:id="1063" w:author="Alba Colomer Padrosa" w:date="2020-11-30T08:21:00Z">
            <w:rPr>
              <w:ins w:id="1064" w:author="Alba Colomer Padrosa" w:date="2020-11-30T08:19:00Z"/>
              <w:rFonts w:cs="Times New Roman"/>
            </w:rPr>
          </w:rPrChange>
        </w:rPr>
        <w:pPrChange w:id="1065" w:author="Alba Colomer Padrosa" w:date="2020-11-30T08:21:00Z">
          <w:pPr>
            <w:pStyle w:val="Nagwek2"/>
            <w:ind w:left="576"/>
          </w:pPr>
        </w:pPrChange>
      </w:pPr>
      <w:ins w:id="1066" w:author="Alba Colomer Padrosa" w:date="2020-11-30T08:19:00Z">
        <w:r w:rsidRPr="58061BD8">
          <w:rPr>
            <w:b/>
            <w:bCs/>
            <w:u w:val="single"/>
            <w:rPrChange w:id="1067" w:author="Alba Colomer Padrosa" w:date="2020-11-30T08:21:00Z">
              <w:rPr/>
            </w:rPrChange>
          </w:rPr>
          <w:t>Key findings from previous experiences</w:t>
        </w:r>
      </w:ins>
    </w:p>
    <w:p w14:paraId="344880F3" w14:textId="1A355FE4" w:rsidR="58061BD8" w:rsidRDefault="348CC822">
      <w:pPr>
        <w:rPr>
          <w:ins w:id="1068" w:author="Alba Colomer Padrosa" w:date="2020-11-30T08:19:00Z"/>
        </w:rPr>
      </w:pPr>
      <w:ins w:id="1069" w:author="Alba Colomer Padrosa" w:date="2020-11-30T08:19:00Z">
        <w:r>
          <w:t>The following key points summarise the main lessons learnt from the EBRD experience</w:t>
        </w:r>
      </w:ins>
      <w:r w:rsidR="58061BD8" w:rsidRPr="58061BD8">
        <w:rPr>
          <w:rStyle w:val="Odwoanieprzypisudolnego"/>
          <w:rFonts w:ascii="Times New Roman" w:hAnsi="Times New Roman"/>
        </w:rPr>
        <w:footnoteReference w:id="41"/>
      </w:r>
      <w:ins w:id="1070" w:author="Alba Colomer Padrosa" w:date="2020-11-30T08:19:00Z">
        <w:r>
          <w:t>. They are organised according to the three areas of decision: legal, business and technology.</w:t>
        </w:r>
      </w:ins>
    </w:p>
    <w:p w14:paraId="3145929F" w14:textId="1AD8CE1C" w:rsidR="58061BD8" w:rsidRDefault="58061BD8" w:rsidP="58061BD8">
      <w:pPr>
        <w:pStyle w:val="Legenda"/>
        <w:rPr>
          <w:ins w:id="1071" w:author="Alba Colomer Padrosa" w:date="2020-11-30T08:19:00Z"/>
        </w:rPr>
      </w:pPr>
      <w:ins w:id="1072" w:author="Alba Colomer Padrosa" w:date="2020-11-30T08:19:00Z">
        <w:r>
          <w:t xml:space="preserve">Table </w:t>
        </w:r>
      </w:ins>
      <w:r w:rsidR="00892C47">
        <w:fldChar w:fldCharType="begin"/>
      </w:r>
      <w:r w:rsidR="00892C47">
        <w:instrText xml:space="preserve"> SEQ Table \* ARABIC </w:instrText>
      </w:r>
      <w:r w:rsidR="00892C47">
        <w:fldChar w:fldCharType="separate"/>
      </w:r>
      <w:ins w:id="1073" w:author="Alba Colomer Padrosa" w:date="2020-11-30T08:19:00Z">
        <w:r>
          <w:t>4</w:t>
        </w:r>
      </w:ins>
      <w:r w:rsidR="00892C47">
        <w:fldChar w:fldCharType="end"/>
      </w:r>
      <w:ins w:id="1074" w:author="Alba Colomer Padrosa" w:date="2020-11-30T08:19:00Z">
        <w:r>
          <w:t xml:space="preserve"> key findings from previous experience</w:t>
        </w:r>
      </w:ins>
    </w:p>
    <w:tbl>
      <w:tblPr>
        <w:tblStyle w:val="Tabela-Siatka"/>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2258"/>
        <w:gridCol w:w="6469"/>
      </w:tblGrid>
      <w:tr w:rsidR="58061BD8" w14:paraId="6BF23D2A" w14:textId="77777777" w:rsidTr="348CC822">
        <w:trPr>
          <w:ins w:id="1075" w:author="Alba Colomer Padrosa" w:date="2020-11-30T08:19:00Z"/>
        </w:trPr>
        <w:tc>
          <w:tcPr>
            <w:tcW w:w="2258" w:type="dxa"/>
            <w:shd w:val="clear" w:color="auto" w:fill="00AE9E"/>
            <w:vAlign w:val="center"/>
          </w:tcPr>
          <w:p w14:paraId="6C738854" w14:textId="3F41046E" w:rsidR="58061BD8" w:rsidRDefault="58061BD8" w:rsidP="58061BD8">
            <w:pPr>
              <w:pStyle w:val="Tekstpodstawowy"/>
              <w:jc w:val="center"/>
              <w:rPr>
                <w:b/>
                <w:bCs/>
                <w:color w:val="FFFFFF" w:themeColor="background1"/>
              </w:rPr>
            </w:pPr>
            <w:ins w:id="1076" w:author="Alba Colomer Padrosa" w:date="2020-11-30T08:19:00Z">
              <w:r w:rsidRPr="58061BD8">
                <w:rPr>
                  <w:b/>
                  <w:bCs/>
                  <w:color w:val="FFFFFF" w:themeColor="background1"/>
                </w:rPr>
                <w:t>LEGAL</w:t>
              </w:r>
            </w:ins>
          </w:p>
        </w:tc>
        <w:tc>
          <w:tcPr>
            <w:tcW w:w="6469" w:type="dxa"/>
          </w:tcPr>
          <w:p w14:paraId="6362D52E" w14:textId="6BC180EB" w:rsidR="58061BD8" w:rsidRDefault="348CC822" w:rsidP="58061BD8">
            <w:pPr>
              <w:numPr>
                <w:ilvl w:val="0"/>
                <w:numId w:val="28"/>
              </w:numPr>
              <w:spacing w:before="0" w:after="68"/>
              <w:ind w:left="324" w:hanging="284"/>
              <w:jc w:val="left"/>
              <w:rPr>
                <w:ins w:id="1077" w:author="Alba Colomer Padrosa" w:date="2020-11-30T08:19:00Z"/>
              </w:rPr>
            </w:pPr>
            <w:ins w:id="1078" w:author="Alba Colomer Padrosa" w:date="2020-11-30T08:19:00Z">
              <w:r w:rsidRPr="348CC822">
                <w:rPr>
                  <w:rFonts w:eastAsia="+mn-ea"/>
                  <w:color w:val="000000" w:themeColor="text1"/>
                </w:rPr>
                <w:t>Include all mandatory default procedures as defined by the EUPD 2014</w:t>
              </w:r>
            </w:ins>
            <w:r w:rsidR="58061BD8" w:rsidRPr="58061BD8">
              <w:rPr>
                <w:rStyle w:val="Odwoanieprzypisudolnego"/>
                <w:rFonts w:ascii="Times New Roman" w:eastAsia="+mn-ea" w:hAnsi="Times New Roman"/>
                <w:color w:val="000000" w:themeColor="text1"/>
              </w:rPr>
              <w:footnoteReference w:id="42"/>
            </w:r>
          </w:p>
          <w:p w14:paraId="4EC9E0BC" w14:textId="77777777" w:rsidR="58061BD8" w:rsidRDefault="58061BD8" w:rsidP="58061BD8">
            <w:pPr>
              <w:numPr>
                <w:ilvl w:val="0"/>
                <w:numId w:val="28"/>
              </w:numPr>
              <w:spacing w:before="0" w:after="68"/>
              <w:ind w:left="324" w:hanging="284"/>
              <w:jc w:val="left"/>
              <w:rPr>
                <w:ins w:id="1079" w:author="Alba Colomer Padrosa" w:date="2020-11-30T08:19:00Z"/>
              </w:rPr>
            </w:pPr>
            <w:ins w:id="1080" w:author="Alba Colomer Padrosa" w:date="2020-11-30T08:19:00Z">
              <w:r w:rsidRPr="58061BD8">
                <w:rPr>
                  <w:rFonts w:eastAsia="+mn-ea"/>
                  <w:color w:val="000000" w:themeColor="text1"/>
                </w:rPr>
                <w:t>Establish mandatory use of electronic procedures</w:t>
              </w:r>
            </w:ins>
          </w:p>
          <w:p w14:paraId="0542EF62" w14:textId="3E833C85" w:rsidR="58061BD8" w:rsidRDefault="58061BD8" w:rsidP="58061BD8">
            <w:pPr>
              <w:numPr>
                <w:ilvl w:val="0"/>
                <w:numId w:val="28"/>
              </w:numPr>
              <w:spacing w:before="0" w:after="68"/>
              <w:ind w:left="324" w:hanging="284"/>
              <w:jc w:val="left"/>
              <w:rPr>
                <w:ins w:id="1081" w:author="Alba Colomer Padrosa" w:date="2020-11-30T08:19:00Z"/>
              </w:rPr>
            </w:pPr>
            <w:ins w:id="1082" w:author="Alba Colomer Padrosa" w:date="2020-11-30T08:19:00Z">
              <w:r w:rsidRPr="58061BD8">
                <w:rPr>
                  <w:rFonts w:eastAsia="+mn-ea"/>
                  <w:color w:val="000000" w:themeColor="text1"/>
                </w:rPr>
                <w:t>Guarantee that all contracting authorities apply the same rules and follow a uniform business process by design</w:t>
              </w:r>
            </w:ins>
          </w:p>
          <w:p w14:paraId="784896AF" w14:textId="3B740954" w:rsidR="58061BD8" w:rsidRDefault="58061BD8" w:rsidP="58061BD8">
            <w:pPr>
              <w:numPr>
                <w:ilvl w:val="0"/>
                <w:numId w:val="28"/>
              </w:numPr>
              <w:spacing w:before="0" w:after="68"/>
              <w:ind w:left="324" w:hanging="284"/>
              <w:jc w:val="left"/>
            </w:pPr>
            <w:ins w:id="1083" w:author="Alba Colomer Padrosa" w:date="2020-11-30T08:19:00Z">
              <w:r w:rsidRPr="58061BD8">
                <w:rPr>
                  <w:rFonts w:eastAsia="+mn-ea"/>
                  <w:color w:val="000000" w:themeColor="text1"/>
                </w:rPr>
                <w:t>Adjust the institutional structure to cope with the eProcurement reform</w:t>
              </w:r>
            </w:ins>
          </w:p>
        </w:tc>
      </w:tr>
      <w:tr w:rsidR="58061BD8" w14:paraId="10CCBFFB" w14:textId="77777777" w:rsidTr="348CC822">
        <w:trPr>
          <w:ins w:id="1084" w:author="Alba Colomer Padrosa" w:date="2020-11-30T08:19:00Z"/>
        </w:trPr>
        <w:tc>
          <w:tcPr>
            <w:tcW w:w="2258" w:type="dxa"/>
            <w:shd w:val="clear" w:color="auto" w:fill="008276"/>
            <w:vAlign w:val="center"/>
          </w:tcPr>
          <w:p w14:paraId="32D641A6" w14:textId="6092108D" w:rsidR="58061BD8" w:rsidRDefault="58061BD8" w:rsidP="58061BD8">
            <w:pPr>
              <w:pStyle w:val="Tekstpodstawowy"/>
              <w:jc w:val="center"/>
              <w:rPr>
                <w:b/>
                <w:bCs/>
                <w:color w:val="FFFFFF" w:themeColor="background1"/>
              </w:rPr>
            </w:pPr>
            <w:ins w:id="1085" w:author="Alba Colomer Padrosa" w:date="2020-11-30T08:19:00Z">
              <w:r w:rsidRPr="58061BD8">
                <w:rPr>
                  <w:b/>
                  <w:bCs/>
                  <w:color w:val="FFFFFF" w:themeColor="background1"/>
                </w:rPr>
                <w:t>BUSINESS</w:t>
              </w:r>
            </w:ins>
          </w:p>
        </w:tc>
        <w:tc>
          <w:tcPr>
            <w:tcW w:w="6469" w:type="dxa"/>
          </w:tcPr>
          <w:p w14:paraId="5EE98371" w14:textId="4859AB45" w:rsidR="58061BD8" w:rsidRDefault="58061BD8" w:rsidP="58061BD8">
            <w:pPr>
              <w:numPr>
                <w:ilvl w:val="0"/>
                <w:numId w:val="28"/>
              </w:numPr>
              <w:spacing w:before="0" w:after="68"/>
              <w:ind w:left="324" w:hanging="284"/>
              <w:jc w:val="left"/>
              <w:rPr>
                <w:ins w:id="1086" w:author="Alba Colomer Padrosa" w:date="2020-11-30T08:19:00Z"/>
                <w:rFonts w:eastAsia="+mn-ea"/>
                <w:color w:val="000000" w:themeColor="text1"/>
              </w:rPr>
            </w:pPr>
            <w:ins w:id="1087" w:author="Alba Colomer Padrosa" w:date="2020-11-30T08:19:00Z">
              <w:r w:rsidRPr="58061BD8">
                <w:rPr>
                  <w:rFonts w:eastAsia="+mn-ea"/>
                  <w:color w:val="000000" w:themeColor="text1"/>
                </w:rPr>
                <w:t>Involve political decision-makers</w:t>
              </w:r>
            </w:ins>
          </w:p>
          <w:p w14:paraId="0EB85CA1" w14:textId="330C4724" w:rsidR="58061BD8" w:rsidRDefault="58061BD8" w:rsidP="58061BD8">
            <w:pPr>
              <w:numPr>
                <w:ilvl w:val="0"/>
                <w:numId w:val="28"/>
              </w:numPr>
              <w:spacing w:before="0" w:after="68"/>
              <w:ind w:left="324" w:hanging="284"/>
              <w:jc w:val="left"/>
              <w:rPr>
                <w:ins w:id="1088" w:author="Alba Colomer Padrosa" w:date="2020-11-30T08:19:00Z"/>
                <w:rFonts w:eastAsia="+mn-ea"/>
                <w:color w:val="000000" w:themeColor="text1"/>
              </w:rPr>
            </w:pPr>
            <w:ins w:id="1089" w:author="Alba Colomer Padrosa" w:date="2020-11-30T08:19:00Z">
              <w:r w:rsidRPr="58061BD8">
                <w:rPr>
                  <w:rFonts w:eastAsia="+mn-ea"/>
                  <w:color w:val="000000" w:themeColor="text1"/>
                </w:rPr>
                <w:t>Involve multidisciplinary stakeholders in the procurement process reform</w:t>
              </w:r>
            </w:ins>
          </w:p>
          <w:p w14:paraId="603E27EA" w14:textId="77777777" w:rsidR="58061BD8" w:rsidRDefault="58061BD8" w:rsidP="58061BD8">
            <w:pPr>
              <w:numPr>
                <w:ilvl w:val="0"/>
                <w:numId w:val="28"/>
              </w:numPr>
              <w:spacing w:before="0" w:after="68"/>
              <w:ind w:left="324" w:hanging="284"/>
              <w:jc w:val="left"/>
              <w:rPr>
                <w:ins w:id="1090" w:author="Alba Colomer Padrosa" w:date="2020-11-30T08:19:00Z"/>
                <w:rFonts w:eastAsia="+mn-ea"/>
                <w:color w:val="000000" w:themeColor="text1"/>
              </w:rPr>
            </w:pPr>
            <w:ins w:id="1091" w:author="Alba Colomer Padrosa" w:date="2020-11-30T08:19:00Z">
              <w:r w:rsidRPr="58061BD8">
                <w:rPr>
                  <w:rFonts w:eastAsia="+mn-ea"/>
                  <w:color w:val="000000" w:themeColor="text1"/>
                </w:rPr>
                <w:t>Adapt the eProcurement system to the local public procurement market</w:t>
              </w:r>
            </w:ins>
          </w:p>
          <w:p w14:paraId="3C94A43D" w14:textId="77777777" w:rsidR="58061BD8" w:rsidRDefault="58061BD8" w:rsidP="58061BD8">
            <w:pPr>
              <w:numPr>
                <w:ilvl w:val="0"/>
                <w:numId w:val="28"/>
              </w:numPr>
              <w:spacing w:before="0" w:after="68"/>
              <w:ind w:left="324" w:hanging="284"/>
              <w:jc w:val="left"/>
              <w:rPr>
                <w:ins w:id="1092" w:author="Alba Colomer Padrosa" w:date="2020-11-30T08:19:00Z"/>
                <w:rFonts w:eastAsia="+mn-ea"/>
                <w:color w:val="000000" w:themeColor="text1"/>
              </w:rPr>
            </w:pPr>
            <w:ins w:id="1093" w:author="Alba Colomer Padrosa" w:date="2020-11-30T08:19:00Z">
              <w:r w:rsidRPr="58061BD8">
                <w:rPr>
                  <w:rFonts w:eastAsia="+mn-ea"/>
                  <w:color w:val="000000" w:themeColor="text1"/>
                </w:rPr>
                <w:t>Leverage technology to push for change of current practices</w:t>
              </w:r>
            </w:ins>
          </w:p>
          <w:p w14:paraId="648952ED" w14:textId="0CAC6068" w:rsidR="58061BD8" w:rsidRDefault="58061BD8" w:rsidP="58061BD8">
            <w:pPr>
              <w:numPr>
                <w:ilvl w:val="0"/>
                <w:numId w:val="28"/>
              </w:numPr>
              <w:spacing w:before="0" w:after="68"/>
              <w:ind w:left="324" w:hanging="284"/>
              <w:jc w:val="left"/>
              <w:rPr>
                <w:ins w:id="1094" w:author="Alba Colomer Padrosa" w:date="2020-11-30T08:19:00Z"/>
                <w:rFonts w:eastAsia="+mn-ea"/>
                <w:color w:val="000000" w:themeColor="text1"/>
              </w:rPr>
            </w:pPr>
            <w:ins w:id="1095" w:author="Alba Colomer Padrosa" w:date="2020-11-30T08:19:00Z">
              <w:r w:rsidRPr="58061BD8">
                <w:rPr>
                  <w:rFonts w:eastAsia="+mn-ea"/>
                  <w:color w:val="000000" w:themeColor="text1"/>
                </w:rPr>
                <w:t>Establish strategic procurement centralised in framework agreements that are mandatory for central government and contracting entities, financed from the state budget</w:t>
              </w:r>
            </w:ins>
          </w:p>
          <w:p w14:paraId="42622F7E" w14:textId="77777777" w:rsidR="58061BD8" w:rsidRDefault="58061BD8" w:rsidP="58061BD8">
            <w:pPr>
              <w:numPr>
                <w:ilvl w:val="0"/>
                <w:numId w:val="28"/>
              </w:numPr>
              <w:spacing w:before="0" w:after="68"/>
              <w:ind w:left="324" w:hanging="284"/>
              <w:jc w:val="left"/>
              <w:rPr>
                <w:ins w:id="1096" w:author="Alba Colomer Padrosa" w:date="2020-11-30T08:19:00Z"/>
                <w:rFonts w:eastAsia="+mn-ea"/>
                <w:color w:val="000000" w:themeColor="text1"/>
              </w:rPr>
            </w:pPr>
            <w:ins w:id="1097" w:author="Alba Colomer Padrosa" w:date="2020-11-30T08:19:00Z">
              <w:r w:rsidRPr="58061BD8">
                <w:rPr>
                  <w:rFonts w:eastAsia="+mn-ea"/>
                  <w:color w:val="000000" w:themeColor="text1"/>
                </w:rPr>
                <w:t>Open public procurement data</w:t>
              </w:r>
            </w:ins>
          </w:p>
          <w:p w14:paraId="675091BE" w14:textId="0580BB84" w:rsidR="58061BD8" w:rsidRDefault="58061BD8" w:rsidP="58061BD8">
            <w:pPr>
              <w:numPr>
                <w:ilvl w:val="0"/>
                <w:numId w:val="28"/>
              </w:numPr>
              <w:spacing w:before="0" w:after="68"/>
              <w:ind w:left="324" w:hanging="284"/>
              <w:jc w:val="left"/>
              <w:rPr>
                <w:rFonts w:eastAsia="+mn-ea"/>
                <w:color w:val="000000" w:themeColor="text1"/>
              </w:rPr>
            </w:pPr>
            <w:ins w:id="1098" w:author="Alba Colomer Padrosa" w:date="2020-11-30T08:19:00Z">
              <w:r w:rsidRPr="58061BD8">
                <w:rPr>
                  <w:rFonts w:eastAsia="+mn-ea"/>
                  <w:color w:val="000000" w:themeColor="text1"/>
                </w:rPr>
                <w:t>Plan change management and communication strategy</w:t>
              </w:r>
            </w:ins>
          </w:p>
        </w:tc>
      </w:tr>
      <w:tr w:rsidR="58061BD8" w14:paraId="34F6FEB9" w14:textId="77777777" w:rsidTr="348CC822">
        <w:trPr>
          <w:ins w:id="1099" w:author="Alba Colomer Padrosa" w:date="2020-11-30T08:19:00Z"/>
        </w:trPr>
        <w:tc>
          <w:tcPr>
            <w:tcW w:w="2258" w:type="dxa"/>
            <w:shd w:val="clear" w:color="auto" w:fill="00574F"/>
            <w:vAlign w:val="center"/>
          </w:tcPr>
          <w:p w14:paraId="25E9B480" w14:textId="14127D78" w:rsidR="58061BD8" w:rsidRDefault="58061BD8" w:rsidP="58061BD8">
            <w:pPr>
              <w:pStyle w:val="Tekstpodstawowy"/>
              <w:jc w:val="center"/>
              <w:rPr>
                <w:b/>
                <w:bCs/>
                <w:color w:val="FFFFFF" w:themeColor="background1"/>
              </w:rPr>
            </w:pPr>
            <w:ins w:id="1100" w:author="Alba Colomer Padrosa" w:date="2020-11-30T08:19:00Z">
              <w:r w:rsidRPr="58061BD8">
                <w:rPr>
                  <w:b/>
                  <w:bCs/>
                  <w:color w:val="FFFFFF" w:themeColor="background1"/>
                </w:rPr>
                <w:t>TECHNOLOGY</w:t>
              </w:r>
            </w:ins>
          </w:p>
        </w:tc>
        <w:tc>
          <w:tcPr>
            <w:tcW w:w="6469" w:type="dxa"/>
          </w:tcPr>
          <w:p w14:paraId="5B8D867B" w14:textId="77777777" w:rsidR="58061BD8" w:rsidRDefault="58061BD8" w:rsidP="58061BD8">
            <w:pPr>
              <w:numPr>
                <w:ilvl w:val="0"/>
                <w:numId w:val="28"/>
              </w:numPr>
              <w:spacing w:before="0" w:after="68"/>
              <w:ind w:left="324" w:hanging="284"/>
              <w:jc w:val="left"/>
              <w:rPr>
                <w:ins w:id="1101" w:author="Alba Colomer Padrosa" w:date="2020-11-30T08:19:00Z"/>
                <w:rFonts w:eastAsia="+mn-ea"/>
                <w:color w:val="000000" w:themeColor="text1"/>
              </w:rPr>
            </w:pPr>
            <w:ins w:id="1102" w:author="Alba Colomer Padrosa" w:date="2020-11-30T08:19:00Z">
              <w:r w:rsidRPr="58061BD8">
                <w:rPr>
                  <w:rFonts w:eastAsia="+mn-ea"/>
                  <w:color w:val="000000" w:themeColor="text1"/>
                </w:rPr>
                <w:t>Implement a rational scope of functionalities in a gradual way</w:t>
              </w:r>
            </w:ins>
          </w:p>
          <w:p w14:paraId="7A2150ED" w14:textId="7911F815" w:rsidR="58061BD8" w:rsidRDefault="58061BD8" w:rsidP="58061BD8">
            <w:pPr>
              <w:numPr>
                <w:ilvl w:val="0"/>
                <w:numId w:val="28"/>
              </w:numPr>
              <w:spacing w:before="0" w:after="68"/>
              <w:ind w:left="324" w:hanging="284"/>
              <w:jc w:val="left"/>
              <w:rPr>
                <w:ins w:id="1103" w:author="Alba Colomer Padrosa" w:date="2020-11-30T08:19:00Z"/>
                <w:rFonts w:eastAsia="+mn-ea"/>
                <w:color w:val="000000" w:themeColor="text1"/>
              </w:rPr>
            </w:pPr>
            <w:ins w:id="1104" w:author="Alba Colomer Padrosa" w:date="2020-11-30T08:19:00Z">
              <w:r w:rsidRPr="58061BD8">
                <w:rPr>
                  <w:rFonts w:eastAsia="+mn-ea"/>
                  <w:color w:val="000000" w:themeColor="text1"/>
                </w:rPr>
                <w:t>Interoperability matters and should be considered early in the process</w:t>
              </w:r>
            </w:ins>
          </w:p>
          <w:p w14:paraId="7F461861" w14:textId="4BFB408F" w:rsidR="58061BD8" w:rsidRDefault="58061BD8" w:rsidP="58061BD8">
            <w:pPr>
              <w:numPr>
                <w:ilvl w:val="0"/>
                <w:numId w:val="28"/>
              </w:numPr>
              <w:spacing w:before="0" w:after="68"/>
              <w:ind w:left="324" w:hanging="284"/>
              <w:jc w:val="left"/>
              <w:rPr>
                <w:ins w:id="1105" w:author="Alba Colomer Padrosa" w:date="2020-11-30T08:19:00Z"/>
                <w:rFonts w:eastAsia="+mn-ea"/>
                <w:color w:val="000000" w:themeColor="text1"/>
              </w:rPr>
            </w:pPr>
            <w:ins w:id="1106" w:author="Alba Colomer Padrosa" w:date="2020-11-30T08:19:00Z">
              <w:r w:rsidRPr="58061BD8">
                <w:rPr>
                  <w:rFonts w:eastAsia="+mn-ea"/>
                  <w:color w:val="000000" w:themeColor="text1"/>
                </w:rPr>
                <w:t>Do not request an electronic signature for tender participation</w:t>
              </w:r>
            </w:ins>
          </w:p>
          <w:p w14:paraId="73A29C3D" w14:textId="3FE8D81F" w:rsidR="58061BD8" w:rsidRDefault="58061BD8" w:rsidP="58061BD8">
            <w:pPr>
              <w:numPr>
                <w:ilvl w:val="0"/>
                <w:numId w:val="28"/>
              </w:numPr>
              <w:spacing w:before="0" w:after="68"/>
              <w:ind w:left="324" w:hanging="284"/>
              <w:jc w:val="left"/>
            </w:pPr>
            <w:ins w:id="1107" w:author="Alba Colomer Padrosa" w:date="2020-11-30T08:19:00Z">
              <w:r w:rsidRPr="58061BD8">
                <w:rPr>
                  <w:rFonts w:eastAsia="+mn-ea"/>
                  <w:color w:val="000000" w:themeColor="text1"/>
                </w:rPr>
                <w:t>Introduce a qualified electronic signature in online contract signing</w:t>
              </w:r>
            </w:ins>
          </w:p>
        </w:tc>
      </w:tr>
    </w:tbl>
    <w:p w14:paraId="070B6D43" w14:textId="77777777" w:rsidR="58061BD8" w:rsidRDefault="58061BD8" w:rsidP="58061BD8">
      <w:pPr>
        <w:pStyle w:val="Nagwek1"/>
        <w:numPr>
          <w:ilvl w:val="0"/>
          <w:numId w:val="0"/>
        </w:numPr>
        <w:ind w:left="432"/>
        <w:rPr>
          <w:ins w:id="1108" w:author="Alba Colomer Padrosa" w:date="2020-11-30T08:19:00Z"/>
        </w:rPr>
      </w:pPr>
    </w:p>
    <w:p w14:paraId="2D81FC4B" w14:textId="5B41C2F8" w:rsidR="58061BD8" w:rsidRDefault="58061BD8" w:rsidP="58061BD8"/>
    <w:sectPr w:rsidR="58061BD8" w:rsidSect="00046F5B">
      <w:headerReference w:type="default" r:id="rId54"/>
      <w:pgSz w:w="11906" w:h="16838" w:code="9"/>
      <w:pgMar w:top="39" w:right="1418" w:bottom="1418" w:left="1701" w:header="567" w:footer="83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7" w:author="Chris Smith" w:date="2020-10-14T09:22:00Z" w:initials="cs">
    <w:p w14:paraId="0306D345" w14:textId="79469C00" w:rsidR="00C930FC" w:rsidRDefault="00C930FC">
      <w:pPr>
        <w:pStyle w:val="Tekstkomentarza"/>
      </w:pPr>
      <w:r>
        <w:rPr>
          <w:rStyle w:val="Odwoaniedokomentarza"/>
        </w:rPr>
        <w:annotationRef/>
      </w:r>
      <w:r>
        <w:t>What does this mean?</w:t>
      </w:r>
    </w:p>
  </w:comment>
  <w:comment w:id="408" w:author="Alba Colomer Padrosa" w:date="2020-11-25T16:11:00Z" w:initials="AP">
    <w:p w14:paraId="4109912A" w14:textId="75D39E51" w:rsidR="00C930FC" w:rsidRDefault="00C930FC">
      <w:pPr>
        <w:pStyle w:val="Tekstkomentarza"/>
      </w:pPr>
      <w:r>
        <w:t>changed and footnote added</w:t>
      </w:r>
      <w:r>
        <w:rPr>
          <w:rStyle w:val="Odwoaniedokomentarza"/>
        </w:rPr>
        <w:annotationRef/>
      </w:r>
    </w:p>
  </w:comment>
  <w:comment w:id="427" w:author="Chris Smith" w:date="2020-10-13T22:22:00Z" w:initials="cs">
    <w:p w14:paraId="27668D19" w14:textId="3B4ECB7B" w:rsidR="00C930FC" w:rsidRDefault="00C930FC">
      <w:pPr>
        <w:pStyle w:val="Tekstkomentarza"/>
      </w:pPr>
      <w:r>
        <w:rPr>
          <w:rStyle w:val="Odwoaniedokomentarza"/>
        </w:rPr>
        <w:annotationRef/>
      </w:r>
      <w:r>
        <w:t>?</w:t>
      </w:r>
    </w:p>
  </w:comment>
  <w:comment w:id="428" w:author="Alba Colomer Padrosa" w:date="2020-11-25T16:07:00Z" w:initials="AP">
    <w:p w14:paraId="07F70BBD" w14:textId="180C7595" w:rsidR="00C930FC" w:rsidRDefault="00C930FC">
      <w:pPr>
        <w:pStyle w:val="Tekstkomentarza"/>
      </w:pPr>
      <w:r>
        <w:t>changed</w:t>
      </w:r>
      <w:r>
        <w:rPr>
          <w:rStyle w:val="Odwoaniedokomentarza"/>
        </w:rPr>
        <w:annotationRef/>
      </w:r>
    </w:p>
  </w:comment>
  <w:comment w:id="439" w:author="Chris Smith" w:date="2020-10-13T22:23:00Z" w:initials="cs">
    <w:p w14:paraId="2EB91012" w14:textId="39CFA1C1" w:rsidR="00C930FC" w:rsidRDefault="00C930FC">
      <w:pPr>
        <w:pStyle w:val="Tekstkomentarza"/>
      </w:pPr>
      <w:r>
        <w:rPr>
          <w:rStyle w:val="Odwoaniedokomentarza"/>
        </w:rPr>
        <w:annotationRef/>
      </w:r>
      <w:r>
        <w:t>??</w:t>
      </w:r>
    </w:p>
  </w:comment>
  <w:comment w:id="440" w:author="Alba Colomer Padrosa" w:date="2020-11-25T16:05:00Z" w:initials="AP">
    <w:p w14:paraId="63535333" w14:textId="61088E1E" w:rsidR="00C930FC" w:rsidRDefault="00C930FC">
      <w:pPr>
        <w:pStyle w:val="Tekstkomentarza"/>
      </w:pPr>
      <w:r>
        <w:t xml:space="preserve">Specific actions are automatically executed by the system depending on the inputs received and the predefined business rules, based on regulatory requirements </w:t>
      </w:r>
      <w:r>
        <w:rPr>
          <w:rStyle w:val="Odwoaniedokomentarza"/>
        </w:rPr>
        <w:annotationRef/>
      </w:r>
    </w:p>
  </w:comment>
  <w:comment w:id="441" w:author="Chris Smith" w:date="2020-10-14T09:25:00Z" w:initials="cs">
    <w:p w14:paraId="75981880" w14:textId="3E8B0A48" w:rsidR="00C930FC" w:rsidRDefault="00C930FC">
      <w:pPr>
        <w:pStyle w:val="Tekstkomentarza"/>
      </w:pPr>
      <w:r>
        <w:rPr>
          <w:rStyle w:val="Odwoaniedokomentarza"/>
        </w:rPr>
        <w:annotationRef/>
      </w:r>
      <w:r>
        <w:t>?</w:t>
      </w:r>
    </w:p>
  </w:comment>
  <w:comment w:id="442" w:author="Alba Colomer Padrosa" w:date="2020-11-25T16:03:00Z" w:initials="AP">
    <w:p w14:paraId="5A72E49F" w14:textId="417284FD" w:rsidR="00C930FC" w:rsidRDefault="00C930FC">
      <w:pPr>
        <w:pStyle w:val="Tekstkomentarza"/>
      </w:pPr>
      <w:r>
        <w:t>there are libraries with predefined criteria and technical specifications, and the system proposes the adequate criteria and specification depending on the inputs received and the business rules defined</w:t>
      </w:r>
      <w:r>
        <w:rPr>
          <w:rStyle w:val="Odwoaniedokomentarza"/>
        </w:rPr>
        <w:annotationRef/>
      </w:r>
    </w:p>
  </w:comment>
  <w:comment w:id="448" w:author="Chris Smith" w:date="2020-10-14T09:27:00Z" w:initials="cs">
    <w:p w14:paraId="1C25FA7C" w14:textId="48D6769F" w:rsidR="00C930FC" w:rsidRDefault="00C930FC">
      <w:pPr>
        <w:pStyle w:val="Tekstkomentarza"/>
      </w:pPr>
      <w:r>
        <w:rPr>
          <w:rStyle w:val="Odwoaniedokomentarza"/>
        </w:rPr>
        <w:annotationRef/>
      </w:r>
      <w:r>
        <w:t>Really?</w:t>
      </w:r>
    </w:p>
  </w:comment>
  <w:comment w:id="449" w:author="Alba Colomer Padrosa" w:date="2020-11-25T16:01:00Z" w:initials="AP">
    <w:p w14:paraId="4C8498F7" w14:textId="5FC1C64B" w:rsidR="00C930FC" w:rsidRDefault="00C930FC">
      <w:pPr>
        <w:pStyle w:val="Tekstkomentarza"/>
      </w:pPr>
      <w:r>
        <w:t>although it is not actual blockchain, it works in a very similar way: we have a CDU that controls the database and all stakeholders have access to all information through the NEPPs, and they can provide new pieces of information and this information is automatically replicated and available from all platforms within the system.</w:t>
      </w:r>
      <w:r>
        <w:rPr>
          <w:rStyle w:val="Odwoaniedokomentarza"/>
        </w:rPr>
        <w:annotationRef/>
      </w:r>
    </w:p>
    <w:p w14:paraId="368CA85F" w14:textId="0EA922D0" w:rsidR="00C930FC" w:rsidRDefault="00C930FC">
      <w:pPr>
        <w:pStyle w:val="Tekstkomentarza"/>
      </w:pPr>
      <w:r>
        <w:t>This blockchain-like concept is usually used by the EBRD, so we used it here, but it could be replaced by an explanation if it is not clear enough</w:t>
      </w:r>
    </w:p>
  </w:comment>
  <w:comment w:id="470" w:author="Chris Smith" w:date="2020-10-13T22:30:00Z" w:initials="cs">
    <w:p w14:paraId="64B68090" w14:textId="5280D2B6" w:rsidR="00C930FC" w:rsidRDefault="00C930FC">
      <w:pPr>
        <w:pStyle w:val="Tekstkomentarza"/>
      </w:pPr>
      <w:r>
        <w:rPr>
          <w:rStyle w:val="Odwoaniedokomentarza"/>
        </w:rPr>
        <w:annotationRef/>
      </w:r>
      <w:r>
        <w:t>What is this?</w:t>
      </w:r>
    </w:p>
  </w:comment>
  <w:comment w:id="471" w:author="Alba Colomer Padrosa" w:date="2020-11-25T15:58:00Z" w:initials="AP">
    <w:p w14:paraId="74824434" w14:textId="1933EECC" w:rsidR="00C930FC" w:rsidRDefault="00C930FC">
      <w:pPr>
        <w:pStyle w:val="Tekstkomentarza"/>
      </w:pPr>
      <w:r>
        <w:t>changed, we have provided the reference and link to the guide we propose to use</w:t>
      </w:r>
      <w:r>
        <w:rPr>
          <w:rStyle w:val="Odwoaniedokomentarza"/>
        </w:rPr>
        <w:annotationRef/>
      </w:r>
    </w:p>
  </w:comment>
  <w:comment w:id="527" w:author="Chris Smith" w:date="2020-10-14T09:34:00Z" w:initials="cs">
    <w:p w14:paraId="3898A333" w14:textId="7D58F761" w:rsidR="00C930FC" w:rsidRDefault="00C930FC">
      <w:pPr>
        <w:pStyle w:val="Tekstkomentarza"/>
      </w:pPr>
      <w:r>
        <w:rPr>
          <w:rStyle w:val="Odwoaniedokomentarza"/>
        </w:rPr>
        <w:annotationRef/>
      </w:r>
      <w:r>
        <w:t>Is there a clearer copy of this graphic that can be used?</w:t>
      </w:r>
    </w:p>
  </w:comment>
  <w:comment w:id="528" w:author="Alba Colomer Padrosa" w:date="2020-11-25T15:53:00Z" w:initials="AP">
    <w:p w14:paraId="14FFBE9E" w14:textId="09B830C8" w:rsidR="00C930FC" w:rsidRDefault="00C930FC">
      <w:pPr>
        <w:pStyle w:val="Tekstkomentarza"/>
      </w:pPr>
      <w:r>
        <w:t>we don't have an editable version of this graphic. We can prepare it from scratch if you deem it necessary</w:t>
      </w:r>
      <w:r>
        <w:rPr>
          <w:rStyle w:val="Odwoaniedokomentarza"/>
        </w:rPr>
        <w:annotationRef/>
      </w:r>
    </w:p>
  </w:comment>
  <w:comment w:id="529" w:author="Chris Smith" w:date="2020-11-28T15:04:00Z" w:initials="CS">
    <w:p w14:paraId="2C50D306" w14:textId="0E74FACE" w:rsidR="00C930FC" w:rsidRDefault="00C930FC">
      <w:pPr>
        <w:pStyle w:val="Tekstkomentarza"/>
      </w:pPr>
      <w:r>
        <w:rPr>
          <w:rStyle w:val="Odwoaniedokomentarza"/>
        </w:rPr>
        <w:annotationRef/>
      </w:r>
      <w:r>
        <w:t>yes please as it is a little difficult to read some of the text</w:t>
      </w:r>
    </w:p>
  </w:comment>
  <w:comment w:id="530" w:author="Alba Colomer Padrosa" w:date="2020-11-30T13:08:00Z" w:initials="AP">
    <w:p w14:paraId="74A27897" w14:textId="2ABBE59C" w:rsidR="3DBC9CF0" w:rsidRDefault="3DBC9CF0">
      <w:pPr>
        <w:pStyle w:val="Tekstkomentarza"/>
      </w:pPr>
      <w:r>
        <w:t>I've introduced some changes to the graphic, I hope it is clearer now</w:t>
      </w:r>
      <w:r>
        <w:rPr>
          <w:rStyle w:val="Odwoaniedokomentarza"/>
        </w:rPr>
        <w:annotationRef/>
      </w:r>
    </w:p>
  </w:comment>
  <w:comment w:id="546" w:author="Chris Smith" w:date="2020-11-28T15:05:00Z" w:initials="CS">
    <w:p w14:paraId="38C67446" w14:textId="3D2B2A34" w:rsidR="00C930FC" w:rsidRDefault="00C930FC">
      <w:pPr>
        <w:pStyle w:val="Tekstkomentarza"/>
      </w:pPr>
      <w:r>
        <w:rPr>
          <w:rStyle w:val="Odwoaniedokomentarza"/>
        </w:rPr>
        <w:annotationRef/>
      </w:r>
      <w:r>
        <w:t>is there a way to improve this diagram as it is quite difficult to read the small text?</w:t>
      </w:r>
    </w:p>
  </w:comment>
  <w:comment w:id="547" w:author="Alba Colomer Padrosa" w:date="2020-11-30T12:45:00Z" w:initials="AP">
    <w:p w14:paraId="376DEB44" w14:textId="6A8B4792" w:rsidR="3DBC9CF0" w:rsidRDefault="3DBC9CF0">
      <w:pPr>
        <w:pStyle w:val="Tekstkomentarza"/>
      </w:pPr>
      <w:r>
        <w:t>I've divded the diagram in 3</w:t>
      </w:r>
      <w:r>
        <w:rPr>
          <w:rStyle w:val="Odwoaniedokomentarza"/>
        </w:rPr>
        <w:annotationRef/>
      </w:r>
    </w:p>
  </w:comment>
  <w:comment w:id="577" w:author="Chris Smith" w:date="2020-10-14T09:37:00Z" w:initials="cs">
    <w:p w14:paraId="5E906771" w14:textId="5982A149" w:rsidR="00C930FC" w:rsidRDefault="00C930FC">
      <w:pPr>
        <w:pStyle w:val="Tekstkomentarza"/>
      </w:pPr>
      <w:r>
        <w:rPr>
          <w:rStyle w:val="Odwoaniedokomentarza"/>
        </w:rPr>
        <w:annotationRef/>
      </w:r>
      <w:r>
        <w:t>This would look better as a timeline diagram</w:t>
      </w:r>
    </w:p>
  </w:comment>
  <w:comment w:id="578" w:author="Alba Colomer Padrosa" w:date="2020-11-25T15:52:00Z" w:initials="AP">
    <w:p w14:paraId="3EE05610" w14:textId="3F3D9A24" w:rsidR="00C930FC" w:rsidRDefault="00C930FC">
      <w:pPr>
        <w:pStyle w:val="Tekstkomentarza"/>
      </w:pPr>
      <w:r>
        <w:t>timeline diagram provided</w:t>
      </w:r>
      <w:r>
        <w:rPr>
          <w:rStyle w:val="Odwoaniedokomentarza"/>
        </w:rPr>
        <w:annotationRef/>
      </w:r>
    </w:p>
  </w:comment>
  <w:comment w:id="665" w:author="Chris Smith" w:date="2020-11-28T15:08:00Z" w:initials="CS">
    <w:p w14:paraId="7F923F84" w14:textId="4D559623" w:rsidR="00C930FC" w:rsidRDefault="00C930FC">
      <w:pPr>
        <w:pStyle w:val="Tekstkomentarza"/>
      </w:pPr>
      <w:r>
        <w:rPr>
          <w:rStyle w:val="Odwoaniedokomentarza"/>
        </w:rPr>
        <w:annotationRef/>
      </w:r>
      <w:r>
        <w:t>this diagram needs some introductory text</w:t>
      </w:r>
    </w:p>
  </w:comment>
  <w:comment w:id="666" w:author="Alba Colomer Padrosa" w:date="2020-11-30T12:33:00Z" w:initials="AP">
    <w:p w14:paraId="5F110718" w14:textId="54743D5D" w:rsidR="3DBC9CF0" w:rsidRDefault="3DBC9CF0">
      <w:pPr>
        <w:pStyle w:val="Tekstkomentarza"/>
      </w:pPr>
      <w:r>
        <w:t>introductory text added</w:t>
      </w:r>
      <w:r>
        <w:rPr>
          <w:rStyle w:val="Odwoaniedokomentarza"/>
        </w:rPr>
        <w:annotationRef/>
      </w:r>
    </w:p>
  </w:comment>
  <w:comment w:id="698" w:author="Chris Smith" w:date="2020-10-14T17:45:00Z" w:initials="cs">
    <w:p w14:paraId="22CF0041" w14:textId="7133521E" w:rsidR="00C930FC" w:rsidRDefault="00C930FC">
      <w:pPr>
        <w:pStyle w:val="Tekstkomentarza"/>
      </w:pPr>
      <w:r>
        <w:rPr>
          <w:rStyle w:val="Odwoaniedokomentarza"/>
        </w:rPr>
        <w:annotationRef/>
      </w:r>
      <w:r>
        <w:t>?</w:t>
      </w:r>
    </w:p>
  </w:comment>
  <w:comment w:id="699" w:author="Alba Colomer Padrosa" w:date="2020-11-25T15:42:00Z" w:initials="AP">
    <w:p w14:paraId="3A8AABEE" w14:textId="52E51AFB" w:rsidR="00C930FC" w:rsidRDefault="00C930FC">
      <w:pPr>
        <w:pStyle w:val="Tekstkomentarza"/>
      </w:pPr>
      <w:r>
        <w:t>changed</w:t>
      </w:r>
      <w:r>
        <w:rPr>
          <w:rStyle w:val="Odwoaniedokomentarza"/>
        </w:rPr>
        <w:annotationRef/>
      </w:r>
    </w:p>
  </w:comment>
  <w:comment w:id="743" w:author="Chris Smith" w:date="2020-10-14T17:48:00Z" w:initials="cs">
    <w:p w14:paraId="65CFBC81" w14:textId="2BCA69FD" w:rsidR="00C930FC" w:rsidRDefault="00C930FC">
      <w:pPr>
        <w:pStyle w:val="Tekstkomentarza"/>
      </w:pPr>
      <w:r>
        <w:rPr>
          <w:rStyle w:val="Odwoaniedokomentarza"/>
        </w:rPr>
        <w:annotationRef/>
      </w:r>
      <w:r>
        <w:t>??</w:t>
      </w:r>
    </w:p>
  </w:comment>
  <w:comment w:id="744" w:author="Alba Colomer Padrosa" w:date="2020-11-25T15:40:00Z" w:initials="AP">
    <w:p w14:paraId="646DCB33" w14:textId="2F8CBE6C" w:rsidR="00C930FC" w:rsidRDefault="00C930FC">
      <w:pPr>
        <w:pStyle w:val="Tekstkomentarza"/>
      </w:pPr>
      <w:r>
        <w:t>the amount of time since a given user introduces a piece of information into a NEPP, until this information is replicated and available from any part of the system, by all NEPPs within it</w:t>
      </w:r>
      <w:r>
        <w:rPr>
          <w:rStyle w:val="Odwoaniedokomentarza"/>
        </w:rPr>
        <w:annotationRef/>
      </w:r>
    </w:p>
  </w:comment>
  <w:comment w:id="750" w:author="Chris Smith" w:date="2020-10-14T17:51:00Z" w:initials="cs">
    <w:p w14:paraId="62C8045B" w14:textId="38D91C8A" w:rsidR="00C930FC" w:rsidRDefault="00C930FC">
      <w:pPr>
        <w:pStyle w:val="Tekstkomentarza"/>
      </w:pPr>
      <w:r>
        <w:rPr>
          <w:rStyle w:val="Odwoaniedokomentarza"/>
        </w:rPr>
        <w:annotationRef/>
      </w:r>
      <w:r>
        <w:t>??</w:t>
      </w:r>
    </w:p>
  </w:comment>
  <w:comment w:id="751" w:author="Alba Colomer Padrosa" w:date="2020-11-25T15:34:00Z" w:initials="AP">
    <w:p w14:paraId="14B3A541" w14:textId="61FDF52C" w:rsidR="00C930FC" w:rsidRDefault="00C930FC">
      <w:pPr>
        <w:pStyle w:val="Tekstkomentarza"/>
      </w:pPr>
      <w:r>
        <w:t>different fees are required depending on the value of the contract (this is, the amount of the fee is not always the same; instead, different ranges are predefined and, therefore, the fee required is higher for high-value contracts)</w:t>
      </w:r>
      <w:r>
        <w:rPr>
          <w:rStyle w:val="Odwoaniedokomentarza"/>
        </w:rPr>
        <w:annotationRef/>
      </w:r>
    </w:p>
  </w:comment>
  <w:comment w:id="752" w:author="Chris Smith" w:date="2020-10-14T17:51:00Z" w:initials="cs">
    <w:p w14:paraId="7C28B937" w14:textId="1E6A582C" w:rsidR="00C930FC" w:rsidRDefault="00C930FC">
      <w:pPr>
        <w:pStyle w:val="Tekstkomentarza"/>
      </w:pPr>
      <w:r>
        <w:rPr>
          <w:rStyle w:val="Odwoaniedokomentarza"/>
        </w:rPr>
        <w:annotationRef/>
      </w:r>
      <w:r>
        <w:t>Repeats above text</w:t>
      </w:r>
    </w:p>
  </w:comment>
  <w:comment w:id="753" w:author="Alba Colomer Padrosa" w:date="2020-11-25T15:30:00Z" w:initials="AP">
    <w:p w14:paraId="30B9CE47" w14:textId="79247759" w:rsidR="00C930FC" w:rsidRDefault="00C930FC">
      <w:pPr>
        <w:pStyle w:val="Tekstkomentarza"/>
      </w:pPr>
      <w:r>
        <w:t>true, I propose to remove it and leave the information only in the previous section</w:t>
      </w:r>
      <w:r>
        <w:rPr>
          <w:rStyle w:val="Odwoaniedokomentarza"/>
        </w:rPr>
        <w:annotationRef/>
      </w:r>
    </w:p>
  </w:comment>
  <w:comment w:id="770" w:author="Chris Smith" w:date="2020-10-14T17:57:00Z" w:initials="cs">
    <w:p w14:paraId="182FFBE7" w14:textId="7F787C22" w:rsidR="00C930FC" w:rsidRDefault="00C930FC">
      <w:pPr>
        <w:pStyle w:val="Tekstkomentarza"/>
      </w:pPr>
      <w:r>
        <w:rPr>
          <w:rStyle w:val="Odwoaniedokomentarza"/>
        </w:rPr>
        <w:annotationRef/>
      </w:r>
      <w:r>
        <w:t>Training/capacity building</w:t>
      </w:r>
    </w:p>
  </w:comment>
  <w:comment w:id="771" w:author="Alba Colomer Padrosa" w:date="2020-11-25T15:29:00Z" w:initials="AP">
    <w:p w14:paraId="180A1AD2" w14:textId="0B1681E5" w:rsidR="00C930FC" w:rsidRDefault="00C930FC">
      <w:pPr>
        <w:pStyle w:val="Tekstkomentarza"/>
      </w:pPr>
      <w:r>
        <w:t>Training/capacity building is not contemplated here because is falls on the NEPPs. These bullets cover only those concepts covered by the Government</w:t>
      </w:r>
      <w:r>
        <w:rPr>
          <w:rStyle w:val="Odwoaniedokomentarza"/>
        </w:rPr>
        <w:annotationRef/>
      </w:r>
    </w:p>
  </w:comment>
  <w:comment w:id="779" w:author="Chris Smith" w:date="2020-10-14T17:58:00Z" w:initials="cs">
    <w:p w14:paraId="4C3F28F9" w14:textId="47973DA8" w:rsidR="00C930FC" w:rsidRDefault="00C930FC">
      <w:pPr>
        <w:pStyle w:val="Tekstkomentarza"/>
      </w:pPr>
      <w:r>
        <w:rPr>
          <w:rStyle w:val="Odwoaniedokomentarza"/>
        </w:rPr>
        <w:annotationRef/>
      </w:r>
      <w:r>
        <w:t>?</w:t>
      </w:r>
    </w:p>
  </w:comment>
  <w:comment w:id="780" w:author="Alba Colomer Padrosa" w:date="2020-11-25T15:26:00Z" w:initials="AP">
    <w:p w14:paraId="51518FED" w14:textId="7901680B" w:rsidR="00C930FC" w:rsidRDefault="00C930FC">
      <w:pPr>
        <w:pStyle w:val="Tekstkomentarza"/>
      </w:pPr>
      <w:r>
        <w:t>corrected</w:t>
      </w:r>
      <w:r>
        <w:rPr>
          <w:rStyle w:val="Odwoaniedokomentarza"/>
        </w:rPr>
        <w:annotationRef/>
      </w:r>
    </w:p>
  </w:comment>
  <w:comment w:id="776" w:author="Chris Smith" w:date="2020-10-14T17:59:00Z" w:initials="cs">
    <w:p w14:paraId="7E008BCD" w14:textId="25117F6E" w:rsidR="00C930FC" w:rsidRDefault="00C930FC">
      <w:pPr>
        <w:pStyle w:val="Tekstkomentarza"/>
      </w:pPr>
      <w:r>
        <w:rPr>
          <w:rStyle w:val="Odwoaniedokomentarza"/>
        </w:rPr>
        <w:annotationRef/>
      </w:r>
      <w:r>
        <w:t>check</w:t>
      </w:r>
      <w:r>
        <w:rPr>
          <w:rStyle w:val="Odwoaniedokomentarza"/>
        </w:rPr>
        <w:annotationRef/>
      </w:r>
    </w:p>
  </w:comment>
  <w:comment w:id="777" w:author="Alba Colomer Padrosa" w:date="2020-11-25T15:26:00Z" w:initials="AP">
    <w:p w14:paraId="384FF66B" w14:textId="19BB117B" w:rsidR="00C930FC" w:rsidRDefault="00C930FC">
      <w:pPr>
        <w:pStyle w:val="Tekstkomentarza"/>
      </w:pPr>
      <w:r>
        <w:t>I've divided it into two bullets and reorganized and changed a bit the information provided</w:t>
      </w:r>
      <w:r>
        <w:rPr>
          <w:rStyle w:val="Odwoaniedokomentarza"/>
        </w:rPr>
        <w:annotationRef/>
      </w:r>
    </w:p>
  </w:comment>
  <w:comment w:id="800" w:author="Chris Smith" w:date="2020-10-14T17:59:00Z" w:initials="cs">
    <w:p w14:paraId="2B5257FC" w14:textId="7207A09C" w:rsidR="00C930FC" w:rsidRDefault="00C930FC">
      <w:pPr>
        <w:pStyle w:val="Tekstkomentarza"/>
      </w:pPr>
      <w:r>
        <w:rPr>
          <w:rStyle w:val="Odwoaniedokomentarza"/>
        </w:rPr>
        <w:annotationRef/>
      </w:r>
      <w:r>
        <w:t>check</w:t>
      </w:r>
    </w:p>
  </w:comment>
  <w:comment w:id="801" w:author="Alba Colomer Padrosa" w:date="2020-11-25T15:21:00Z" w:initials="AP">
    <w:p w14:paraId="4532FC2D" w14:textId="5C782177" w:rsidR="00C930FC" w:rsidRDefault="00C930FC">
      <w:pPr>
        <w:pStyle w:val="Tekstkomentarza"/>
      </w:pPr>
      <w:r>
        <w:t>As indicated, this information is provided as a reference of Ukraine. We've checked the figure and it is correct (from the EBRD audit of the system)</w:t>
      </w:r>
      <w:r>
        <w:rPr>
          <w:rStyle w:val="Odwoaniedokomentarza"/>
        </w:rPr>
        <w:annotationRef/>
      </w:r>
    </w:p>
  </w:comment>
  <w:comment w:id="891" w:author="Chris Smith" w:date="2020-10-14T18:01:00Z" w:initials="cs">
    <w:p w14:paraId="29A97CE8" w14:textId="02BABFE3" w:rsidR="00C930FC" w:rsidRDefault="00C930FC">
      <w:pPr>
        <w:pStyle w:val="Tekstkomentarza"/>
      </w:pPr>
      <w:r>
        <w:rPr>
          <w:rStyle w:val="Odwoaniedokomentarza"/>
        </w:rPr>
        <w:annotationRef/>
      </w:r>
      <w:r>
        <w:t>check – what if not in EU?</w:t>
      </w:r>
    </w:p>
  </w:comment>
  <w:comment w:id="892" w:author="Alba Colomer Padrosa" w:date="2020-11-25T15:19:00Z" w:initials="AP">
    <w:p w14:paraId="4C6AC0DC" w14:textId="7C12F3AB" w:rsidR="00C930FC" w:rsidRDefault="00C930FC">
      <w:pPr>
        <w:pStyle w:val="Tekstkomentarza"/>
      </w:pPr>
      <w:r>
        <w:t>"when necessary" added</w:t>
      </w:r>
      <w:r>
        <w:rPr>
          <w:rStyle w:val="Odwoaniedokomentarza"/>
        </w:rPr>
        <w:annotationRef/>
      </w:r>
    </w:p>
  </w:comment>
  <w:comment w:id="930" w:author="Chris Smith" w:date="2020-10-14T18:03:00Z" w:initials="cs">
    <w:p w14:paraId="3733368D" w14:textId="657969CE" w:rsidR="00C930FC" w:rsidRDefault="00C930FC">
      <w:pPr>
        <w:pStyle w:val="Tekstkomentarza"/>
      </w:pPr>
      <w:r>
        <w:rPr>
          <w:rStyle w:val="Odwoaniedokomentarza"/>
        </w:rPr>
        <w:annotationRef/>
      </w:r>
      <w:r>
        <w:t>Change colours to make clearer distinction between piot an full deployment</w:t>
      </w:r>
    </w:p>
  </w:comment>
  <w:comment w:id="931" w:author="Alba Colomer Padrosa" w:date="2020-11-25T15:16:00Z" w:initials="AP">
    <w:p w14:paraId="00BDA01C" w14:textId="43FCC3C1" w:rsidR="00C930FC" w:rsidRDefault="00C930FC">
      <w:pPr>
        <w:pStyle w:val="Tekstkomentarza"/>
      </w:pPr>
      <w:r>
        <w:t>changed</w:t>
      </w:r>
      <w:r>
        <w:rPr>
          <w:rStyle w:val="Odwoaniedokomentarz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06D345" w15:done="1"/>
  <w15:commentEx w15:paraId="4109912A" w15:paraIdParent="0306D345" w15:done="1"/>
  <w15:commentEx w15:paraId="27668D19" w15:done="1"/>
  <w15:commentEx w15:paraId="07F70BBD" w15:paraIdParent="27668D19" w15:done="1"/>
  <w15:commentEx w15:paraId="2EB91012" w15:done="1"/>
  <w15:commentEx w15:paraId="63535333" w15:paraIdParent="2EB91012" w15:done="1"/>
  <w15:commentEx w15:paraId="75981880" w15:done="1"/>
  <w15:commentEx w15:paraId="5A72E49F" w15:paraIdParent="75981880" w15:done="1"/>
  <w15:commentEx w15:paraId="1C25FA7C" w15:done="1"/>
  <w15:commentEx w15:paraId="368CA85F" w15:paraIdParent="1C25FA7C" w15:done="1"/>
  <w15:commentEx w15:paraId="64B68090" w15:done="1"/>
  <w15:commentEx w15:paraId="74824434" w15:paraIdParent="64B68090" w15:done="1"/>
  <w15:commentEx w15:paraId="3898A333" w15:done="0"/>
  <w15:commentEx w15:paraId="14FFBE9E" w15:paraIdParent="3898A333" w15:done="0"/>
  <w15:commentEx w15:paraId="2C50D306" w15:paraIdParent="3898A333" w15:done="0"/>
  <w15:commentEx w15:paraId="74A27897" w15:paraIdParent="3898A333" w15:done="0"/>
  <w15:commentEx w15:paraId="38C67446" w15:done="0"/>
  <w15:commentEx w15:paraId="376DEB44" w15:paraIdParent="38C67446" w15:done="0"/>
  <w15:commentEx w15:paraId="5E906771" w15:done="1"/>
  <w15:commentEx w15:paraId="3EE05610" w15:paraIdParent="5E906771" w15:done="1"/>
  <w15:commentEx w15:paraId="7F923F84" w15:done="1"/>
  <w15:commentEx w15:paraId="5F110718" w15:paraIdParent="7F923F84" w15:done="1"/>
  <w15:commentEx w15:paraId="22CF0041" w15:done="1"/>
  <w15:commentEx w15:paraId="3A8AABEE" w15:paraIdParent="22CF0041" w15:done="1"/>
  <w15:commentEx w15:paraId="65CFBC81" w15:done="1"/>
  <w15:commentEx w15:paraId="646DCB33" w15:paraIdParent="65CFBC81" w15:done="1"/>
  <w15:commentEx w15:paraId="62C8045B" w15:done="1"/>
  <w15:commentEx w15:paraId="14B3A541" w15:paraIdParent="62C8045B" w15:done="1"/>
  <w15:commentEx w15:paraId="7C28B937" w15:done="1"/>
  <w15:commentEx w15:paraId="30B9CE47" w15:paraIdParent="7C28B937" w15:done="1"/>
  <w15:commentEx w15:paraId="182FFBE7" w15:done="1"/>
  <w15:commentEx w15:paraId="180A1AD2" w15:paraIdParent="182FFBE7" w15:done="1"/>
  <w15:commentEx w15:paraId="4C3F28F9" w15:done="0"/>
  <w15:commentEx w15:paraId="51518FED" w15:paraIdParent="4C3F28F9" w15:done="0"/>
  <w15:commentEx w15:paraId="7E008BCD" w15:done="1"/>
  <w15:commentEx w15:paraId="384FF66B" w15:paraIdParent="7E008BCD" w15:done="1"/>
  <w15:commentEx w15:paraId="2B5257FC" w15:done="1"/>
  <w15:commentEx w15:paraId="4532FC2D" w15:paraIdParent="2B5257FC" w15:done="1"/>
  <w15:commentEx w15:paraId="29A97CE8" w15:done="1"/>
  <w15:commentEx w15:paraId="4C6AC0DC" w15:paraIdParent="29A97CE8" w15:done="1"/>
  <w15:commentEx w15:paraId="3733368D" w15:done="0"/>
  <w15:commentEx w15:paraId="00BDA01C" w15:paraIdParent="373336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141EB" w16cex:dateUtc="2020-10-14T08:22:00Z"/>
  <w16cex:commentExtensible w16cex:durableId="1C735CCC" w16cex:dateUtc="2020-11-25T15:11:00Z"/>
  <w16cex:commentExtensible w16cex:durableId="2330A725" w16cex:dateUtc="2020-10-13T21:22:00Z"/>
  <w16cex:commentExtensible w16cex:durableId="55D8DBF7" w16cex:dateUtc="2020-11-25T15:07:00Z"/>
  <w16cex:commentExtensible w16cex:durableId="2330A76D" w16cex:dateUtc="2020-10-13T21:23:00Z"/>
  <w16cex:commentExtensible w16cex:durableId="0D0F2B8E" w16cex:dateUtc="2020-11-25T15:05:00Z"/>
  <w16cex:commentExtensible w16cex:durableId="23314294" w16cex:dateUtc="2020-10-14T08:25:00Z"/>
  <w16cex:commentExtensible w16cex:durableId="6550FA2E" w16cex:dateUtc="2020-11-25T15:03:00Z"/>
  <w16cex:commentExtensible w16cex:durableId="233142E6" w16cex:dateUtc="2020-10-14T08:27:00Z"/>
  <w16cex:commentExtensible w16cex:durableId="556A3E06" w16cex:dateUtc="2020-11-25T15:01:00Z"/>
  <w16cex:commentExtensible w16cex:durableId="2330A8EB" w16cex:dateUtc="2020-10-13T21:30:00Z"/>
  <w16cex:commentExtensible w16cex:durableId="0859C0F1" w16cex:dateUtc="2020-11-25T14:58:00Z"/>
  <w16cex:commentExtensible w16cex:durableId="233144AB" w16cex:dateUtc="2020-10-14T08:34:00Z"/>
  <w16cex:commentExtensible w16cex:durableId="7EB86EEF" w16cex:dateUtc="2020-11-25T14:53:00Z"/>
  <w16cex:commentExtensible w16cex:durableId="236CE569" w16cex:dateUtc="2020-11-28T15:04:00Z"/>
  <w16cex:commentExtensible w16cex:durableId="44E85B91" w16cex:dateUtc="2020-11-30T12:08:00Z"/>
  <w16cex:commentExtensible w16cex:durableId="236CE5A6" w16cex:dateUtc="2020-11-28T15:05:00Z"/>
  <w16cex:commentExtensible w16cex:durableId="7BAB9418" w16cex:dateUtc="2020-11-30T11:45:00Z"/>
  <w16cex:commentExtensible w16cex:durableId="2331454D" w16cex:dateUtc="2020-10-14T08:37:00Z"/>
  <w16cex:commentExtensible w16cex:durableId="13FB8390" w16cex:dateUtc="2020-11-25T14:52:00Z"/>
  <w16cex:commentExtensible w16cex:durableId="236CE675" w16cex:dateUtc="2020-11-28T15:08:00Z"/>
  <w16cex:commentExtensible w16cex:durableId="5EAB1D99" w16cex:dateUtc="2020-11-30T11:33:00Z"/>
  <w16cex:commentExtensible w16cex:durableId="2331B7AA" w16cex:dateUtc="2020-10-14T16:45:00Z"/>
  <w16cex:commentExtensible w16cex:durableId="15AC3FD9" w16cex:dateUtc="2020-11-25T14:42:00Z"/>
  <w16cex:commentExtensible w16cex:durableId="2331B857" w16cex:dateUtc="2020-10-14T16:48:00Z"/>
  <w16cex:commentExtensible w16cex:durableId="7E02AF61" w16cex:dateUtc="2020-11-25T14:40:00Z"/>
  <w16cex:commentExtensible w16cex:durableId="2331B915" w16cex:dateUtc="2020-10-14T16:51:00Z"/>
  <w16cex:commentExtensible w16cex:durableId="631A7772" w16cex:dateUtc="2020-11-25T14:34:00Z"/>
  <w16cex:commentExtensible w16cex:durableId="2331B930" w16cex:dateUtc="2020-10-14T16:51:00Z"/>
  <w16cex:commentExtensible w16cex:durableId="651BF054" w16cex:dateUtc="2020-11-25T14:30:00Z"/>
  <w16cex:commentExtensible w16cex:durableId="2331BAA2" w16cex:dateUtc="2020-10-14T16:57:00Z"/>
  <w16cex:commentExtensible w16cex:durableId="610D289D" w16cex:dateUtc="2020-11-25T14:29:00Z"/>
  <w16cex:commentExtensible w16cex:durableId="2331BADC" w16cex:dateUtc="2020-10-14T16:58:00Z"/>
  <w16cex:commentExtensible w16cex:durableId="2DC09B83" w16cex:dateUtc="2020-11-25T14:26:00Z"/>
  <w16cex:commentExtensible w16cex:durableId="2331BAEB" w16cex:dateUtc="2020-10-14T16:59:00Z"/>
  <w16cex:commentExtensible w16cex:durableId="1C664DC2" w16cex:dateUtc="2020-11-25T14:26:00Z"/>
  <w16cex:commentExtensible w16cex:durableId="2331BB1E" w16cex:dateUtc="2020-10-14T16:59:00Z"/>
  <w16cex:commentExtensible w16cex:durableId="22C6A1B7" w16cex:dateUtc="2020-11-25T14:21:00Z"/>
  <w16cex:commentExtensible w16cex:durableId="2331BB84" w16cex:dateUtc="2020-10-14T17:01:00Z"/>
  <w16cex:commentExtensible w16cex:durableId="65F47863" w16cex:dateUtc="2020-11-25T14:19:00Z"/>
  <w16cex:commentExtensible w16cex:durableId="2331BBDD" w16cex:dateUtc="2020-10-14T17:03:00Z"/>
  <w16cex:commentExtensible w16cex:durableId="23323C10" w16cex:dateUtc="2020-11-25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06D345" w16cid:durableId="233141EB"/>
  <w16cid:commentId w16cid:paraId="4109912A" w16cid:durableId="1C735CCC"/>
  <w16cid:commentId w16cid:paraId="27668D19" w16cid:durableId="2330A725"/>
  <w16cid:commentId w16cid:paraId="07F70BBD" w16cid:durableId="55D8DBF7"/>
  <w16cid:commentId w16cid:paraId="2EB91012" w16cid:durableId="2330A76D"/>
  <w16cid:commentId w16cid:paraId="63535333" w16cid:durableId="0D0F2B8E"/>
  <w16cid:commentId w16cid:paraId="75981880" w16cid:durableId="23314294"/>
  <w16cid:commentId w16cid:paraId="5A72E49F" w16cid:durableId="6550FA2E"/>
  <w16cid:commentId w16cid:paraId="1C25FA7C" w16cid:durableId="233142E6"/>
  <w16cid:commentId w16cid:paraId="368CA85F" w16cid:durableId="556A3E06"/>
  <w16cid:commentId w16cid:paraId="64B68090" w16cid:durableId="2330A8EB"/>
  <w16cid:commentId w16cid:paraId="74824434" w16cid:durableId="0859C0F1"/>
  <w16cid:commentId w16cid:paraId="3898A333" w16cid:durableId="233144AB"/>
  <w16cid:commentId w16cid:paraId="14FFBE9E" w16cid:durableId="7EB86EEF"/>
  <w16cid:commentId w16cid:paraId="2C50D306" w16cid:durableId="236CE569"/>
  <w16cid:commentId w16cid:paraId="74A27897" w16cid:durableId="44E85B91"/>
  <w16cid:commentId w16cid:paraId="38C67446" w16cid:durableId="236CE5A6"/>
  <w16cid:commentId w16cid:paraId="376DEB44" w16cid:durableId="7BAB9418"/>
  <w16cid:commentId w16cid:paraId="5E906771" w16cid:durableId="2331454D"/>
  <w16cid:commentId w16cid:paraId="3EE05610" w16cid:durableId="13FB8390"/>
  <w16cid:commentId w16cid:paraId="7F923F84" w16cid:durableId="236CE675"/>
  <w16cid:commentId w16cid:paraId="5F110718" w16cid:durableId="5EAB1D99"/>
  <w16cid:commentId w16cid:paraId="22CF0041" w16cid:durableId="2331B7AA"/>
  <w16cid:commentId w16cid:paraId="3A8AABEE" w16cid:durableId="15AC3FD9"/>
  <w16cid:commentId w16cid:paraId="65CFBC81" w16cid:durableId="2331B857"/>
  <w16cid:commentId w16cid:paraId="646DCB33" w16cid:durableId="7E02AF61"/>
  <w16cid:commentId w16cid:paraId="62C8045B" w16cid:durableId="2331B915"/>
  <w16cid:commentId w16cid:paraId="14B3A541" w16cid:durableId="631A7772"/>
  <w16cid:commentId w16cid:paraId="7C28B937" w16cid:durableId="2331B930"/>
  <w16cid:commentId w16cid:paraId="30B9CE47" w16cid:durableId="651BF054"/>
  <w16cid:commentId w16cid:paraId="182FFBE7" w16cid:durableId="2331BAA2"/>
  <w16cid:commentId w16cid:paraId="180A1AD2" w16cid:durableId="610D289D"/>
  <w16cid:commentId w16cid:paraId="4C3F28F9" w16cid:durableId="2331BADC"/>
  <w16cid:commentId w16cid:paraId="51518FED" w16cid:durableId="2DC09B83"/>
  <w16cid:commentId w16cid:paraId="7E008BCD" w16cid:durableId="2331BAEB"/>
  <w16cid:commentId w16cid:paraId="384FF66B" w16cid:durableId="1C664DC2"/>
  <w16cid:commentId w16cid:paraId="2B5257FC" w16cid:durableId="2331BB1E"/>
  <w16cid:commentId w16cid:paraId="4532FC2D" w16cid:durableId="22C6A1B7"/>
  <w16cid:commentId w16cid:paraId="29A97CE8" w16cid:durableId="2331BB84"/>
  <w16cid:commentId w16cid:paraId="4C6AC0DC" w16cid:durableId="65F47863"/>
  <w16cid:commentId w16cid:paraId="3733368D" w16cid:durableId="2331BBDD"/>
  <w16cid:commentId w16cid:paraId="00BDA01C" w16cid:durableId="23323C1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1F5898" w14:textId="77777777" w:rsidR="00892C47" w:rsidRPr="006A1DAA" w:rsidRDefault="00892C47">
      <w:r w:rsidRPr="006A1DAA">
        <w:separator/>
      </w:r>
    </w:p>
  </w:endnote>
  <w:endnote w:type="continuationSeparator" w:id="0">
    <w:p w14:paraId="503E9FDB" w14:textId="77777777" w:rsidR="00892C47" w:rsidRPr="006A1DAA" w:rsidRDefault="00892C47">
      <w:r w:rsidRPr="006A1D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Univers LT Std 47 Cn Lt">
    <w:altName w:val="Univers LT Std 47 Cn Lt"/>
    <w:panose1 w:val="00000000000000000000"/>
    <w:charset w:val="00"/>
    <w:family w:val="swiss"/>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GT Eesti Pro Text Medium">
    <w:altName w:val="GT Eesti Pro Text Medium"/>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43EA0" w14:textId="77777777" w:rsidR="00C930FC" w:rsidRPr="00DF46C0" w:rsidRDefault="00C930FC" w:rsidP="00DF46C0">
    <w:pPr>
      <w:pStyle w:val="Stopka"/>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3586435"/>
      <w:docPartObj>
        <w:docPartGallery w:val="Page Numbers (Bottom of Page)"/>
        <w:docPartUnique/>
      </w:docPartObj>
    </w:sdtPr>
    <w:sdtEndPr/>
    <w:sdtContent>
      <w:sdt>
        <w:sdtPr>
          <w:id w:val="-1808080767"/>
          <w:docPartObj>
            <w:docPartGallery w:val="Page Numbers (Top of Page)"/>
            <w:docPartUnique/>
          </w:docPartObj>
        </w:sdtPr>
        <w:sdtEndPr/>
        <w:sdtContent>
          <w:p w14:paraId="73D30C9C" w14:textId="5ACD992C" w:rsidR="00C930FC" w:rsidRDefault="00C930FC" w:rsidP="00C76C07">
            <w:pPr>
              <w:pStyle w:val="Stopka"/>
              <w:pBdr>
                <w:top w:val="single" w:sz="4" w:space="1" w:color="auto"/>
              </w:pBdr>
              <w:tabs>
                <w:tab w:val="left" w:pos="5880"/>
                <w:tab w:val="left" w:pos="6411"/>
                <w:tab w:val="right" w:pos="8787"/>
              </w:tabs>
              <w:jc w:val="left"/>
            </w:pPr>
            <w:r>
              <w:tab/>
            </w:r>
            <w:r>
              <w:tab/>
            </w:r>
            <w:r>
              <w:tab/>
            </w:r>
            <w:r>
              <w:tab/>
            </w:r>
            <w:r>
              <w:rPr>
                <w:lang w:val="es-ES"/>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9341073"/>
      <w:docPartObj>
        <w:docPartGallery w:val="Page Numbers (Bottom of Page)"/>
        <w:docPartUnique/>
      </w:docPartObj>
    </w:sdtPr>
    <w:sdtEndPr/>
    <w:sdtContent>
      <w:sdt>
        <w:sdtPr>
          <w:id w:val="427239381"/>
          <w:docPartObj>
            <w:docPartGallery w:val="Page Numbers (Top of Page)"/>
            <w:docPartUnique/>
          </w:docPartObj>
        </w:sdtPr>
        <w:sdtEndPr/>
        <w:sdtContent>
          <w:p w14:paraId="10EDFDDE" w14:textId="77777777" w:rsidR="00C930FC" w:rsidRDefault="00C930FC" w:rsidP="00D37AE8">
            <w:pPr>
              <w:pStyle w:val="Stopka"/>
              <w:pBdr>
                <w:top w:val="single" w:sz="4" w:space="1" w:color="auto"/>
              </w:pBdr>
              <w:jc w:val="right"/>
            </w:pPr>
            <w:r>
              <w:rPr>
                <w:lang w:val="es-ES"/>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es-ES"/>
              </w:rPr>
              <w:t xml:space="preserve"> of </w:t>
            </w:r>
            <w:r>
              <w:rPr>
                <w:b/>
                <w:bCs/>
                <w:sz w:val="24"/>
                <w:szCs w:val="24"/>
              </w:rPr>
              <w:fldChar w:fldCharType="begin"/>
            </w:r>
            <w:r>
              <w:rPr>
                <w:b/>
                <w:bCs/>
              </w:rPr>
              <w:instrText>NUMPAGES</w:instrText>
            </w:r>
            <w:r>
              <w:rPr>
                <w:b/>
                <w:bCs/>
                <w:sz w:val="24"/>
                <w:szCs w:val="24"/>
              </w:rPr>
              <w:fldChar w:fldCharType="separate"/>
            </w:r>
            <w:r>
              <w:rPr>
                <w:b/>
                <w:bCs/>
                <w:noProof/>
              </w:rPr>
              <w:t>55</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043589"/>
      <w:docPartObj>
        <w:docPartGallery w:val="Page Numbers (Bottom of Page)"/>
        <w:docPartUnique/>
      </w:docPartObj>
    </w:sdtPr>
    <w:sdtEndPr/>
    <w:sdtContent>
      <w:sdt>
        <w:sdtPr>
          <w:id w:val="667673695"/>
          <w:docPartObj>
            <w:docPartGallery w:val="Page Numbers (Top of Page)"/>
            <w:docPartUnique/>
          </w:docPartObj>
        </w:sdtPr>
        <w:sdtEndPr/>
        <w:sdtContent>
          <w:p w14:paraId="415AAA06" w14:textId="2DD191AC" w:rsidR="00C930FC" w:rsidRDefault="00C930FC" w:rsidP="00244825">
            <w:pPr>
              <w:pStyle w:val="Stopka"/>
              <w:pBdr>
                <w:top w:val="single" w:sz="4" w:space="1" w:color="auto"/>
              </w:pBdr>
              <w:jc w:val="right"/>
            </w:pPr>
            <w:r>
              <w:rPr>
                <w:lang w:val="es-ES"/>
              </w:rPr>
              <w:t xml:space="preserve">Page </w:t>
            </w:r>
            <w:r>
              <w:rPr>
                <w:b/>
                <w:bCs/>
                <w:sz w:val="24"/>
                <w:szCs w:val="24"/>
              </w:rPr>
              <w:fldChar w:fldCharType="begin"/>
            </w:r>
            <w:r>
              <w:rPr>
                <w:b/>
                <w:bCs/>
              </w:rPr>
              <w:instrText>PAGE</w:instrText>
            </w:r>
            <w:r>
              <w:rPr>
                <w:b/>
                <w:bCs/>
                <w:sz w:val="24"/>
                <w:szCs w:val="24"/>
              </w:rPr>
              <w:fldChar w:fldCharType="separate"/>
            </w:r>
            <w:r>
              <w:rPr>
                <w:b/>
                <w:bCs/>
                <w:noProof/>
              </w:rPr>
              <w:t>51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821BA" w14:textId="77777777" w:rsidR="00892C47" w:rsidRPr="006A1DAA" w:rsidRDefault="00892C47">
      <w:r w:rsidRPr="006A1DAA">
        <w:separator/>
      </w:r>
    </w:p>
  </w:footnote>
  <w:footnote w:type="continuationSeparator" w:id="0">
    <w:p w14:paraId="7291A8B6" w14:textId="77777777" w:rsidR="00892C47" w:rsidRPr="006A1DAA" w:rsidRDefault="00892C47">
      <w:r w:rsidRPr="006A1DAA">
        <w:continuationSeparator/>
      </w:r>
    </w:p>
  </w:footnote>
  <w:footnote w:id="1">
    <w:p w14:paraId="2AD9DAE0" w14:textId="1461AAA0" w:rsidR="00C930FC" w:rsidRDefault="00C930FC" w:rsidP="78FBC939">
      <w:r w:rsidRPr="005B1AA9">
        <w:rPr>
          <w:szCs w:val="22"/>
          <w:vertAlign w:val="superscript"/>
          <w:rPrChange w:id="412" w:author="Chris Smith" w:date="2020-11-28T15:01:00Z">
            <w:rPr/>
          </w:rPrChange>
        </w:rPr>
        <w:footnoteRef/>
      </w:r>
      <w:r>
        <w:t xml:space="preserve"> </w:t>
      </w:r>
      <w:ins w:id="413" w:author="Alba Colomer Padrosa" w:date="2020-11-25T15:10:00Z">
        <w:r w:rsidRPr="005B1AA9">
          <w:rPr>
            <w:sz w:val="18"/>
            <w:szCs w:val="18"/>
            <w:rPrChange w:id="414" w:author="Chris Smith" w:date="2020-11-28T15:01:00Z">
              <w:rPr/>
            </w:rPrChange>
          </w:rPr>
          <w:t xml:space="preserve">For example, it is mentioned in the “Study on up-take of emerging technologies in public procurement” by </w:t>
        </w:r>
      </w:ins>
      <w:ins w:id="415" w:author="Alba Colomer Padrosa" w:date="2020-11-25T15:11:00Z">
        <w:r w:rsidRPr="005B1AA9">
          <w:rPr>
            <w:sz w:val="18"/>
            <w:szCs w:val="18"/>
            <w:rPrChange w:id="416" w:author="Chris Smith" w:date="2020-11-28T15:01:00Z">
              <w:rPr/>
            </w:rPrChange>
          </w:rPr>
          <w:t>the Directorate General for Internal Market, Industry, Entrepreneurship and SMEs of the European Commission (</w:t>
        </w:r>
        <w:r w:rsidRPr="005B1AA9">
          <w:rPr>
            <w:sz w:val="18"/>
            <w:szCs w:val="18"/>
            <w:rPrChange w:id="417" w:author="Chris Smith" w:date="2020-11-28T15:01:00Z">
              <w:rPr/>
            </w:rPrChange>
          </w:rPr>
          <w:fldChar w:fldCharType="begin"/>
        </w:r>
        <w:r w:rsidRPr="005B1AA9">
          <w:rPr>
            <w:sz w:val="18"/>
            <w:szCs w:val="18"/>
            <w:rPrChange w:id="418" w:author="Chris Smith" w:date="2020-11-28T15:01:00Z">
              <w:rPr/>
            </w:rPrChange>
          </w:rPr>
          <w:instrText xml:space="preserve">HYPERLINK "https://joinup.ec.europa.eu/sites/default/files/news/2020-06/D.01.06_Final_report_v3.00.pdf" </w:instrText>
        </w:r>
        <w:r w:rsidRPr="005B1AA9">
          <w:rPr>
            <w:sz w:val="18"/>
            <w:szCs w:val="18"/>
            <w:rPrChange w:id="419" w:author="Chris Smith" w:date="2020-11-28T15:01:00Z">
              <w:rPr/>
            </w:rPrChange>
          </w:rPr>
          <w:fldChar w:fldCharType="separate"/>
        </w:r>
        <w:r w:rsidRPr="005B1AA9">
          <w:rPr>
            <w:rStyle w:val="Hipercze"/>
            <w:rFonts w:ascii="Times New Roman" w:hAnsi="Times New Roman"/>
            <w:sz w:val="18"/>
            <w:szCs w:val="18"/>
            <w:rPrChange w:id="420" w:author="Chris Smith" w:date="2020-11-28T15:01:00Z">
              <w:rPr>
                <w:rStyle w:val="Hipercze"/>
              </w:rPr>
            </w:rPrChange>
          </w:rPr>
          <w:t>https://joinup.ec.europa.eu/sites/default/files/news/2020-06/D.01.06_Final_report_v3.00.pdf</w:t>
        </w:r>
        <w:r w:rsidRPr="005B1AA9">
          <w:rPr>
            <w:sz w:val="18"/>
            <w:szCs w:val="18"/>
            <w:rPrChange w:id="421" w:author="Chris Smith" w:date="2020-11-28T15:01:00Z">
              <w:rPr/>
            </w:rPrChange>
          </w:rPr>
          <w:fldChar w:fldCharType="end"/>
        </w:r>
        <w:r w:rsidRPr="005B1AA9">
          <w:rPr>
            <w:sz w:val="18"/>
            <w:szCs w:val="18"/>
            <w:rPrChange w:id="422" w:author="Chris Smith" w:date="2020-11-28T15:01:00Z">
              <w:rPr/>
            </w:rPrChange>
          </w:rPr>
          <w:t>)</w:t>
        </w:r>
      </w:ins>
    </w:p>
  </w:footnote>
  <w:footnote w:id="2">
    <w:p w14:paraId="43E92B13" w14:textId="48930269" w:rsidR="00C930FC" w:rsidRPr="00DD6AAF" w:rsidRDefault="00C930FC">
      <w:pPr>
        <w:rPr>
          <w:sz w:val="18"/>
          <w:szCs w:val="18"/>
          <w:rPrChange w:id="476" w:author="Chris Smith" w:date="2020-11-28T14:59:00Z">
            <w:rPr/>
          </w:rPrChange>
        </w:rPr>
      </w:pPr>
      <w:r w:rsidRPr="00DD6AAF">
        <w:rPr>
          <w:vertAlign w:val="superscript"/>
          <w:rPrChange w:id="477" w:author="Chris Smith" w:date="2020-11-28T14:59:00Z">
            <w:rPr/>
          </w:rPrChange>
        </w:rPr>
        <w:footnoteRef/>
      </w:r>
      <w:r w:rsidRPr="00DD6AAF">
        <w:rPr>
          <w:vertAlign w:val="superscript"/>
          <w:rPrChange w:id="478" w:author="Chris Smith" w:date="2020-11-28T14:59:00Z">
            <w:rPr/>
          </w:rPrChange>
        </w:rPr>
        <w:t xml:space="preserve"> </w:t>
      </w:r>
      <w:ins w:id="479" w:author="Alba Colomer Padrosa" w:date="2020-11-25T14:57:00Z">
        <w:r w:rsidRPr="00DD6AAF">
          <w:rPr>
            <w:sz w:val="18"/>
            <w:szCs w:val="18"/>
            <w:rPrChange w:id="480" w:author="Chris Smith" w:date="2020-11-28T14:59:00Z">
              <w:rPr/>
            </w:rPrChange>
          </w:rPr>
          <w:t>https://uncitral.un.org/en/texts/procurement/modellaw/public_procurement</w:t>
        </w:r>
      </w:ins>
    </w:p>
  </w:footnote>
  <w:footnote w:id="3">
    <w:p w14:paraId="4E66EAB1" w14:textId="0ED755E8"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EBRD (2015)</w:t>
      </w:r>
      <w:r>
        <w:t>.</w:t>
      </w:r>
      <w:r w:rsidRPr="00B25E12">
        <w:t xml:space="preserve"> “Are you ready for eProcurement? Guide to electronic procurement reform”. Access at: </w:t>
      </w:r>
      <w:hyperlink r:id="rId1" w:history="1">
        <w:r w:rsidRPr="00B25E12">
          <w:rPr>
            <w:rStyle w:val="Hipercze"/>
            <w:rFonts w:ascii="Times New Roman" w:hAnsi="Times New Roman"/>
            <w:sz w:val="18"/>
            <w:szCs w:val="18"/>
          </w:rPr>
          <w:t>https://www.ebrd.com/documents/legal-reform/guide-to-eprocurement-reform.pdf</w:t>
        </w:r>
      </w:hyperlink>
    </w:p>
  </w:footnote>
  <w:footnote w:id="4">
    <w:p w14:paraId="7B948641" w14:textId="77777777" w:rsidR="00C930FC" w:rsidRPr="008C2B57" w:rsidRDefault="00C930FC" w:rsidP="000316E2">
      <w:pPr>
        <w:pStyle w:val="Bezodstpw"/>
      </w:pPr>
      <w:r>
        <w:rPr>
          <w:rStyle w:val="Odwoanieprzypisudolnego"/>
        </w:rPr>
        <w:footnoteRef/>
      </w:r>
      <w:r>
        <w:t xml:space="preserve"> </w:t>
      </w:r>
      <w:r w:rsidRPr="008C2B57">
        <w:t>TED (Tenders Electronic Daily) is the online version of the 'Supplement to the Official Journal'</w:t>
      </w:r>
      <w:r>
        <w:t xml:space="preserve">. Access at: </w:t>
      </w:r>
      <w:hyperlink r:id="rId2" w:history="1">
        <w:r w:rsidRPr="008C2B57">
          <w:rPr>
            <w:rStyle w:val="Hipercze"/>
            <w:rFonts w:ascii="Times New Roman" w:hAnsi="Times New Roman"/>
            <w:sz w:val="18"/>
            <w:szCs w:val="18"/>
          </w:rPr>
          <w:t>https://ted.europa.eu/TED/main/HomePage.do</w:t>
        </w:r>
      </w:hyperlink>
    </w:p>
  </w:footnote>
  <w:footnote w:id="5">
    <w:p w14:paraId="797B951A" w14:textId="00D8C599" w:rsidR="00C930FC" w:rsidRDefault="00C930FC" w:rsidP="000316E2">
      <w:pPr>
        <w:pStyle w:val="Bezodstpw"/>
      </w:pPr>
      <w:r>
        <w:rPr>
          <w:rStyle w:val="Odwoanieprzypisudolnego"/>
        </w:rPr>
        <w:footnoteRef/>
      </w:r>
      <w:r>
        <w:t xml:space="preserve"> The EUPD 2014 can be consulted here: </w:t>
      </w:r>
      <w:hyperlink r:id="rId3" w:history="1">
        <w:r w:rsidRPr="005B0BAD">
          <w:rPr>
            <w:rStyle w:val="Hipercze"/>
            <w:rFonts w:ascii="Times New Roman" w:hAnsi="Times New Roman"/>
            <w:sz w:val="18"/>
          </w:rPr>
          <w:t>https://eur-lex.europa.eu/legal-content/EN/TXT/?uri=CELEX%3A32014L0024</w:t>
        </w:r>
      </w:hyperlink>
      <w:r>
        <w:t xml:space="preserve"> </w:t>
      </w:r>
    </w:p>
  </w:footnote>
  <w:footnote w:id="6">
    <w:p w14:paraId="1D139452" w14:textId="003C35C7" w:rsidR="00C930FC" w:rsidRDefault="00C930FC" w:rsidP="000316E2">
      <w:pPr>
        <w:pStyle w:val="Bezodstpw"/>
      </w:pPr>
      <w:r>
        <w:rPr>
          <w:rStyle w:val="Odwoanieprzypisudolnego"/>
        </w:rPr>
        <w:footnoteRef/>
      </w:r>
      <w:r>
        <w:t xml:space="preserve"> </w:t>
      </w:r>
      <w:hyperlink r:id="rId4" w:history="1">
        <w:r w:rsidRPr="005B0BAD">
          <w:rPr>
            <w:rStyle w:val="Hipercze"/>
            <w:rFonts w:ascii="Times New Roman" w:hAnsi="Times New Roman"/>
            <w:sz w:val="18"/>
          </w:rPr>
          <w:t>https://standard.open-contracting.org/</w:t>
        </w:r>
      </w:hyperlink>
      <w:r>
        <w:t xml:space="preserve"> </w:t>
      </w:r>
    </w:p>
  </w:footnote>
  <w:footnote w:id="7">
    <w:p w14:paraId="333EA483" w14:textId="105F5196" w:rsidR="00C930FC" w:rsidRDefault="00C930FC" w:rsidP="000316E2">
      <w:pPr>
        <w:pStyle w:val="Bezodstpw"/>
      </w:pPr>
      <w:r w:rsidRPr="00514121">
        <w:rPr>
          <w:rStyle w:val="Odwoanieprzypisudolnego"/>
          <w:rFonts w:ascii="Times New Roman" w:hAnsi="Times New Roman"/>
          <w:szCs w:val="18"/>
        </w:rPr>
        <w:footnoteRef/>
      </w:r>
      <w:r w:rsidRPr="00514121">
        <w:t xml:space="preserve"> DG MARKT (2013). </w:t>
      </w:r>
      <w:r>
        <w:t>e-</w:t>
      </w:r>
      <w:r w:rsidRPr="00514121">
        <w:t xml:space="preserve">Procurement Golden Book of Good Practice. Access at: </w:t>
      </w:r>
    </w:p>
    <w:p w14:paraId="02FA35F7" w14:textId="053A0398" w:rsidR="00C930FC" w:rsidRPr="00514121" w:rsidRDefault="00892C47" w:rsidP="000316E2">
      <w:pPr>
        <w:pStyle w:val="Bezodstpw"/>
      </w:pPr>
      <w:hyperlink r:id="rId5" w:history="1">
        <w:r w:rsidR="00C930FC" w:rsidRPr="00514121">
          <w:rPr>
            <w:rStyle w:val="Hipercze"/>
            <w:rFonts w:ascii="Times New Roman" w:hAnsi="Times New Roman"/>
            <w:sz w:val="18"/>
            <w:szCs w:val="18"/>
          </w:rPr>
          <w:t>https://ec.europa.eu/archives/dgs/internal_market/studies/docs/e-procurement-golden-book-of-good-practice_en.pdf</w:t>
        </w:r>
      </w:hyperlink>
    </w:p>
  </w:footnote>
  <w:footnote w:id="8">
    <w:p w14:paraId="4752C7A8" w14:textId="77777777" w:rsidR="00C930FC" w:rsidRDefault="00C930FC" w:rsidP="000316E2">
      <w:pPr>
        <w:pStyle w:val="Bezodstpw"/>
      </w:pPr>
      <w:r>
        <w:rPr>
          <w:rStyle w:val="Odwoanieprzypisudolnego"/>
        </w:rPr>
        <w:footnoteRef/>
      </w:r>
      <w:r>
        <w:t xml:space="preserve"> e-TEG recommendations are accessible at: </w:t>
      </w:r>
    </w:p>
    <w:p w14:paraId="7A16002C" w14:textId="4DC254DE" w:rsidR="00C930FC" w:rsidRPr="00514121" w:rsidRDefault="00892C47" w:rsidP="000316E2">
      <w:pPr>
        <w:pStyle w:val="Bezodstpw"/>
      </w:pPr>
      <w:hyperlink r:id="rId6" w:history="1">
        <w:r w:rsidR="00C930FC" w:rsidRPr="002E7298">
          <w:rPr>
            <w:rStyle w:val="Hipercze"/>
            <w:rFonts w:ascii="Times New Roman" w:hAnsi="Times New Roman"/>
            <w:sz w:val="18"/>
          </w:rPr>
          <w:t>http://ec.europa.eu/DocsRoom/documents/18026/attachments/1/translations/en/renditions/pdf</w:t>
        </w:r>
      </w:hyperlink>
      <w:r w:rsidR="00C930FC">
        <w:t xml:space="preserve"> </w:t>
      </w:r>
    </w:p>
  </w:footnote>
  <w:footnote w:id="9">
    <w:p w14:paraId="1FADA499" w14:textId="77777777" w:rsidR="00C930FC" w:rsidRPr="000C4CEB" w:rsidRDefault="00C930FC" w:rsidP="000316E2">
      <w:pPr>
        <w:pStyle w:val="Bezodstpw"/>
        <w:rPr>
          <w:rFonts w:cstheme="minorHAnsi"/>
        </w:rPr>
      </w:pPr>
      <w:r w:rsidRPr="000C4CEB">
        <w:rPr>
          <w:rStyle w:val="Odwoanieprzypisudolnego"/>
          <w:rFonts w:cstheme="minorHAnsi"/>
        </w:rPr>
        <w:footnoteRef/>
      </w:r>
      <w:r w:rsidRPr="000C4CEB">
        <w:rPr>
          <w:rFonts w:cstheme="minorHAnsi"/>
        </w:rPr>
        <w:t xml:space="preserve"> This is possible through the </w:t>
      </w:r>
      <w:r>
        <w:rPr>
          <w:rFonts w:cstheme="minorHAnsi"/>
        </w:rPr>
        <w:t xml:space="preserve">web </w:t>
      </w:r>
      <w:r w:rsidRPr="000C4CEB">
        <w:rPr>
          <w:rFonts w:cstheme="minorHAnsi"/>
        </w:rPr>
        <w:t>portal.</w:t>
      </w:r>
    </w:p>
  </w:footnote>
  <w:footnote w:id="10">
    <w:p w14:paraId="63904CA9" w14:textId="77777777" w:rsidR="00C930FC" w:rsidRPr="000C4CEB" w:rsidRDefault="00C930FC" w:rsidP="000316E2">
      <w:pPr>
        <w:pStyle w:val="Bezodstpw"/>
        <w:rPr>
          <w:rFonts w:cstheme="minorHAnsi"/>
        </w:rPr>
      </w:pPr>
      <w:r w:rsidRPr="000C4CEB">
        <w:rPr>
          <w:rStyle w:val="Odwoanieprzypisudolnego"/>
          <w:rFonts w:cstheme="minorHAnsi"/>
        </w:rPr>
        <w:footnoteRef/>
      </w:r>
      <w:r w:rsidRPr="000C4CEB">
        <w:rPr>
          <w:rFonts w:cstheme="minorHAnsi"/>
        </w:rPr>
        <w:t xml:space="preserve"> This is possible because contract notices include access to tender documentation.</w:t>
      </w:r>
    </w:p>
  </w:footnote>
  <w:footnote w:id="11">
    <w:p w14:paraId="31D9C962" w14:textId="490B9E0F" w:rsidR="00C930FC" w:rsidRPr="000C4CEB" w:rsidRDefault="00C930FC" w:rsidP="000316E2">
      <w:pPr>
        <w:pStyle w:val="Bezodstpw"/>
        <w:rPr>
          <w:rFonts w:cstheme="minorHAnsi"/>
        </w:rPr>
      </w:pPr>
      <w:r w:rsidRPr="000C4CEB">
        <w:rPr>
          <w:rStyle w:val="Odwoanieprzypisudolnego"/>
          <w:rFonts w:cstheme="minorHAnsi"/>
        </w:rPr>
        <w:footnoteRef/>
      </w:r>
      <w:r w:rsidRPr="000C4CEB">
        <w:rPr>
          <w:rFonts w:cstheme="minorHAnsi"/>
        </w:rPr>
        <w:t xml:space="preserve"> Through the library of technical specifications.</w:t>
      </w:r>
    </w:p>
  </w:footnote>
  <w:footnote w:id="12">
    <w:p w14:paraId="3D3E8A47" w14:textId="77777777" w:rsidR="00C930FC" w:rsidRPr="00B25E12" w:rsidRDefault="00C930FC" w:rsidP="000316E2">
      <w:pPr>
        <w:pStyle w:val="Bezodstpw"/>
      </w:pPr>
      <w:r w:rsidRPr="0051727D">
        <w:rPr>
          <w:rStyle w:val="Odwoanieprzypisudolnego"/>
          <w:rFonts w:cs="Arial"/>
          <w:color w:val="auto"/>
          <w:szCs w:val="18"/>
        </w:rPr>
        <w:footnoteRef/>
      </w:r>
      <w:r w:rsidRPr="00B25E12">
        <w:t xml:space="preserve"> EBRD (2015), “Are you ready for eProcurement? Guide to electronic procurement reform”. Access at: </w:t>
      </w:r>
      <w:hyperlink r:id="rId7" w:history="1">
        <w:r w:rsidRPr="00B25E12">
          <w:rPr>
            <w:rStyle w:val="Hipercze"/>
            <w:rFonts w:ascii="Times New Roman" w:hAnsi="Times New Roman"/>
            <w:sz w:val="18"/>
            <w:szCs w:val="18"/>
          </w:rPr>
          <w:t>https://www.ebrd.com/documents/legal-reform/guide-to-eprocurement-reform.pdf</w:t>
        </w:r>
      </w:hyperlink>
      <w:r w:rsidRPr="00B25E12">
        <w:t xml:space="preserve"> </w:t>
      </w:r>
    </w:p>
  </w:footnote>
  <w:footnote w:id="13">
    <w:p w14:paraId="5D6FC807" w14:textId="211A685F" w:rsidR="00C930FC" w:rsidRDefault="00C930FC" w:rsidP="000316E2">
      <w:pPr>
        <w:pStyle w:val="Bezodstpw"/>
      </w:pPr>
      <w:r>
        <w:rPr>
          <w:rStyle w:val="Odwoanieprzypisudolnego"/>
        </w:rPr>
        <w:footnoteRef/>
      </w:r>
      <w:r>
        <w:t xml:space="preserve"> Examples of successful deployments of such projects by the EBRD can be found in Kyrgyz Republic, where a monitoring and reporting tool has been deployed based on OCDS that informs decisions by the public procurement department. Another relevant example is Kazakhstan, where already existing data has been structured according to OCDS and provided through analytical tools to facilitate decision-making and foster transparency.</w:t>
      </w:r>
    </w:p>
  </w:footnote>
  <w:footnote w:id="14">
    <w:p w14:paraId="15BE3F0A" w14:textId="12AE3E9C" w:rsidR="00C930FC" w:rsidRDefault="00C930FC" w:rsidP="000316E2">
      <w:pPr>
        <w:pStyle w:val="Bezodstpw"/>
      </w:pPr>
      <w:r>
        <w:rPr>
          <w:rStyle w:val="Odwoanieprzypisudolnego"/>
        </w:rPr>
        <w:footnoteRef/>
      </w:r>
      <w:r>
        <w:t xml:space="preserve"> The final agreement with the platforms, including their SLAs, will determine the final costs for the government. Therefore, it may happen that there is an agreement for training costs to be partially covered by the government.</w:t>
      </w:r>
    </w:p>
  </w:footnote>
  <w:footnote w:id="15">
    <w:p w14:paraId="2C0C4192" w14:textId="5A03CC90" w:rsidR="00C930FC" w:rsidRDefault="00C930FC" w:rsidP="000316E2">
      <w:pPr>
        <w:pStyle w:val="Bezodstpw"/>
      </w:pPr>
      <w:r>
        <w:rPr>
          <w:rStyle w:val="Odwoanieprzypisudolnego"/>
        </w:rPr>
        <w:footnoteRef/>
      </w:r>
      <w:r>
        <w:t xml:space="preserve"> The logic of the fee structure is discussed in section 4.5.1 and can be adapted to the reality of each country and procurement system.</w:t>
      </w:r>
    </w:p>
  </w:footnote>
  <w:footnote w:id="16">
    <w:p w14:paraId="234B8C9A" w14:textId="77777777"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EBRD (2015), “Are you ready for eProcurement? Guide to electronic procurement reform”. Access at: </w:t>
      </w:r>
      <w:hyperlink r:id="rId8" w:history="1">
        <w:r w:rsidRPr="00B25E12">
          <w:rPr>
            <w:rStyle w:val="Hipercze"/>
            <w:rFonts w:ascii="Times New Roman" w:hAnsi="Times New Roman"/>
            <w:sz w:val="18"/>
            <w:szCs w:val="18"/>
          </w:rPr>
          <w:t>https://www.ebrd.com/documents/legal-reform/guide-to-eprocurement-reform.pdf</w:t>
        </w:r>
      </w:hyperlink>
    </w:p>
  </w:footnote>
  <w:footnote w:id="17">
    <w:p w14:paraId="245DBC60" w14:textId="62E87368"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eCommunication: All electronic communication from tenderers should be accepted, without any additional formalities or requiring </w:t>
      </w:r>
      <w:r>
        <w:t>a</w:t>
      </w:r>
      <w:r w:rsidRPr="00B25E12">
        <w:t xml:space="preserve"> visit to </w:t>
      </w:r>
      <w:r>
        <w:t xml:space="preserve">the </w:t>
      </w:r>
      <w:r w:rsidRPr="00B25E12">
        <w:t>contracting entity in person.</w:t>
      </w:r>
    </w:p>
  </w:footnote>
  <w:footnote w:id="18">
    <w:p w14:paraId="3B106CD7" w14:textId="0AA040F7"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eSubmission: </w:t>
      </w:r>
      <w:r>
        <w:t>T</w:t>
      </w:r>
      <w:r w:rsidRPr="00B25E12">
        <w:t>he submission of bids by economic operators is done electronically.</w:t>
      </w:r>
    </w:p>
  </w:footnote>
  <w:footnote w:id="19">
    <w:p w14:paraId="002C5644" w14:textId="4E5347FB"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eAccess: All information relevant for economic operators and other stakeholders about public procurement procedures</w:t>
      </w:r>
      <w:r>
        <w:t xml:space="preserve"> </w:t>
      </w:r>
      <w:r w:rsidRPr="00B25E12">
        <w:t>is accessible through electronic forms.</w:t>
      </w:r>
    </w:p>
  </w:footnote>
  <w:footnote w:id="20">
    <w:p w14:paraId="3FF6203B" w14:textId="77777777"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eRecords: Contracting entities should be required to record procurement decisions in real time and ensure that selected procurement records are readily accessible to the public online, preferably free of charge.</w:t>
      </w:r>
    </w:p>
  </w:footnote>
  <w:footnote w:id="21">
    <w:p w14:paraId="2368D443" w14:textId="0274AF3C" w:rsidR="00C930FC" w:rsidRDefault="00C930FC" w:rsidP="000316E2">
      <w:pPr>
        <w:pStyle w:val="Bezodstpw"/>
      </w:pPr>
      <w:r>
        <w:rPr>
          <w:rStyle w:val="Odwoanieprzypisudolnego"/>
        </w:rPr>
        <w:footnoteRef/>
      </w:r>
      <w:r>
        <w:t xml:space="preserve"> The open source code can be consulted here: </w:t>
      </w:r>
      <w:hyperlink r:id="rId9" w:history="1">
        <w:r w:rsidRPr="005B0BAD">
          <w:rPr>
            <w:rStyle w:val="Hipercze"/>
            <w:rFonts w:ascii="Times New Roman" w:hAnsi="Times New Roman"/>
            <w:sz w:val="18"/>
          </w:rPr>
          <w:t>https://github.com/MTendereProcurementSystem/MTender/wiki</w:t>
        </w:r>
      </w:hyperlink>
      <w:r>
        <w:t xml:space="preserve"> and is licensed under the </w:t>
      </w:r>
      <w:r w:rsidRPr="005E450B">
        <w:t>GNU Affero General Public License v3.0</w:t>
      </w:r>
    </w:p>
  </w:footnote>
  <w:footnote w:id="22">
    <w:p w14:paraId="24326B1A" w14:textId="546961F8"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EUPD 2014 requires </w:t>
      </w:r>
      <w:r>
        <w:t>the mandatory</w:t>
      </w:r>
      <w:r w:rsidRPr="00B25E12">
        <w:t xml:space="preserve"> implement</w:t>
      </w:r>
      <w:r>
        <w:t>ation of</w:t>
      </w:r>
      <w:r w:rsidRPr="00B25E12">
        <w:t xml:space="preserve"> eRegistration, eAuthentication, eNotification, eAccess, </w:t>
      </w:r>
      <w:r>
        <w:t xml:space="preserve">eSubmission, </w:t>
      </w:r>
      <w:r w:rsidRPr="00B25E12">
        <w:t xml:space="preserve">eInvoicing, </w:t>
      </w:r>
      <w:r>
        <w:t xml:space="preserve">and </w:t>
      </w:r>
      <w:r w:rsidRPr="00B25E12">
        <w:t>ePayments</w:t>
      </w:r>
      <w:r>
        <w:t>.</w:t>
      </w:r>
    </w:p>
  </w:footnote>
  <w:footnote w:id="23">
    <w:p w14:paraId="5C242BD4" w14:textId="77777777" w:rsidR="00C930FC" w:rsidRPr="0016796A" w:rsidRDefault="00C930FC" w:rsidP="000316E2">
      <w:pPr>
        <w:pStyle w:val="Bezodstpw"/>
      </w:pPr>
      <w:r>
        <w:rPr>
          <w:rStyle w:val="Odwoanieprzypisudolnego"/>
        </w:rPr>
        <w:footnoteRef/>
      </w:r>
      <w:r>
        <w:t xml:space="preserve"> </w:t>
      </w:r>
      <w:r w:rsidRPr="0016796A">
        <w:t xml:space="preserve">Information on eSender mechanisms: </w:t>
      </w:r>
      <w:hyperlink r:id="rId10" w:history="1">
        <w:r w:rsidRPr="0016796A">
          <w:rPr>
            <w:rStyle w:val="Hipercze"/>
            <w:rFonts w:ascii="Times New Roman" w:hAnsi="Times New Roman"/>
            <w:sz w:val="18"/>
            <w:szCs w:val="18"/>
          </w:rPr>
          <w:t>https://simap.ted.europa.eu/web/simap/sending-electronic-notices</w:t>
        </w:r>
      </w:hyperlink>
    </w:p>
  </w:footnote>
  <w:footnote w:id="24">
    <w:p w14:paraId="154043D2" w14:textId="77777777" w:rsidR="00C930FC" w:rsidRPr="008B1DEC" w:rsidRDefault="00C930FC" w:rsidP="000316E2">
      <w:pPr>
        <w:pStyle w:val="Bezodstpw"/>
      </w:pPr>
      <w:r w:rsidRPr="008B1DEC">
        <w:rPr>
          <w:rStyle w:val="Odwoanieprzypisudolnego"/>
          <w:rFonts w:ascii="Times New Roman" w:hAnsi="Times New Roman"/>
          <w:szCs w:val="18"/>
        </w:rPr>
        <w:footnoteRef/>
      </w:r>
      <w:r w:rsidRPr="008B1DEC">
        <w:t xml:space="preserve"> Open source concept: </w:t>
      </w:r>
      <w:hyperlink r:id="rId11" w:history="1">
        <w:r w:rsidRPr="008B1DEC">
          <w:rPr>
            <w:rStyle w:val="Hipercze"/>
            <w:rFonts w:ascii="Times New Roman" w:hAnsi="Times New Roman"/>
            <w:sz w:val="18"/>
            <w:szCs w:val="18"/>
          </w:rPr>
          <w:t>https://opensource.org/docs/osd</w:t>
        </w:r>
      </w:hyperlink>
    </w:p>
  </w:footnote>
  <w:footnote w:id="25">
    <w:p w14:paraId="778B7B78" w14:textId="2095E919" w:rsidR="00C930FC" w:rsidRDefault="00C930FC" w:rsidP="000316E2">
      <w:pPr>
        <w:pStyle w:val="Bezodstpw"/>
      </w:pPr>
      <w:r>
        <w:rPr>
          <w:rStyle w:val="Odwoanieprzypisudolnego"/>
        </w:rPr>
        <w:footnoteRef/>
      </w:r>
      <w:r>
        <w:t xml:space="preserve"> The complete set of tools developed are being collected and prepared for publishing in the coming months.</w:t>
      </w:r>
    </w:p>
  </w:footnote>
  <w:footnote w:id="26">
    <w:p w14:paraId="4B87248A" w14:textId="115E060B" w:rsidR="00C930FC" w:rsidRPr="00B25E12" w:rsidRDefault="00C930FC" w:rsidP="086D30A3">
      <w:pPr>
        <w:jc w:val="left"/>
        <w:rPr>
          <w:color w:val="000000" w:themeColor="text1"/>
          <w:sz w:val="20"/>
          <w:szCs w:val="20"/>
        </w:rPr>
      </w:pPr>
      <w:r w:rsidRPr="086D30A3">
        <w:rPr>
          <w:rStyle w:val="Odwoanieprzypisudolnego"/>
          <w:rFonts w:ascii="Times New Roman" w:hAnsi="Times New Roman"/>
        </w:rPr>
        <w:footnoteRef/>
      </w:r>
      <w:r w:rsidRPr="00B25E12">
        <w:t xml:space="preserve"> </w:t>
      </w:r>
      <w:r w:rsidRPr="086D30A3">
        <w:rPr>
          <w:sz w:val="20"/>
          <w:szCs w:val="20"/>
        </w:rPr>
        <w:t xml:space="preserve">Open Contracting Digital Procurement System GitHub: </w:t>
      </w:r>
      <w:r w:rsidRPr="086D30A3">
        <w:rPr>
          <w:color w:val="1A3F7C"/>
          <w:sz w:val="20"/>
          <w:szCs w:val="20"/>
        </w:rPr>
        <w:t>https://github.com/EBRD-Digital-Transformation-MTender/MTender/wiki</w:t>
      </w:r>
    </w:p>
    <w:p w14:paraId="5D767CB2" w14:textId="77777777" w:rsidR="00C930FC" w:rsidRPr="00B25E12" w:rsidRDefault="00C930FC" w:rsidP="086D30A3">
      <w:pPr>
        <w:pStyle w:val="Bezodstpw"/>
        <w:jc w:val="left"/>
        <w:rPr>
          <w:sz w:val="20"/>
          <w:szCs w:val="20"/>
        </w:rPr>
      </w:pPr>
      <w:r w:rsidRPr="086D30A3">
        <w:rPr>
          <w:sz w:val="20"/>
          <w:szCs w:val="20"/>
        </w:rPr>
        <w:t xml:space="preserve"> </w:t>
      </w:r>
    </w:p>
  </w:footnote>
  <w:footnote w:id="27">
    <w:p w14:paraId="259A955A" w14:textId="77777777"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Some tools made available for reuse by OCP are accessible at: </w:t>
      </w:r>
      <w:hyperlink r:id="rId12" w:history="1">
        <w:r w:rsidRPr="00B25E12">
          <w:rPr>
            <w:rStyle w:val="Hipercze"/>
            <w:rFonts w:ascii="Times New Roman" w:hAnsi="Times New Roman"/>
            <w:sz w:val="18"/>
            <w:szCs w:val="18"/>
          </w:rPr>
          <w:t>https://www.open-contracting.org/data-standard/tools/</w:t>
        </w:r>
      </w:hyperlink>
      <w:r w:rsidRPr="00B25E12">
        <w:t xml:space="preserve"> </w:t>
      </w:r>
    </w:p>
  </w:footnote>
  <w:footnote w:id="28">
    <w:p w14:paraId="36606B9F" w14:textId="77777777"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In the case of Ukraine, more than 20 platforms have passed the accreditation process. In the case of Moldova, only in the pilot stage, three different platforms were accredited.</w:t>
      </w:r>
    </w:p>
  </w:footnote>
  <w:footnote w:id="29">
    <w:p w14:paraId="13529FFF" w14:textId="77777777" w:rsidR="00C930FC" w:rsidRDefault="00C930FC" w:rsidP="000316E2">
      <w:pPr>
        <w:pStyle w:val="Bezodstpw"/>
      </w:pPr>
      <w:r>
        <w:rPr>
          <w:rStyle w:val="Odwoanieprzypisudolnego"/>
        </w:rPr>
        <w:footnoteRef/>
      </w:r>
      <w:r>
        <w:t xml:space="preserve"> Open Contracting Data Standards are constantly reviewed and published here: </w:t>
      </w:r>
      <w:hyperlink r:id="rId13" w:history="1">
        <w:r w:rsidRPr="00E6591C">
          <w:rPr>
            <w:rStyle w:val="Hipercze"/>
            <w:rFonts w:ascii="Times New Roman" w:hAnsi="Times New Roman"/>
            <w:sz w:val="18"/>
          </w:rPr>
          <w:t>https://www.open-contracting.org/data-standard/</w:t>
        </w:r>
      </w:hyperlink>
      <w:r>
        <w:t xml:space="preserve"> .</w:t>
      </w:r>
    </w:p>
  </w:footnote>
  <w:footnote w:id="30">
    <w:p w14:paraId="4B4B467D" w14:textId="40E8F196" w:rsidR="00C930FC" w:rsidRDefault="00C930FC" w:rsidP="000316E2">
      <w:pPr>
        <w:pStyle w:val="Bezodstpw"/>
      </w:pPr>
      <w:r>
        <w:rPr>
          <w:rStyle w:val="Odwoanieprzypisudolnego"/>
        </w:rPr>
        <w:footnoteRef/>
      </w:r>
      <w:r>
        <w:t xml:space="preserve"> As an illustration of such mechanisms, the DoZorro portal (</w:t>
      </w:r>
      <w:hyperlink r:id="rId14" w:history="1">
        <w:r w:rsidRPr="005B0BAD">
          <w:rPr>
            <w:rStyle w:val="Hipercze"/>
            <w:rFonts w:ascii="Times New Roman" w:hAnsi="Times New Roman"/>
            <w:sz w:val="18"/>
          </w:rPr>
          <w:t>https://dozorro.org/</w:t>
        </w:r>
      </w:hyperlink>
      <w:r>
        <w:t xml:space="preserve"> ) can be consulted, through which Ukraine’s public procurement is monitored by NGOs and anonymous citizens.</w:t>
      </w:r>
    </w:p>
  </w:footnote>
  <w:footnote w:id="31">
    <w:p w14:paraId="3FD08268" w14:textId="0F796EB6"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w:t>
      </w:r>
      <w:hyperlink r:id="rId15" w:history="1">
        <w:r w:rsidRPr="0027326F">
          <w:rPr>
            <w:rStyle w:val="Hipercze"/>
            <w:rFonts w:ascii="Times New Roman" w:hAnsi="Times New Roman"/>
            <w:sz w:val="18"/>
          </w:rPr>
          <w:t>http://standard.open-contracting.org/latest/en/</w:t>
        </w:r>
      </w:hyperlink>
    </w:p>
  </w:footnote>
  <w:footnote w:id="32">
    <w:p w14:paraId="1D0DACB7" w14:textId="26E679A9" w:rsidR="00C930FC" w:rsidRPr="00B25E12" w:rsidRDefault="00C930FC" w:rsidP="000316E2">
      <w:pPr>
        <w:pStyle w:val="Bezodstpw"/>
      </w:pPr>
      <w:r w:rsidRPr="086D30A3">
        <w:rPr>
          <w:rStyle w:val="Odwoanieprzypisudolnego"/>
          <w:rFonts w:ascii="Times New Roman" w:hAnsi="Times New Roman"/>
        </w:rPr>
        <w:footnoteRef/>
      </w:r>
      <w:r w:rsidRPr="086D30A3">
        <w:rPr>
          <w:color w:val="1A3F7C"/>
          <w:sz w:val="20"/>
          <w:szCs w:val="20"/>
        </w:rPr>
        <w:t>https://github.com/EBRD-Digital-Transformation-MTender/MTender/wiki/MTender-disruptive-technologies</w:t>
      </w:r>
    </w:p>
  </w:footnote>
  <w:footnote w:id="33">
    <w:p w14:paraId="6C876BE1" w14:textId="025935C3" w:rsidR="00C930FC" w:rsidRDefault="00C930FC" w:rsidP="000316E2">
      <w:pPr>
        <w:pStyle w:val="Bezodstpw"/>
      </w:pPr>
      <w:r>
        <w:rPr>
          <w:rStyle w:val="Odwoanieprzypisudolnego"/>
        </w:rPr>
        <w:footnoteRef/>
      </w:r>
      <w:r>
        <w:t xml:space="preserve"> </w:t>
      </w:r>
      <w:r w:rsidRPr="00123E30">
        <w:t>In the case of Ukraine, it must have at least a 1 GB/s connection between Central Unit and NEPPs’ back-end in order to meet the SLA for replication time. Ukraine also encourages broadband connections between end-users and their I</w:t>
      </w:r>
      <w:r>
        <w:t xml:space="preserve">nternet </w:t>
      </w:r>
      <w:r w:rsidRPr="00123E30">
        <w:t>S</w:t>
      </w:r>
      <w:r>
        <w:t xml:space="preserve">ervice </w:t>
      </w:r>
      <w:r w:rsidRPr="00123E30">
        <w:t>P</w:t>
      </w:r>
      <w:r>
        <w:t>rovider</w:t>
      </w:r>
      <w:r w:rsidRPr="00123E30">
        <w:t xml:space="preserve"> in order to guarantee proper working of the system, especially when uploading large tender documents and for quick reactivity during the auctions.</w:t>
      </w:r>
    </w:p>
  </w:footnote>
  <w:footnote w:id="34">
    <w:p w14:paraId="09117BB6" w14:textId="4388E7A0" w:rsidR="00C930FC" w:rsidRPr="00B25E12" w:rsidRDefault="00C930FC" w:rsidP="000316E2">
      <w:pPr>
        <w:pStyle w:val="Bezodstpw"/>
      </w:pPr>
      <w:r w:rsidRPr="001028F0">
        <w:rPr>
          <w:rStyle w:val="Odwoanieprzypisudolnego"/>
          <w:rFonts w:cs="Arial"/>
          <w:szCs w:val="18"/>
        </w:rPr>
        <w:footnoteRef/>
      </w:r>
      <w:r w:rsidRPr="00B25E12">
        <w:t xml:space="preserve"> </w:t>
      </w:r>
      <w:r>
        <w:t xml:space="preserve">The fees are estimated based on the ones implemented in Ukraine in the implementation of the </w:t>
      </w:r>
      <w:r w:rsidRPr="00A8686C">
        <w:t>Open Contracting Digital Procurement System</w:t>
      </w:r>
      <w:r>
        <w:t>, ProZorro. The fee model for Moldova has not yet been approved by the Government of the Republic of Moldova.</w:t>
      </w:r>
    </w:p>
  </w:footnote>
  <w:footnote w:id="35">
    <w:p w14:paraId="6B9187DA" w14:textId="618B54C0" w:rsidR="00C930FC" w:rsidRDefault="00C930FC" w:rsidP="000316E2">
      <w:pPr>
        <w:pStyle w:val="Bezodstpw"/>
      </w:pPr>
      <w:r>
        <w:rPr>
          <w:rStyle w:val="Odwoanieprzypisudolnego"/>
        </w:rPr>
        <w:footnoteRef/>
      </w:r>
      <w:r>
        <w:t xml:space="preserve"> The total amount for the Moldova pilot can be found in section 3.1. of this document. For the case of Ukraine, the approximate costs were: </w:t>
      </w:r>
    </w:p>
    <w:p w14:paraId="49159AC0" w14:textId="7B7C8C81" w:rsidR="00C930FC" w:rsidRDefault="00C930FC" w:rsidP="000316E2">
      <w:pPr>
        <w:pStyle w:val="Bezodstpw"/>
      </w:pPr>
      <w:r>
        <w:t>Initial investment for software development (Central Unit): 215.790 EUR;</w:t>
      </w:r>
    </w:p>
    <w:p w14:paraId="5CDE8899" w14:textId="43D2B8D9" w:rsidR="00C930FC" w:rsidRDefault="00C930FC" w:rsidP="000316E2">
      <w:pPr>
        <w:pStyle w:val="Bezodstpw"/>
      </w:pPr>
      <w:r>
        <w:t>Operations (hosting, operations, admin, client support, etc.): 76.608 EUR;</w:t>
      </w:r>
    </w:p>
    <w:p w14:paraId="602B2F0B" w14:textId="060A2CA2" w:rsidR="00C930FC" w:rsidRDefault="00C930FC" w:rsidP="000316E2">
      <w:pPr>
        <w:pStyle w:val="Bezodstpw"/>
      </w:pPr>
      <w:r>
        <w:t>Marketing: 11.151 EUR.</w:t>
      </w:r>
    </w:p>
    <w:p w14:paraId="4CAADC6C" w14:textId="73B8B48D" w:rsidR="00C930FC" w:rsidRDefault="00C930FC" w:rsidP="000316E2">
      <w:pPr>
        <w:pStyle w:val="Bezodstpw"/>
      </w:pPr>
      <w:r>
        <w:t>The total cost of development and implementation was: 303.549 EUR.</w:t>
      </w:r>
    </w:p>
  </w:footnote>
  <w:footnote w:id="36">
    <w:p w14:paraId="4B1F150D" w14:textId="762AC0AF"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EBRD (2015)</w:t>
      </w:r>
      <w:r>
        <w:t>.</w:t>
      </w:r>
      <w:r w:rsidRPr="00B25E12">
        <w:t xml:space="preserve"> “Are you ready for eProcurement? Guide to electronic procurement reform”. Access at: </w:t>
      </w:r>
      <w:hyperlink r:id="rId16" w:history="1">
        <w:r w:rsidRPr="00B25E12">
          <w:rPr>
            <w:rStyle w:val="Hipercze"/>
            <w:rFonts w:ascii="Times New Roman" w:hAnsi="Times New Roman"/>
            <w:sz w:val="18"/>
            <w:szCs w:val="18"/>
          </w:rPr>
          <w:t>https://www.ebrd.com/documents/legal-reform/guide-to-eprocurement-reform.pdf</w:t>
        </w:r>
      </w:hyperlink>
    </w:p>
  </w:footnote>
  <w:footnote w:id="37">
    <w:p w14:paraId="1B2E0C50" w14:textId="748C37B5" w:rsidR="348CC822" w:rsidRDefault="348CC822" w:rsidP="348CC822">
      <w:r>
        <w:footnoteRef/>
      </w:r>
      <w:r>
        <w:t xml:space="preserve"> </w:t>
      </w:r>
      <w:ins w:id="808" w:author="Alba Colomer Padrosa" w:date="2020-11-30T10:18:00Z">
        <w:r>
          <w:fldChar w:fldCharType="begin"/>
        </w:r>
        <w:r>
          <w:instrText xml:space="preserve">HYPERLINK "https://ebrd.huddle.net/workspace/39084702/files/#/81272152" </w:instrText>
        </w:r>
        <w:r>
          <w:fldChar w:fldCharType="separate"/>
        </w:r>
        <w:r w:rsidRPr="348CC822">
          <w:rPr>
            <w:rStyle w:val="Hipercze"/>
            <w:rFonts w:ascii="Times New Roman" w:hAnsi="Times New Roman"/>
            <w:szCs w:val="22"/>
          </w:rPr>
          <w:t>https://ebrd.huddle.net/workspace/39084702/files/#/81272152</w:t>
        </w:r>
        <w:r>
          <w:fldChar w:fldCharType="end"/>
        </w:r>
      </w:ins>
    </w:p>
  </w:footnote>
  <w:footnote w:id="38">
    <w:p w14:paraId="027773B6" w14:textId="4CF6F1CB"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Likelihood: A) remote; B) unlikely; C) likely; D) highly likely</w:t>
      </w:r>
      <w:r>
        <w:t>;</w:t>
      </w:r>
      <w:r w:rsidRPr="00B25E12">
        <w:t xml:space="preserve"> and E) near certainty</w:t>
      </w:r>
    </w:p>
  </w:footnote>
  <w:footnote w:id="39">
    <w:p w14:paraId="3B9EB461" w14:textId="38A6CACB"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Impact: a) very low; b) low impact; c) medium impact; d) high impact</w:t>
      </w:r>
      <w:r>
        <w:t>;</w:t>
      </w:r>
      <w:r w:rsidRPr="00B25E12">
        <w:t xml:space="preserve"> and e) very high impact</w:t>
      </w:r>
    </w:p>
  </w:footnote>
  <w:footnote w:id="40">
    <w:p w14:paraId="527ACDF9" w14:textId="612EF86D" w:rsidR="00C930FC" w:rsidRPr="00B25E12" w:rsidRDefault="00C930FC" w:rsidP="000316E2">
      <w:pPr>
        <w:pStyle w:val="Bezodstpw"/>
      </w:pPr>
      <w:r w:rsidRPr="00B25E12">
        <w:rPr>
          <w:rStyle w:val="Odwoanieprzypisudolnego"/>
          <w:rFonts w:ascii="Times New Roman" w:hAnsi="Times New Roman"/>
          <w:szCs w:val="18"/>
        </w:rPr>
        <w:footnoteRef/>
      </w:r>
      <w:r w:rsidRPr="00B25E12">
        <w:t xml:space="preserve"> EBRD (2015)</w:t>
      </w:r>
      <w:r>
        <w:t>.</w:t>
      </w:r>
      <w:r w:rsidRPr="00B25E12">
        <w:t xml:space="preserve"> “Are you ready for eProcurement? Guide to electronic procurement reform”. Access at: </w:t>
      </w:r>
      <w:hyperlink r:id="rId17" w:history="1">
        <w:r w:rsidRPr="00B25E12">
          <w:rPr>
            <w:rStyle w:val="Hipercze"/>
            <w:rFonts w:ascii="Times New Roman" w:hAnsi="Times New Roman"/>
            <w:sz w:val="18"/>
            <w:szCs w:val="18"/>
          </w:rPr>
          <w:t>https://www.ebrd.com/documents/legal-reform/guide-to-eprocurement-reform.pdf</w:t>
        </w:r>
      </w:hyperlink>
    </w:p>
  </w:footnote>
  <w:footnote w:id="41">
    <w:p w14:paraId="56535DC7" w14:textId="77777777" w:rsidR="58061BD8" w:rsidRDefault="58061BD8" w:rsidP="58061BD8">
      <w:pPr>
        <w:pStyle w:val="Bezodstpw"/>
      </w:pPr>
      <w:r w:rsidRPr="58061BD8">
        <w:rPr>
          <w:rStyle w:val="Odwoanieprzypisudolnego"/>
        </w:rPr>
        <w:footnoteRef/>
      </w:r>
      <w:r>
        <w:t xml:space="preserve"> Latest projects on public procurement carried out by EBRD can be consulted here: </w:t>
      </w:r>
    </w:p>
    <w:p w14:paraId="0899E10B" w14:textId="2DE61B1A" w:rsidR="58061BD8" w:rsidRDefault="00892C47" w:rsidP="58061BD8">
      <w:pPr>
        <w:pStyle w:val="Bezodstpw"/>
      </w:pPr>
      <w:hyperlink r:id="rId18">
        <w:r w:rsidR="58061BD8" w:rsidRPr="58061BD8">
          <w:rPr>
            <w:rStyle w:val="Hipercze"/>
            <w:rFonts w:ascii="Times New Roman" w:hAnsi="Times New Roman"/>
            <w:sz w:val="18"/>
            <w:szCs w:val="18"/>
          </w:rPr>
          <w:t>https://www.ebrd.com/cs/Satellite?c=Content&amp;cid=1395281257031&amp;pagename=EBRD%2FContent%2FContentLayout</w:t>
        </w:r>
      </w:hyperlink>
      <w:r w:rsidR="58061BD8">
        <w:t xml:space="preserve"> </w:t>
      </w:r>
    </w:p>
  </w:footnote>
  <w:footnote w:id="42">
    <w:p w14:paraId="4756052F" w14:textId="00D8C599" w:rsidR="58061BD8" w:rsidRDefault="58061BD8" w:rsidP="58061BD8">
      <w:pPr>
        <w:pStyle w:val="Bezodstpw"/>
      </w:pPr>
      <w:r w:rsidRPr="58061BD8">
        <w:rPr>
          <w:rStyle w:val="Odwoanieprzypisudolnego"/>
        </w:rPr>
        <w:footnoteRef/>
      </w:r>
      <w:r>
        <w:t xml:space="preserve"> The EUPD 2014 can be consulted here: </w:t>
      </w:r>
      <w:hyperlink r:id="rId19">
        <w:r w:rsidRPr="58061BD8">
          <w:rPr>
            <w:rStyle w:val="Hipercze"/>
            <w:rFonts w:ascii="Times New Roman" w:hAnsi="Times New Roman"/>
            <w:sz w:val="18"/>
            <w:szCs w:val="18"/>
          </w:rPr>
          <w:t>https://eur-lex.europa.eu/legal-content/EN/TXT/?uri=CELEX%3A32014L0024</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Siatka"/>
      <w:tblW w:w="10354" w:type="dxa"/>
      <w:tblInd w:w="-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1715"/>
    </w:tblGrid>
    <w:tr w:rsidR="00C930FC" w14:paraId="7C2E376B" w14:textId="77777777" w:rsidTr="00844E36">
      <w:trPr>
        <w:trHeight w:val="1171"/>
      </w:trPr>
      <w:tc>
        <w:tcPr>
          <w:tcW w:w="8639" w:type="dxa"/>
          <w:vAlign w:val="center"/>
        </w:tcPr>
        <w:p w14:paraId="39E6FA36" w14:textId="77777777" w:rsidR="00C930FC" w:rsidRPr="00693962" w:rsidRDefault="00C930FC" w:rsidP="00082916">
          <w:pPr>
            <w:pStyle w:val="Nagwek"/>
            <w:spacing w:before="0" w:after="0" w:line="480" w:lineRule="auto"/>
            <w:jc w:val="center"/>
            <w:rPr>
              <w:sz w:val="18"/>
            </w:rPr>
          </w:pPr>
          <w:r>
            <w:rPr>
              <w:sz w:val="18"/>
            </w:rPr>
            <w:t>Open Contracting Digital Procurement System</w:t>
          </w:r>
        </w:p>
        <w:p w14:paraId="6D19C5C7" w14:textId="72996D67" w:rsidR="00C930FC" w:rsidRPr="00397BD2" w:rsidRDefault="00C930FC" w:rsidP="00082916">
          <w:pPr>
            <w:pStyle w:val="Nagwek"/>
            <w:spacing w:before="0" w:after="0" w:line="480" w:lineRule="auto"/>
            <w:jc w:val="center"/>
            <w:rPr>
              <w:b/>
              <w:sz w:val="18"/>
            </w:rPr>
          </w:pPr>
          <w:r>
            <w:rPr>
              <w:b/>
              <w:noProof/>
              <w:sz w:val="18"/>
              <w:lang w:val="en-US" w:eastAsia="en-US"/>
            </w:rPr>
            <mc:AlternateContent>
              <mc:Choice Requires="wps">
                <w:drawing>
                  <wp:anchor distT="0" distB="0" distL="114300" distR="114300" simplePos="0" relativeHeight="251667456" behindDoc="0" locked="0" layoutInCell="1" allowOverlap="1" wp14:anchorId="0306F2BF" wp14:editId="01276960">
                    <wp:simplePos x="0" y="0"/>
                    <wp:positionH relativeFrom="margin">
                      <wp:posOffset>0</wp:posOffset>
                    </wp:positionH>
                    <wp:positionV relativeFrom="paragraph">
                      <wp:posOffset>228269</wp:posOffset>
                    </wp:positionV>
                    <wp:extent cx="6464410" cy="0"/>
                    <wp:effectExtent l="19050" t="19050" r="12700" b="19050"/>
                    <wp:wrapNone/>
                    <wp:docPr id="11" name="Straight Connector 11"/>
                    <wp:cNvGraphicFramePr/>
                    <a:graphic xmlns:a="http://schemas.openxmlformats.org/drawingml/2006/main">
                      <a:graphicData uri="http://schemas.microsoft.com/office/word/2010/wordprocessingShape">
                        <wps:wsp>
                          <wps:cNvCnPr/>
                          <wps:spPr>
                            <a:xfrm flipH="1">
                              <a:off x="0" y="0"/>
                              <a:ext cx="6464410"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60597D0">
                  <v:line id="Straight Connector 11" style="position:absolute;flip:x;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spid="_x0000_s1026" strokecolor="#002060" strokeweight="2.25pt" from="0,17.95pt" to="509pt,17.95pt" w14:anchorId="147634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">
                    <w10:wrap anchorx="margin"/>
                  </v:line>
                </w:pict>
              </mc:Fallback>
            </mc:AlternateContent>
          </w:r>
          <w:r>
            <w:rPr>
              <w:b/>
              <w:sz w:val="18"/>
            </w:rPr>
            <w:t>Technical concept</w:t>
          </w:r>
        </w:p>
      </w:tc>
      <w:tc>
        <w:tcPr>
          <w:tcW w:w="1715" w:type="dxa"/>
        </w:tcPr>
        <w:p w14:paraId="10C54D2B" w14:textId="77777777" w:rsidR="00C930FC" w:rsidRDefault="00C930FC" w:rsidP="00474A84">
          <w:pPr>
            <w:pStyle w:val="Nagwek"/>
          </w:pPr>
          <w:r w:rsidRPr="00693962">
            <w:rPr>
              <w:noProof/>
              <w:sz w:val="18"/>
              <w:lang w:val="en-US" w:eastAsia="en-US"/>
            </w:rPr>
            <w:drawing>
              <wp:anchor distT="0" distB="0" distL="114300" distR="114300" simplePos="0" relativeHeight="251664384" behindDoc="0" locked="0" layoutInCell="1" allowOverlap="1" wp14:anchorId="218543F2" wp14:editId="0A50ABCD">
                <wp:simplePos x="0" y="0"/>
                <wp:positionH relativeFrom="column">
                  <wp:posOffset>-55273</wp:posOffset>
                </wp:positionH>
                <wp:positionV relativeFrom="paragraph">
                  <wp:posOffset>-145774</wp:posOffset>
                </wp:positionV>
                <wp:extent cx="1000125" cy="523875"/>
                <wp:effectExtent l="0" t="0" r="9525" b="9525"/>
                <wp:wrapNone/>
                <wp:docPr id="26" name="Picture 2"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14110B0B" w14:textId="77777777" w:rsidR="00C930FC" w:rsidRPr="00711C45" w:rsidRDefault="00C930FC" w:rsidP="00711C45">
    <w:pPr>
      <w:pStyle w:val="Nagwek"/>
      <w:spacing w:before="0" w:after="0"/>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04445" w14:textId="77777777" w:rsidR="00C930FC" w:rsidRDefault="00C930FC" w:rsidP="006843AE">
    <w:pPr>
      <w:pStyle w:val="Nagwek"/>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Siatka"/>
      <w:tblW w:w="16119" w:type="dxa"/>
      <w:tblInd w:w="-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5"/>
      <w:gridCol w:w="2724"/>
    </w:tblGrid>
    <w:tr w:rsidR="00C930FC" w14:paraId="34A7D10F" w14:textId="77777777" w:rsidTr="00400E4E">
      <w:trPr>
        <w:trHeight w:val="1260"/>
      </w:trPr>
      <w:tc>
        <w:tcPr>
          <w:tcW w:w="13395" w:type="dxa"/>
        </w:tcPr>
        <w:p w14:paraId="6A528201" w14:textId="77777777" w:rsidR="00C930FC" w:rsidRPr="00693962" w:rsidRDefault="00C930FC" w:rsidP="0010794D">
          <w:pPr>
            <w:pStyle w:val="Nagwek"/>
            <w:spacing w:before="0" w:after="0" w:line="480" w:lineRule="auto"/>
            <w:jc w:val="center"/>
            <w:rPr>
              <w:sz w:val="18"/>
            </w:rPr>
          </w:pPr>
          <w:r>
            <w:rPr>
              <w:sz w:val="18"/>
            </w:rPr>
            <w:t>Open Contracting Digital Procurement System</w:t>
          </w:r>
        </w:p>
        <w:p w14:paraId="7A5258D8" w14:textId="77777777" w:rsidR="00C930FC" w:rsidRPr="00397BD2" w:rsidRDefault="00C930FC" w:rsidP="0010794D">
          <w:pPr>
            <w:pStyle w:val="Nagwek"/>
            <w:spacing w:before="0" w:after="0" w:line="480" w:lineRule="auto"/>
            <w:jc w:val="center"/>
            <w:rPr>
              <w:b/>
              <w:sz w:val="18"/>
            </w:rPr>
          </w:pPr>
          <w:r>
            <w:rPr>
              <w:b/>
              <w:sz w:val="18"/>
            </w:rPr>
            <w:t>Technical concept</w:t>
          </w:r>
        </w:p>
      </w:tc>
      <w:tc>
        <w:tcPr>
          <w:tcW w:w="2724" w:type="dxa"/>
        </w:tcPr>
        <w:p w14:paraId="442759AB" w14:textId="77777777" w:rsidR="00C930FC" w:rsidRDefault="00C930FC" w:rsidP="00397BD2">
          <w:pPr>
            <w:pStyle w:val="Nagwek"/>
          </w:pPr>
          <w:r w:rsidRPr="00693962">
            <w:rPr>
              <w:noProof/>
              <w:sz w:val="18"/>
              <w:lang w:val="en-US" w:eastAsia="en-US"/>
            </w:rPr>
            <w:drawing>
              <wp:anchor distT="0" distB="0" distL="114300" distR="114300" simplePos="0" relativeHeight="251662336" behindDoc="0" locked="0" layoutInCell="1" allowOverlap="1" wp14:anchorId="747F6347" wp14:editId="561093BA">
                <wp:simplePos x="0" y="0"/>
                <wp:positionH relativeFrom="column">
                  <wp:posOffset>5080</wp:posOffset>
                </wp:positionH>
                <wp:positionV relativeFrom="paragraph">
                  <wp:posOffset>5080</wp:posOffset>
                </wp:positionV>
                <wp:extent cx="1000125" cy="523875"/>
                <wp:effectExtent l="0" t="0" r="9525" b="9525"/>
                <wp:wrapNone/>
                <wp:docPr id="22" name="Picture 2"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50C016B" w14:textId="77777777" w:rsidR="00C930FC" w:rsidRPr="00397BD2" w:rsidRDefault="00C930FC" w:rsidP="00397BD2">
    <w:pPr>
      <w:pStyle w:val="Nagwek"/>
      <w:spacing w:before="0" w:after="0"/>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Siatka"/>
      <w:tblW w:w="10354" w:type="dxa"/>
      <w:tblInd w:w="-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1715"/>
    </w:tblGrid>
    <w:tr w:rsidR="00C930FC" w14:paraId="798F6552" w14:textId="77777777" w:rsidTr="00400E4E">
      <w:trPr>
        <w:trHeight w:val="1171"/>
      </w:trPr>
      <w:tc>
        <w:tcPr>
          <w:tcW w:w="8639" w:type="dxa"/>
        </w:tcPr>
        <w:p w14:paraId="44F0CDDE" w14:textId="77777777" w:rsidR="00C930FC" w:rsidRPr="00693962" w:rsidRDefault="00C930FC" w:rsidP="0010794D">
          <w:pPr>
            <w:pStyle w:val="Nagwek"/>
            <w:spacing w:before="0" w:after="0" w:line="480" w:lineRule="auto"/>
            <w:jc w:val="center"/>
            <w:rPr>
              <w:sz w:val="18"/>
            </w:rPr>
          </w:pPr>
          <w:r>
            <w:rPr>
              <w:sz w:val="18"/>
            </w:rPr>
            <w:t>Open Contracting Digital Procurement System</w:t>
          </w:r>
        </w:p>
        <w:p w14:paraId="65168833" w14:textId="77777777" w:rsidR="00C930FC" w:rsidRPr="00397BD2" w:rsidRDefault="00C930FC" w:rsidP="0010794D">
          <w:pPr>
            <w:pStyle w:val="Nagwek"/>
            <w:spacing w:before="0" w:after="0" w:line="480" w:lineRule="auto"/>
            <w:jc w:val="center"/>
            <w:rPr>
              <w:b/>
              <w:sz w:val="18"/>
            </w:rPr>
          </w:pPr>
          <w:r>
            <w:rPr>
              <w:b/>
              <w:sz w:val="18"/>
            </w:rPr>
            <w:t>Technical concept</w:t>
          </w:r>
        </w:p>
      </w:tc>
      <w:tc>
        <w:tcPr>
          <w:tcW w:w="1715" w:type="dxa"/>
        </w:tcPr>
        <w:p w14:paraId="2C740277" w14:textId="77777777" w:rsidR="00C930FC" w:rsidRDefault="00C930FC" w:rsidP="0010794D">
          <w:pPr>
            <w:pStyle w:val="Nagwek"/>
          </w:pPr>
          <w:r w:rsidRPr="00693962">
            <w:rPr>
              <w:noProof/>
              <w:sz w:val="18"/>
              <w:lang w:val="en-US" w:eastAsia="en-US"/>
            </w:rPr>
            <w:drawing>
              <wp:anchor distT="0" distB="0" distL="114300" distR="114300" simplePos="0" relativeHeight="251666432" behindDoc="0" locked="0" layoutInCell="1" allowOverlap="1" wp14:anchorId="55002701" wp14:editId="01E52271">
                <wp:simplePos x="0" y="0"/>
                <wp:positionH relativeFrom="column">
                  <wp:posOffset>-222250</wp:posOffset>
                </wp:positionH>
                <wp:positionV relativeFrom="paragraph">
                  <wp:posOffset>3810</wp:posOffset>
                </wp:positionV>
                <wp:extent cx="1000125" cy="523875"/>
                <wp:effectExtent l="0" t="0" r="9525" b="9525"/>
                <wp:wrapNone/>
                <wp:docPr id="9" name="Picture 2"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0D2EEFAE" w14:textId="77777777" w:rsidR="00C930FC" w:rsidRPr="00397BD2" w:rsidRDefault="00C930FC" w:rsidP="00397BD2">
    <w:pPr>
      <w:pStyle w:val="Nagwek"/>
      <w:spacing w:before="0" w:after="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84D4E2"/>
    <w:lvl w:ilvl="0">
      <w:start w:val="1"/>
      <w:numFmt w:val="decimal"/>
      <w:pStyle w:val="Listanumerowana5"/>
      <w:lvlText w:val="%1."/>
      <w:lvlJc w:val="left"/>
      <w:pPr>
        <w:tabs>
          <w:tab w:val="num" w:pos="1983"/>
        </w:tabs>
        <w:ind w:left="1983" w:hanging="358"/>
      </w:pPr>
      <w:rPr>
        <w:rFonts w:ascii="Century Gothic" w:hAnsi="Century Gothic" w:hint="default"/>
        <w:color w:val="333333"/>
        <w:sz w:val="20"/>
      </w:rPr>
    </w:lvl>
  </w:abstractNum>
  <w:abstractNum w:abstractNumId="1" w15:restartNumberingAfterBreak="0">
    <w:nsid w:val="FFFFFF7D"/>
    <w:multiLevelType w:val="hybridMultilevel"/>
    <w:tmpl w:val="14380DEA"/>
    <w:lvl w:ilvl="0" w:tplc="8A16F6C8">
      <w:start w:val="1"/>
      <w:numFmt w:val="decimal"/>
      <w:pStyle w:val="Listanumerowana4"/>
      <w:lvlText w:val="%1."/>
      <w:lvlJc w:val="left"/>
      <w:pPr>
        <w:tabs>
          <w:tab w:val="num" w:pos="1209"/>
        </w:tabs>
        <w:ind w:left="1209" w:hanging="360"/>
      </w:pPr>
      <w:rPr>
        <w:rFonts w:ascii="Century Gothic" w:hAnsi="Century Gothic" w:hint="default"/>
        <w:color w:val="333333"/>
        <w:sz w:val="20"/>
      </w:rPr>
    </w:lvl>
    <w:lvl w:ilvl="1" w:tplc="180017FE">
      <w:numFmt w:val="decimal"/>
      <w:lvlText w:val=""/>
      <w:lvlJc w:val="left"/>
    </w:lvl>
    <w:lvl w:ilvl="2" w:tplc="E4FEA4D4">
      <w:numFmt w:val="decimal"/>
      <w:lvlText w:val=""/>
      <w:lvlJc w:val="left"/>
    </w:lvl>
    <w:lvl w:ilvl="3" w:tplc="E6169B88">
      <w:numFmt w:val="decimal"/>
      <w:lvlText w:val=""/>
      <w:lvlJc w:val="left"/>
    </w:lvl>
    <w:lvl w:ilvl="4" w:tplc="5574C066">
      <w:numFmt w:val="decimal"/>
      <w:lvlText w:val=""/>
      <w:lvlJc w:val="left"/>
    </w:lvl>
    <w:lvl w:ilvl="5" w:tplc="BDEEFE36">
      <w:numFmt w:val="decimal"/>
      <w:lvlText w:val=""/>
      <w:lvlJc w:val="left"/>
    </w:lvl>
    <w:lvl w:ilvl="6" w:tplc="07C6702E">
      <w:numFmt w:val="decimal"/>
      <w:lvlText w:val=""/>
      <w:lvlJc w:val="left"/>
    </w:lvl>
    <w:lvl w:ilvl="7" w:tplc="0E7648D4">
      <w:numFmt w:val="decimal"/>
      <w:lvlText w:val=""/>
      <w:lvlJc w:val="left"/>
    </w:lvl>
    <w:lvl w:ilvl="8" w:tplc="509A85CC">
      <w:numFmt w:val="decimal"/>
      <w:lvlText w:val=""/>
      <w:lvlJc w:val="left"/>
    </w:lvl>
  </w:abstractNum>
  <w:abstractNum w:abstractNumId="2" w15:restartNumberingAfterBreak="0">
    <w:nsid w:val="FFFFFF7F"/>
    <w:multiLevelType w:val="singleLevel"/>
    <w:tmpl w:val="8D8E175C"/>
    <w:lvl w:ilvl="0">
      <w:start w:val="1"/>
      <w:numFmt w:val="decimal"/>
      <w:pStyle w:val="Listanumerowana2"/>
      <w:lvlText w:val="%1."/>
      <w:lvlJc w:val="left"/>
      <w:pPr>
        <w:tabs>
          <w:tab w:val="num" w:pos="567"/>
        </w:tabs>
        <w:ind w:left="567" w:hanging="284"/>
      </w:pPr>
      <w:rPr>
        <w:rFonts w:hint="default"/>
        <w:b w:val="0"/>
      </w:rPr>
    </w:lvl>
  </w:abstractNum>
  <w:abstractNum w:abstractNumId="3" w15:restartNumberingAfterBreak="0">
    <w:nsid w:val="FFFFFF88"/>
    <w:multiLevelType w:val="singleLevel"/>
    <w:tmpl w:val="0A6AECDE"/>
    <w:lvl w:ilvl="0">
      <w:start w:val="1"/>
      <w:numFmt w:val="decimal"/>
      <w:pStyle w:val="Listanumerowana"/>
      <w:lvlText w:val="%1."/>
      <w:lvlJc w:val="left"/>
      <w:pPr>
        <w:tabs>
          <w:tab w:val="num" w:pos="284"/>
        </w:tabs>
        <w:ind w:left="284" w:hanging="284"/>
      </w:pPr>
      <w:rPr>
        <w:rFonts w:ascii="Century Gothic" w:hAnsi="Century Gothic" w:hint="default"/>
        <w:color w:val="333333"/>
        <w:sz w:val="20"/>
      </w:rPr>
    </w:lvl>
  </w:abstractNum>
  <w:abstractNum w:abstractNumId="4" w15:restartNumberingAfterBreak="0">
    <w:nsid w:val="FFFFFF89"/>
    <w:multiLevelType w:val="singleLevel"/>
    <w:tmpl w:val="746EFD4E"/>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5" w15:restartNumberingAfterBreak="0">
    <w:nsid w:val="032D0655"/>
    <w:multiLevelType w:val="multilevel"/>
    <w:tmpl w:val="F4481CD2"/>
    <w:lvl w:ilvl="0">
      <w:start w:val="1"/>
      <w:numFmt w:val="decimal"/>
      <w:pStyle w:val="Nagwek1"/>
      <w:lvlText w:val="%1"/>
      <w:lvlJc w:val="left"/>
      <w:pPr>
        <w:ind w:left="432" w:hanging="432"/>
      </w:pPr>
    </w:lvl>
    <w:lvl w:ilvl="1">
      <w:start w:val="1"/>
      <w:numFmt w:val="decimal"/>
      <w:pStyle w:val="Nagwek2"/>
      <w:lvlText w:val="%1.%2"/>
      <w:lvlJc w:val="left"/>
      <w:pPr>
        <w:ind w:left="4121" w:hanging="576"/>
      </w:pPr>
    </w:lvl>
    <w:lvl w:ilvl="2">
      <w:start w:val="1"/>
      <w:numFmt w:val="decimal"/>
      <w:pStyle w:val="Nagwek3"/>
      <w:lvlText w:val="%1.%2.%3"/>
      <w:lvlJc w:val="left"/>
      <w:pPr>
        <w:ind w:left="720" w:hanging="720"/>
      </w:pPr>
    </w:lvl>
    <w:lvl w:ilvl="3">
      <w:start w:val="1"/>
      <w:numFmt w:val="decimal"/>
      <w:pStyle w:val="Nagwek4"/>
      <w:lvlText w:val="%1.%2.%3.%4"/>
      <w:lvlJc w:val="left"/>
      <w:pPr>
        <w:ind w:left="157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09F10CFD"/>
    <w:multiLevelType w:val="hybridMultilevel"/>
    <w:tmpl w:val="E786A4BC"/>
    <w:lvl w:ilvl="0" w:tplc="61E86FBA">
      <w:start w:val="1"/>
      <w:numFmt w:val="bullet"/>
      <w:lvlText w:val="•"/>
      <w:lvlJc w:val="left"/>
      <w:pPr>
        <w:tabs>
          <w:tab w:val="num" w:pos="720"/>
        </w:tabs>
        <w:ind w:left="720" w:hanging="360"/>
      </w:pPr>
      <w:rPr>
        <w:rFonts w:ascii="Arial" w:hAnsi="Arial" w:hint="default"/>
      </w:rPr>
    </w:lvl>
    <w:lvl w:ilvl="1" w:tplc="AF8AB1F2" w:tentative="1">
      <w:start w:val="1"/>
      <w:numFmt w:val="bullet"/>
      <w:lvlText w:val="•"/>
      <w:lvlJc w:val="left"/>
      <w:pPr>
        <w:tabs>
          <w:tab w:val="num" w:pos="1440"/>
        </w:tabs>
        <w:ind w:left="1440" w:hanging="360"/>
      </w:pPr>
      <w:rPr>
        <w:rFonts w:ascii="Arial" w:hAnsi="Arial" w:hint="default"/>
      </w:rPr>
    </w:lvl>
    <w:lvl w:ilvl="2" w:tplc="3D0C501E" w:tentative="1">
      <w:start w:val="1"/>
      <w:numFmt w:val="bullet"/>
      <w:lvlText w:val="•"/>
      <w:lvlJc w:val="left"/>
      <w:pPr>
        <w:tabs>
          <w:tab w:val="num" w:pos="2160"/>
        </w:tabs>
        <w:ind w:left="2160" w:hanging="360"/>
      </w:pPr>
      <w:rPr>
        <w:rFonts w:ascii="Arial" w:hAnsi="Arial" w:hint="default"/>
      </w:rPr>
    </w:lvl>
    <w:lvl w:ilvl="3" w:tplc="0DF4B77C" w:tentative="1">
      <w:start w:val="1"/>
      <w:numFmt w:val="bullet"/>
      <w:lvlText w:val="•"/>
      <w:lvlJc w:val="left"/>
      <w:pPr>
        <w:tabs>
          <w:tab w:val="num" w:pos="2880"/>
        </w:tabs>
        <w:ind w:left="2880" w:hanging="360"/>
      </w:pPr>
      <w:rPr>
        <w:rFonts w:ascii="Arial" w:hAnsi="Arial" w:hint="default"/>
      </w:rPr>
    </w:lvl>
    <w:lvl w:ilvl="4" w:tplc="A7284596" w:tentative="1">
      <w:start w:val="1"/>
      <w:numFmt w:val="bullet"/>
      <w:lvlText w:val="•"/>
      <w:lvlJc w:val="left"/>
      <w:pPr>
        <w:tabs>
          <w:tab w:val="num" w:pos="3600"/>
        </w:tabs>
        <w:ind w:left="3600" w:hanging="360"/>
      </w:pPr>
      <w:rPr>
        <w:rFonts w:ascii="Arial" w:hAnsi="Arial" w:hint="default"/>
      </w:rPr>
    </w:lvl>
    <w:lvl w:ilvl="5" w:tplc="F256954A" w:tentative="1">
      <w:start w:val="1"/>
      <w:numFmt w:val="bullet"/>
      <w:lvlText w:val="•"/>
      <w:lvlJc w:val="left"/>
      <w:pPr>
        <w:tabs>
          <w:tab w:val="num" w:pos="4320"/>
        </w:tabs>
        <w:ind w:left="4320" w:hanging="360"/>
      </w:pPr>
      <w:rPr>
        <w:rFonts w:ascii="Arial" w:hAnsi="Arial" w:hint="default"/>
      </w:rPr>
    </w:lvl>
    <w:lvl w:ilvl="6" w:tplc="9BA0B086" w:tentative="1">
      <w:start w:val="1"/>
      <w:numFmt w:val="bullet"/>
      <w:lvlText w:val="•"/>
      <w:lvlJc w:val="left"/>
      <w:pPr>
        <w:tabs>
          <w:tab w:val="num" w:pos="5040"/>
        </w:tabs>
        <w:ind w:left="5040" w:hanging="360"/>
      </w:pPr>
      <w:rPr>
        <w:rFonts w:ascii="Arial" w:hAnsi="Arial" w:hint="default"/>
      </w:rPr>
    </w:lvl>
    <w:lvl w:ilvl="7" w:tplc="737CFFFC" w:tentative="1">
      <w:start w:val="1"/>
      <w:numFmt w:val="bullet"/>
      <w:lvlText w:val="•"/>
      <w:lvlJc w:val="left"/>
      <w:pPr>
        <w:tabs>
          <w:tab w:val="num" w:pos="5760"/>
        </w:tabs>
        <w:ind w:left="5760" w:hanging="360"/>
      </w:pPr>
      <w:rPr>
        <w:rFonts w:ascii="Arial" w:hAnsi="Arial" w:hint="default"/>
      </w:rPr>
    </w:lvl>
    <w:lvl w:ilvl="8" w:tplc="F2683F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A909BA"/>
    <w:multiLevelType w:val="hybridMultilevel"/>
    <w:tmpl w:val="85849F18"/>
    <w:lvl w:ilvl="0" w:tplc="F876783C">
      <w:start w:val="1"/>
      <w:numFmt w:val="bullet"/>
      <w:lvlText w:val="•"/>
      <w:lvlJc w:val="left"/>
      <w:pPr>
        <w:tabs>
          <w:tab w:val="num" w:pos="720"/>
        </w:tabs>
        <w:ind w:left="720" w:hanging="360"/>
      </w:pPr>
      <w:rPr>
        <w:rFonts w:ascii="Arial" w:hAnsi="Arial" w:hint="default"/>
      </w:rPr>
    </w:lvl>
    <w:lvl w:ilvl="1" w:tplc="15CE081C" w:tentative="1">
      <w:start w:val="1"/>
      <w:numFmt w:val="bullet"/>
      <w:lvlText w:val="•"/>
      <w:lvlJc w:val="left"/>
      <w:pPr>
        <w:tabs>
          <w:tab w:val="num" w:pos="1440"/>
        </w:tabs>
        <w:ind w:left="1440" w:hanging="360"/>
      </w:pPr>
      <w:rPr>
        <w:rFonts w:ascii="Arial" w:hAnsi="Arial" w:hint="default"/>
      </w:rPr>
    </w:lvl>
    <w:lvl w:ilvl="2" w:tplc="91607FDC" w:tentative="1">
      <w:start w:val="1"/>
      <w:numFmt w:val="bullet"/>
      <w:lvlText w:val="•"/>
      <w:lvlJc w:val="left"/>
      <w:pPr>
        <w:tabs>
          <w:tab w:val="num" w:pos="2160"/>
        </w:tabs>
        <w:ind w:left="2160" w:hanging="360"/>
      </w:pPr>
      <w:rPr>
        <w:rFonts w:ascii="Arial" w:hAnsi="Arial" w:hint="default"/>
      </w:rPr>
    </w:lvl>
    <w:lvl w:ilvl="3" w:tplc="B7F47D0C" w:tentative="1">
      <w:start w:val="1"/>
      <w:numFmt w:val="bullet"/>
      <w:lvlText w:val="•"/>
      <w:lvlJc w:val="left"/>
      <w:pPr>
        <w:tabs>
          <w:tab w:val="num" w:pos="2880"/>
        </w:tabs>
        <w:ind w:left="2880" w:hanging="360"/>
      </w:pPr>
      <w:rPr>
        <w:rFonts w:ascii="Arial" w:hAnsi="Arial" w:hint="default"/>
      </w:rPr>
    </w:lvl>
    <w:lvl w:ilvl="4" w:tplc="A8183DE0" w:tentative="1">
      <w:start w:val="1"/>
      <w:numFmt w:val="bullet"/>
      <w:lvlText w:val="•"/>
      <w:lvlJc w:val="left"/>
      <w:pPr>
        <w:tabs>
          <w:tab w:val="num" w:pos="3600"/>
        </w:tabs>
        <w:ind w:left="3600" w:hanging="360"/>
      </w:pPr>
      <w:rPr>
        <w:rFonts w:ascii="Arial" w:hAnsi="Arial" w:hint="default"/>
      </w:rPr>
    </w:lvl>
    <w:lvl w:ilvl="5" w:tplc="447831F6" w:tentative="1">
      <w:start w:val="1"/>
      <w:numFmt w:val="bullet"/>
      <w:lvlText w:val="•"/>
      <w:lvlJc w:val="left"/>
      <w:pPr>
        <w:tabs>
          <w:tab w:val="num" w:pos="4320"/>
        </w:tabs>
        <w:ind w:left="4320" w:hanging="360"/>
      </w:pPr>
      <w:rPr>
        <w:rFonts w:ascii="Arial" w:hAnsi="Arial" w:hint="default"/>
      </w:rPr>
    </w:lvl>
    <w:lvl w:ilvl="6" w:tplc="17D248C8" w:tentative="1">
      <w:start w:val="1"/>
      <w:numFmt w:val="bullet"/>
      <w:lvlText w:val="•"/>
      <w:lvlJc w:val="left"/>
      <w:pPr>
        <w:tabs>
          <w:tab w:val="num" w:pos="5040"/>
        </w:tabs>
        <w:ind w:left="5040" w:hanging="360"/>
      </w:pPr>
      <w:rPr>
        <w:rFonts w:ascii="Arial" w:hAnsi="Arial" w:hint="default"/>
      </w:rPr>
    </w:lvl>
    <w:lvl w:ilvl="7" w:tplc="B76AE708" w:tentative="1">
      <w:start w:val="1"/>
      <w:numFmt w:val="bullet"/>
      <w:lvlText w:val="•"/>
      <w:lvlJc w:val="left"/>
      <w:pPr>
        <w:tabs>
          <w:tab w:val="num" w:pos="5760"/>
        </w:tabs>
        <w:ind w:left="5760" w:hanging="360"/>
      </w:pPr>
      <w:rPr>
        <w:rFonts w:ascii="Arial" w:hAnsi="Arial" w:hint="default"/>
      </w:rPr>
    </w:lvl>
    <w:lvl w:ilvl="8" w:tplc="B1C204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4E428D"/>
    <w:multiLevelType w:val="hybridMultilevel"/>
    <w:tmpl w:val="B1B28B22"/>
    <w:styleLink w:val="Style2"/>
    <w:lvl w:ilvl="0" w:tplc="22A43B04">
      <w:start w:val="1"/>
      <w:numFmt w:val="bullet"/>
      <w:lvlText w:val=""/>
      <w:lvlJc w:val="left"/>
      <w:pPr>
        <w:tabs>
          <w:tab w:val="num" w:pos="227"/>
        </w:tabs>
        <w:ind w:left="227" w:hanging="227"/>
      </w:pPr>
      <w:rPr>
        <w:rFonts w:ascii="Wingdings" w:hAnsi="Wingdings" w:hint="default"/>
        <w:color w:val="000000"/>
      </w:rPr>
    </w:lvl>
    <w:lvl w:ilvl="1" w:tplc="923A68A8">
      <w:start w:val="1"/>
      <w:numFmt w:val="bullet"/>
      <w:lvlText w:val="o"/>
      <w:lvlJc w:val="left"/>
      <w:pPr>
        <w:tabs>
          <w:tab w:val="num" w:pos="1440"/>
        </w:tabs>
        <w:ind w:left="1440" w:hanging="360"/>
      </w:pPr>
      <w:rPr>
        <w:rFonts w:ascii="Courier New" w:hAnsi="Courier New" w:cs="Courier New" w:hint="default"/>
      </w:rPr>
    </w:lvl>
    <w:lvl w:ilvl="2" w:tplc="7902A6E6">
      <w:start w:val="1"/>
      <w:numFmt w:val="bullet"/>
      <w:lvlText w:val=""/>
      <w:lvlJc w:val="left"/>
      <w:pPr>
        <w:tabs>
          <w:tab w:val="num" w:pos="2160"/>
        </w:tabs>
        <w:ind w:left="2160" w:hanging="360"/>
      </w:pPr>
      <w:rPr>
        <w:rFonts w:ascii="Wingdings" w:hAnsi="Wingdings" w:hint="default"/>
      </w:rPr>
    </w:lvl>
    <w:lvl w:ilvl="3" w:tplc="4EB6F864">
      <w:start w:val="1"/>
      <w:numFmt w:val="bullet"/>
      <w:lvlText w:val=""/>
      <w:lvlJc w:val="left"/>
      <w:pPr>
        <w:tabs>
          <w:tab w:val="num" w:pos="2880"/>
        </w:tabs>
        <w:ind w:left="2880" w:hanging="360"/>
      </w:pPr>
      <w:rPr>
        <w:rFonts w:ascii="Symbol" w:hAnsi="Symbol" w:hint="default"/>
      </w:rPr>
    </w:lvl>
    <w:lvl w:ilvl="4" w:tplc="CCAEB948">
      <w:start w:val="1"/>
      <w:numFmt w:val="bullet"/>
      <w:lvlText w:val="o"/>
      <w:lvlJc w:val="left"/>
      <w:pPr>
        <w:tabs>
          <w:tab w:val="num" w:pos="3600"/>
        </w:tabs>
        <w:ind w:left="3600" w:hanging="360"/>
      </w:pPr>
      <w:rPr>
        <w:rFonts w:ascii="Courier New" w:hAnsi="Courier New" w:cs="Courier New" w:hint="default"/>
      </w:rPr>
    </w:lvl>
    <w:lvl w:ilvl="5" w:tplc="B6289CB4">
      <w:start w:val="1"/>
      <w:numFmt w:val="bullet"/>
      <w:lvlText w:val=""/>
      <w:lvlJc w:val="left"/>
      <w:pPr>
        <w:tabs>
          <w:tab w:val="num" w:pos="4320"/>
        </w:tabs>
        <w:ind w:left="4320" w:hanging="360"/>
      </w:pPr>
      <w:rPr>
        <w:rFonts w:ascii="Wingdings" w:hAnsi="Wingdings" w:hint="default"/>
      </w:rPr>
    </w:lvl>
    <w:lvl w:ilvl="6" w:tplc="0B6ECDAA">
      <w:start w:val="1"/>
      <w:numFmt w:val="bullet"/>
      <w:lvlText w:val=""/>
      <w:lvlJc w:val="left"/>
      <w:pPr>
        <w:tabs>
          <w:tab w:val="num" w:pos="5040"/>
        </w:tabs>
        <w:ind w:left="5040" w:hanging="360"/>
      </w:pPr>
      <w:rPr>
        <w:rFonts w:ascii="Symbol" w:hAnsi="Symbol" w:hint="default"/>
      </w:rPr>
    </w:lvl>
    <w:lvl w:ilvl="7" w:tplc="6CEACCFC">
      <w:start w:val="1"/>
      <w:numFmt w:val="bullet"/>
      <w:lvlText w:val="o"/>
      <w:lvlJc w:val="left"/>
      <w:pPr>
        <w:tabs>
          <w:tab w:val="num" w:pos="5760"/>
        </w:tabs>
        <w:ind w:left="5760" w:hanging="360"/>
      </w:pPr>
      <w:rPr>
        <w:rFonts w:ascii="Courier New" w:hAnsi="Courier New" w:cs="Courier New" w:hint="default"/>
      </w:rPr>
    </w:lvl>
    <w:lvl w:ilvl="8" w:tplc="703AE8C0">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15C04"/>
    <w:multiLevelType w:val="hybridMultilevel"/>
    <w:tmpl w:val="C0925B3A"/>
    <w:lvl w:ilvl="0" w:tplc="DB142B24">
      <w:start w:val="1"/>
      <w:numFmt w:val="bullet"/>
      <w:pStyle w:val="Bullets2"/>
      <w:lvlText w:val="o"/>
      <w:lvlJc w:val="left"/>
      <w:pPr>
        <w:ind w:left="720" w:hanging="360"/>
      </w:pPr>
      <w:rPr>
        <w:rFonts w:ascii="Courier New" w:hAnsi="Courier New" w:cs="Courier New" w:hint="default"/>
      </w:rPr>
    </w:lvl>
    <w:lvl w:ilvl="1" w:tplc="163A144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AC1DC2"/>
    <w:multiLevelType w:val="hybridMultilevel"/>
    <w:tmpl w:val="B546EBCA"/>
    <w:lvl w:ilvl="0" w:tplc="53A43916">
      <w:start w:val="1"/>
      <w:numFmt w:val="bullet"/>
      <w:lvlText w:val="•"/>
      <w:lvlJc w:val="left"/>
      <w:pPr>
        <w:tabs>
          <w:tab w:val="num" w:pos="720"/>
        </w:tabs>
        <w:ind w:left="720" w:hanging="360"/>
      </w:pPr>
      <w:rPr>
        <w:rFonts w:ascii="Arial" w:hAnsi="Arial" w:hint="default"/>
      </w:rPr>
    </w:lvl>
    <w:lvl w:ilvl="1" w:tplc="708C1E02" w:tentative="1">
      <w:start w:val="1"/>
      <w:numFmt w:val="bullet"/>
      <w:lvlText w:val="•"/>
      <w:lvlJc w:val="left"/>
      <w:pPr>
        <w:tabs>
          <w:tab w:val="num" w:pos="1440"/>
        </w:tabs>
        <w:ind w:left="1440" w:hanging="360"/>
      </w:pPr>
      <w:rPr>
        <w:rFonts w:ascii="Arial" w:hAnsi="Arial" w:hint="default"/>
      </w:rPr>
    </w:lvl>
    <w:lvl w:ilvl="2" w:tplc="AD7CE87E" w:tentative="1">
      <w:start w:val="1"/>
      <w:numFmt w:val="bullet"/>
      <w:lvlText w:val="•"/>
      <w:lvlJc w:val="left"/>
      <w:pPr>
        <w:tabs>
          <w:tab w:val="num" w:pos="2160"/>
        </w:tabs>
        <w:ind w:left="2160" w:hanging="360"/>
      </w:pPr>
      <w:rPr>
        <w:rFonts w:ascii="Arial" w:hAnsi="Arial" w:hint="default"/>
      </w:rPr>
    </w:lvl>
    <w:lvl w:ilvl="3" w:tplc="CB8A2468" w:tentative="1">
      <w:start w:val="1"/>
      <w:numFmt w:val="bullet"/>
      <w:lvlText w:val="•"/>
      <w:lvlJc w:val="left"/>
      <w:pPr>
        <w:tabs>
          <w:tab w:val="num" w:pos="2880"/>
        </w:tabs>
        <w:ind w:left="2880" w:hanging="360"/>
      </w:pPr>
      <w:rPr>
        <w:rFonts w:ascii="Arial" w:hAnsi="Arial" w:hint="default"/>
      </w:rPr>
    </w:lvl>
    <w:lvl w:ilvl="4" w:tplc="24400548" w:tentative="1">
      <w:start w:val="1"/>
      <w:numFmt w:val="bullet"/>
      <w:lvlText w:val="•"/>
      <w:lvlJc w:val="left"/>
      <w:pPr>
        <w:tabs>
          <w:tab w:val="num" w:pos="3600"/>
        </w:tabs>
        <w:ind w:left="3600" w:hanging="360"/>
      </w:pPr>
      <w:rPr>
        <w:rFonts w:ascii="Arial" w:hAnsi="Arial" w:hint="default"/>
      </w:rPr>
    </w:lvl>
    <w:lvl w:ilvl="5" w:tplc="E404F70C" w:tentative="1">
      <w:start w:val="1"/>
      <w:numFmt w:val="bullet"/>
      <w:lvlText w:val="•"/>
      <w:lvlJc w:val="left"/>
      <w:pPr>
        <w:tabs>
          <w:tab w:val="num" w:pos="4320"/>
        </w:tabs>
        <w:ind w:left="4320" w:hanging="360"/>
      </w:pPr>
      <w:rPr>
        <w:rFonts w:ascii="Arial" w:hAnsi="Arial" w:hint="default"/>
      </w:rPr>
    </w:lvl>
    <w:lvl w:ilvl="6" w:tplc="09C8AF20" w:tentative="1">
      <w:start w:val="1"/>
      <w:numFmt w:val="bullet"/>
      <w:lvlText w:val="•"/>
      <w:lvlJc w:val="left"/>
      <w:pPr>
        <w:tabs>
          <w:tab w:val="num" w:pos="5040"/>
        </w:tabs>
        <w:ind w:left="5040" w:hanging="360"/>
      </w:pPr>
      <w:rPr>
        <w:rFonts w:ascii="Arial" w:hAnsi="Arial" w:hint="default"/>
      </w:rPr>
    </w:lvl>
    <w:lvl w:ilvl="7" w:tplc="D082C22C" w:tentative="1">
      <w:start w:val="1"/>
      <w:numFmt w:val="bullet"/>
      <w:lvlText w:val="•"/>
      <w:lvlJc w:val="left"/>
      <w:pPr>
        <w:tabs>
          <w:tab w:val="num" w:pos="5760"/>
        </w:tabs>
        <w:ind w:left="5760" w:hanging="360"/>
      </w:pPr>
      <w:rPr>
        <w:rFonts w:ascii="Arial" w:hAnsi="Arial" w:hint="default"/>
      </w:rPr>
    </w:lvl>
    <w:lvl w:ilvl="8" w:tplc="A9C211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9F7A21"/>
    <w:multiLevelType w:val="hybridMultilevel"/>
    <w:tmpl w:val="6ADAC422"/>
    <w:lvl w:ilvl="0" w:tplc="EDC659E6">
      <w:start w:val="1"/>
      <w:numFmt w:val="bullet"/>
      <w:lvlText w:val=""/>
      <w:lvlJc w:val="left"/>
      <w:pPr>
        <w:ind w:left="720" w:hanging="360"/>
      </w:pPr>
      <w:rPr>
        <w:rFonts w:ascii="Wingdings" w:hAnsi="Wingdings" w:hint="default"/>
        <w:color w:val="00539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8250D"/>
    <w:multiLevelType w:val="hybridMultilevel"/>
    <w:tmpl w:val="D474FDFE"/>
    <w:lvl w:ilvl="0" w:tplc="93025A74">
      <w:start w:val="1"/>
      <w:numFmt w:val="bullet"/>
      <w:pStyle w:val="Akapitzlis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36E7A7E"/>
    <w:multiLevelType w:val="hybridMultilevel"/>
    <w:tmpl w:val="60C617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D93D22"/>
    <w:multiLevelType w:val="hybridMultilevel"/>
    <w:tmpl w:val="9E00F2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BC0678"/>
    <w:multiLevelType w:val="hybridMultilevel"/>
    <w:tmpl w:val="A22869A4"/>
    <w:lvl w:ilvl="0" w:tplc="1C844D84">
      <w:start w:val="1"/>
      <w:numFmt w:val="bullet"/>
      <w:lvlText w:val="•"/>
      <w:lvlJc w:val="left"/>
      <w:pPr>
        <w:tabs>
          <w:tab w:val="num" w:pos="720"/>
        </w:tabs>
        <w:ind w:left="720" w:hanging="360"/>
      </w:pPr>
      <w:rPr>
        <w:rFonts w:ascii="Arial" w:hAnsi="Arial" w:hint="default"/>
      </w:rPr>
    </w:lvl>
    <w:lvl w:ilvl="1" w:tplc="45BC8A6C" w:tentative="1">
      <w:start w:val="1"/>
      <w:numFmt w:val="bullet"/>
      <w:lvlText w:val="•"/>
      <w:lvlJc w:val="left"/>
      <w:pPr>
        <w:tabs>
          <w:tab w:val="num" w:pos="1440"/>
        </w:tabs>
        <w:ind w:left="1440" w:hanging="360"/>
      </w:pPr>
      <w:rPr>
        <w:rFonts w:ascii="Arial" w:hAnsi="Arial" w:hint="default"/>
      </w:rPr>
    </w:lvl>
    <w:lvl w:ilvl="2" w:tplc="D1D42F60" w:tentative="1">
      <w:start w:val="1"/>
      <w:numFmt w:val="bullet"/>
      <w:lvlText w:val="•"/>
      <w:lvlJc w:val="left"/>
      <w:pPr>
        <w:tabs>
          <w:tab w:val="num" w:pos="2160"/>
        </w:tabs>
        <w:ind w:left="2160" w:hanging="360"/>
      </w:pPr>
      <w:rPr>
        <w:rFonts w:ascii="Arial" w:hAnsi="Arial" w:hint="default"/>
      </w:rPr>
    </w:lvl>
    <w:lvl w:ilvl="3" w:tplc="E700A5F2" w:tentative="1">
      <w:start w:val="1"/>
      <w:numFmt w:val="bullet"/>
      <w:lvlText w:val="•"/>
      <w:lvlJc w:val="left"/>
      <w:pPr>
        <w:tabs>
          <w:tab w:val="num" w:pos="2880"/>
        </w:tabs>
        <w:ind w:left="2880" w:hanging="360"/>
      </w:pPr>
      <w:rPr>
        <w:rFonts w:ascii="Arial" w:hAnsi="Arial" w:hint="default"/>
      </w:rPr>
    </w:lvl>
    <w:lvl w:ilvl="4" w:tplc="E620DDEC" w:tentative="1">
      <w:start w:val="1"/>
      <w:numFmt w:val="bullet"/>
      <w:lvlText w:val="•"/>
      <w:lvlJc w:val="left"/>
      <w:pPr>
        <w:tabs>
          <w:tab w:val="num" w:pos="3600"/>
        </w:tabs>
        <w:ind w:left="3600" w:hanging="360"/>
      </w:pPr>
      <w:rPr>
        <w:rFonts w:ascii="Arial" w:hAnsi="Arial" w:hint="default"/>
      </w:rPr>
    </w:lvl>
    <w:lvl w:ilvl="5" w:tplc="32BA5828" w:tentative="1">
      <w:start w:val="1"/>
      <w:numFmt w:val="bullet"/>
      <w:lvlText w:val="•"/>
      <w:lvlJc w:val="left"/>
      <w:pPr>
        <w:tabs>
          <w:tab w:val="num" w:pos="4320"/>
        </w:tabs>
        <w:ind w:left="4320" w:hanging="360"/>
      </w:pPr>
      <w:rPr>
        <w:rFonts w:ascii="Arial" w:hAnsi="Arial" w:hint="default"/>
      </w:rPr>
    </w:lvl>
    <w:lvl w:ilvl="6" w:tplc="50AC5BD0" w:tentative="1">
      <w:start w:val="1"/>
      <w:numFmt w:val="bullet"/>
      <w:lvlText w:val="•"/>
      <w:lvlJc w:val="left"/>
      <w:pPr>
        <w:tabs>
          <w:tab w:val="num" w:pos="5040"/>
        </w:tabs>
        <w:ind w:left="5040" w:hanging="360"/>
      </w:pPr>
      <w:rPr>
        <w:rFonts w:ascii="Arial" w:hAnsi="Arial" w:hint="default"/>
      </w:rPr>
    </w:lvl>
    <w:lvl w:ilvl="7" w:tplc="B8B69B12" w:tentative="1">
      <w:start w:val="1"/>
      <w:numFmt w:val="bullet"/>
      <w:lvlText w:val="•"/>
      <w:lvlJc w:val="left"/>
      <w:pPr>
        <w:tabs>
          <w:tab w:val="num" w:pos="5760"/>
        </w:tabs>
        <w:ind w:left="5760" w:hanging="360"/>
      </w:pPr>
      <w:rPr>
        <w:rFonts w:ascii="Arial" w:hAnsi="Arial" w:hint="default"/>
      </w:rPr>
    </w:lvl>
    <w:lvl w:ilvl="8" w:tplc="7256E2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4E0F7C"/>
    <w:multiLevelType w:val="hybridMultilevel"/>
    <w:tmpl w:val="72DCBEA6"/>
    <w:lvl w:ilvl="0" w:tplc="8DD8FCC2">
      <w:start w:val="1"/>
      <w:numFmt w:val="bullet"/>
      <w:lvlText w:val="•"/>
      <w:lvlJc w:val="left"/>
      <w:pPr>
        <w:tabs>
          <w:tab w:val="num" w:pos="720"/>
        </w:tabs>
        <w:ind w:left="720" w:hanging="360"/>
      </w:pPr>
      <w:rPr>
        <w:rFonts w:ascii="Arial" w:hAnsi="Arial" w:hint="default"/>
      </w:rPr>
    </w:lvl>
    <w:lvl w:ilvl="1" w:tplc="28EAE856" w:tentative="1">
      <w:start w:val="1"/>
      <w:numFmt w:val="bullet"/>
      <w:lvlText w:val="•"/>
      <w:lvlJc w:val="left"/>
      <w:pPr>
        <w:tabs>
          <w:tab w:val="num" w:pos="1440"/>
        </w:tabs>
        <w:ind w:left="1440" w:hanging="360"/>
      </w:pPr>
      <w:rPr>
        <w:rFonts w:ascii="Arial" w:hAnsi="Arial" w:hint="default"/>
      </w:rPr>
    </w:lvl>
    <w:lvl w:ilvl="2" w:tplc="E1ECD5AA" w:tentative="1">
      <w:start w:val="1"/>
      <w:numFmt w:val="bullet"/>
      <w:lvlText w:val="•"/>
      <w:lvlJc w:val="left"/>
      <w:pPr>
        <w:tabs>
          <w:tab w:val="num" w:pos="2160"/>
        </w:tabs>
        <w:ind w:left="2160" w:hanging="360"/>
      </w:pPr>
      <w:rPr>
        <w:rFonts w:ascii="Arial" w:hAnsi="Arial" w:hint="default"/>
      </w:rPr>
    </w:lvl>
    <w:lvl w:ilvl="3" w:tplc="62DCE668" w:tentative="1">
      <w:start w:val="1"/>
      <w:numFmt w:val="bullet"/>
      <w:lvlText w:val="•"/>
      <w:lvlJc w:val="left"/>
      <w:pPr>
        <w:tabs>
          <w:tab w:val="num" w:pos="2880"/>
        </w:tabs>
        <w:ind w:left="2880" w:hanging="360"/>
      </w:pPr>
      <w:rPr>
        <w:rFonts w:ascii="Arial" w:hAnsi="Arial" w:hint="default"/>
      </w:rPr>
    </w:lvl>
    <w:lvl w:ilvl="4" w:tplc="C3F62A34" w:tentative="1">
      <w:start w:val="1"/>
      <w:numFmt w:val="bullet"/>
      <w:lvlText w:val="•"/>
      <w:lvlJc w:val="left"/>
      <w:pPr>
        <w:tabs>
          <w:tab w:val="num" w:pos="3600"/>
        </w:tabs>
        <w:ind w:left="3600" w:hanging="360"/>
      </w:pPr>
      <w:rPr>
        <w:rFonts w:ascii="Arial" w:hAnsi="Arial" w:hint="default"/>
      </w:rPr>
    </w:lvl>
    <w:lvl w:ilvl="5" w:tplc="556C953A" w:tentative="1">
      <w:start w:val="1"/>
      <w:numFmt w:val="bullet"/>
      <w:lvlText w:val="•"/>
      <w:lvlJc w:val="left"/>
      <w:pPr>
        <w:tabs>
          <w:tab w:val="num" w:pos="4320"/>
        </w:tabs>
        <w:ind w:left="4320" w:hanging="360"/>
      </w:pPr>
      <w:rPr>
        <w:rFonts w:ascii="Arial" w:hAnsi="Arial" w:hint="default"/>
      </w:rPr>
    </w:lvl>
    <w:lvl w:ilvl="6" w:tplc="6EFC121E" w:tentative="1">
      <w:start w:val="1"/>
      <w:numFmt w:val="bullet"/>
      <w:lvlText w:val="•"/>
      <w:lvlJc w:val="left"/>
      <w:pPr>
        <w:tabs>
          <w:tab w:val="num" w:pos="5040"/>
        </w:tabs>
        <w:ind w:left="5040" w:hanging="360"/>
      </w:pPr>
      <w:rPr>
        <w:rFonts w:ascii="Arial" w:hAnsi="Arial" w:hint="default"/>
      </w:rPr>
    </w:lvl>
    <w:lvl w:ilvl="7" w:tplc="6E1C81B2" w:tentative="1">
      <w:start w:val="1"/>
      <w:numFmt w:val="bullet"/>
      <w:lvlText w:val="•"/>
      <w:lvlJc w:val="left"/>
      <w:pPr>
        <w:tabs>
          <w:tab w:val="num" w:pos="5760"/>
        </w:tabs>
        <w:ind w:left="5760" w:hanging="360"/>
      </w:pPr>
      <w:rPr>
        <w:rFonts w:ascii="Arial" w:hAnsi="Arial" w:hint="default"/>
      </w:rPr>
    </w:lvl>
    <w:lvl w:ilvl="8" w:tplc="F4A294D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BD2AFD"/>
    <w:multiLevelType w:val="hybridMultilevel"/>
    <w:tmpl w:val="D0C6C5D2"/>
    <w:lvl w:ilvl="0" w:tplc="968A9A0C">
      <w:start w:val="1"/>
      <w:numFmt w:val="decimal"/>
      <w:lvlText w:val="%1."/>
      <w:lvlJc w:val="left"/>
      <w:pPr>
        <w:ind w:left="720" w:hanging="360"/>
      </w:pPr>
    </w:lvl>
    <w:lvl w:ilvl="1" w:tplc="5E4AB3EE">
      <w:start w:val="1"/>
      <w:numFmt w:val="lowerLetter"/>
      <w:lvlText w:val="%2."/>
      <w:lvlJc w:val="left"/>
      <w:pPr>
        <w:ind w:left="1440" w:hanging="360"/>
      </w:pPr>
    </w:lvl>
    <w:lvl w:ilvl="2" w:tplc="3998D456">
      <w:start w:val="1"/>
      <w:numFmt w:val="lowerRoman"/>
      <w:lvlText w:val="%3."/>
      <w:lvlJc w:val="right"/>
      <w:pPr>
        <w:ind w:left="2160" w:hanging="180"/>
      </w:pPr>
    </w:lvl>
    <w:lvl w:ilvl="3" w:tplc="62246B62">
      <w:start w:val="1"/>
      <w:numFmt w:val="decimal"/>
      <w:lvlText w:val="%4."/>
      <w:lvlJc w:val="left"/>
      <w:pPr>
        <w:ind w:left="2880" w:hanging="360"/>
      </w:pPr>
    </w:lvl>
    <w:lvl w:ilvl="4" w:tplc="13A02AF0">
      <w:start w:val="1"/>
      <w:numFmt w:val="lowerLetter"/>
      <w:lvlText w:val="%5."/>
      <w:lvlJc w:val="left"/>
      <w:pPr>
        <w:ind w:left="3600" w:hanging="360"/>
      </w:pPr>
    </w:lvl>
    <w:lvl w:ilvl="5" w:tplc="A2481FA6">
      <w:start w:val="1"/>
      <w:numFmt w:val="lowerRoman"/>
      <w:lvlText w:val="%6."/>
      <w:lvlJc w:val="right"/>
      <w:pPr>
        <w:ind w:left="4320" w:hanging="180"/>
      </w:pPr>
    </w:lvl>
    <w:lvl w:ilvl="6" w:tplc="9170F3AA">
      <w:start w:val="1"/>
      <w:numFmt w:val="decimal"/>
      <w:lvlText w:val="%7."/>
      <w:lvlJc w:val="left"/>
      <w:pPr>
        <w:ind w:left="5040" w:hanging="360"/>
      </w:pPr>
    </w:lvl>
    <w:lvl w:ilvl="7" w:tplc="4FA8693E">
      <w:start w:val="1"/>
      <w:numFmt w:val="lowerLetter"/>
      <w:lvlText w:val="%8."/>
      <w:lvlJc w:val="left"/>
      <w:pPr>
        <w:ind w:left="5760" w:hanging="360"/>
      </w:pPr>
    </w:lvl>
    <w:lvl w:ilvl="8" w:tplc="E55A46D8">
      <w:start w:val="1"/>
      <w:numFmt w:val="lowerRoman"/>
      <w:lvlText w:val="%9."/>
      <w:lvlJc w:val="right"/>
      <w:pPr>
        <w:ind w:left="6480" w:hanging="180"/>
      </w:pPr>
    </w:lvl>
  </w:abstractNum>
  <w:abstractNum w:abstractNumId="19" w15:restartNumberingAfterBreak="0">
    <w:nsid w:val="461E1FB0"/>
    <w:multiLevelType w:val="hybridMultilevel"/>
    <w:tmpl w:val="BAD056B8"/>
    <w:lvl w:ilvl="0" w:tplc="1734716A">
      <w:start w:val="1"/>
      <w:numFmt w:val="bullet"/>
      <w:pStyle w:val="Listapunktowana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185F6C"/>
    <w:multiLevelType w:val="hybridMultilevel"/>
    <w:tmpl w:val="0338E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BD7EF7"/>
    <w:multiLevelType w:val="hybridMultilevel"/>
    <w:tmpl w:val="A6988B20"/>
    <w:lvl w:ilvl="0" w:tplc="FF8C661C">
      <w:start w:val="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77429C"/>
    <w:multiLevelType w:val="hybridMultilevel"/>
    <w:tmpl w:val="9C224510"/>
    <w:lvl w:ilvl="0" w:tplc="DB142B24">
      <w:start w:val="1"/>
      <w:numFmt w:val="bullet"/>
      <w:lvlText w:val="o"/>
      <w:lvlJc w:val="left"/>
      <w:pPr>
        <w:ind w:left="720" w:hanging="360"/>
      </w:pPr>
      <w:rPr>
        <w:rFonts w:ascii="Courier New" w:hAnsi="Courier New" w:cs="Courier New" w:hint="default"/>
      </w:rPr>
    </w:lvl>
    <w:lvl w:ilvl="1" w:tplc="E1482156">
      <w:start w:val="1"/>
      <w:numFmt w:val="bullet"/>
      <w:pStyle w:val="Bullets3"/>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F4F38"/>
    <w:multiLevelType w:val="hybridMultilevel"/>
    <w:tmpl w:val="D6A04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B928FC"/>
    <w:multiLevelType w:val="hybridMultilevel"/>
    <w:tmpl w:val="60D435AC"/>
    <w:lvl w:ilvl="0" w:tplc="EB0002EA">
      <w:start w:val="1"/>
      <w:numFmt w:val="bullet"/>
      <w:pStyle w:val="Bullets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BC7A4E30">
      <w:start w:val="1"/>
      <w:numFmt w:val="bullet"/>
      <w:lvlText w:val=""/>
      <w:lvlJc w:val="left"/>
      <w:pPr>
        <w:ind w:left="1800" w:hanging="360"/>
      </w:pPr>
      <w:rPr>
        <w:rFonts w:ascii="Symbol" w:hAnsi="Symbol"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5" w15:restartNumberingAfterBreak="0">
    <w:nsid w:val="6FF13AB8"/>
    <w:multiLevelType w:val="hybridMultilevel"/>
    <w:tmpl w:val="7778D6C2"/>
    <w:lvl w:ilvl="0" w:tplc="C0A4096A">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DC0B9A"/>
    <w:multiLevelType w:val="hybridMultilevel"/>
    <w:tmpl w:val="8698DBFA"/>
    <w:lvl w:ilvl="0" w:tplc="822C7426">
      <w:start w:val="1"/>
      <w:numFmt w:val="bullet"/>
      <w:lvlText w:val="•"/>
      <w:lvlJc w:val="left"/>
      <w:pPr>
        <w:tabs>
          <w:tab w:val="num" w:pos="720"/>
        </w:tabs>
        <w:ind w:left="720" w:hanging="360"/>
      </w:pPr>
      <w:rPr>
        <w:rFonts w:ascii="Arial" w:hAnsi="Arial" w:hint="default"/>
      </w:rPr>
    </w:lvl>
    <w:lvl w:ilvl="1" w:tplc="5B1A467A" w:tentative="1">
      <w:start w:val="1"/>
      <w:numFmt w:val="bullet"/>
      <w:lvlText w:val="•"/>
      <w:lvlJc w:val="left"/>
      <w:pPr>
        <w:tabs>
          <w:tab w:val="num" w:pos="1440"/>
        </w:tabs>
        <w:ind w:left="1440" w:hanging="360"/>
      </w:pPr>
      <w:rPr>
        <w:rFonts w:ascii="Arial" w:hAnsi="Arial" w:hint="default"/>
      </w:rPr>
    </w:lvl>
    <w:lvl w:ilvl="2" w:tplc="21BEBDC6" w:tentative="1">
      <w:start w:val="1"/>
      <w:numFmt w:val="bullet"/>
      <w:lvlText w:val="•"/>
      <w:lvlJc w:val="left"/>
      <w:pPr>
        <w:tabs>
          <w:tab w:val="num" w:pos="2160"/>
        </w:tabs>
        <w:ind w:left="2160" w:hanging="360"/>
      </w:pPr>
      <w:rPr>
        <w:rFonts w:ascii="Arial" w:hAnsi="Arial" w:hint="default"/>
      </w:rPr>
    </w:lvl>
    <w:lvl w:ilvl="3" w:tplc="E4FE927C" w:tentative="1">
      <w:start w:val="1"/>
      <w:numFmt w:val="bullet"/>
      <w:lvlText w:val="•"/>
      <w:lvlJc w:val="left"/>
      <w:pPr>
        <w:tabs>
          <w:tab w:val="num" w:pos="2880"/>
        </w:tabs>
        <w:ind w:left="2880" w:hanging="360"/>
      </w:pPr>
      <w:rPr>
        <w:rFonts w:ascii="Arial" w:hAnsi="Arial" w:hint="default"/>
      </w:rPr>
    </w:lvl>
    <w:lvl w:ilvl="4" w:tplc="0AD61FCE" w:tentative="1">
      <w:start w:val="1"/>
      <w:numFmt w:val="bullet"/>
      <w:lvlText w:val="•"/>
      <w:lvlJc w:val="left"/>
      <w:pPr>
        <w:tabs>
          <w:tab w:val="num" w:pos="3600"/>
        </w:tabs>
        <w:ind w:left="3600" w:hanging="360"/>
      </w:pPr>
      <w:rPr>
        <w:rFonts w:ascii="Arial" w:hAnsi="Arial" w:hint="default"/>
      </w:rPr>
    </w:lvl>
    <w:lvl w:ilvl="5" w:tplc="86AAA994" w:tentative="1">
      <w:start w:val="1"/>
      <w:numFmt w:val="bullet"/>
      <w:lvlText w:val="•"/>
      <w:lvlJc w:val="left"/>
      <w:pPr>
        <w:tabs>
          <w:tab w:val="num" w:pos="4320"/>
        </w:tabs>
        <w:ind w:left="4320" w:hanging="360"/>
      </w:pPr>
      <w:rPr>
        <w:rFonts w:ascii="Arial" w:hAnsi="Arial" w:hint="default"/>
      </w:rPr>
    </w:lvl>
    <w:lvl w:ilvl="6" w:tplc="00FC29E4" w:tentative="1">
      <w:start w:val="1"/>
      <w:numFmt w:val="bullet"/>
      <w:lvlText w:val="•"/>
      <w:lvlJc w:val="left"/>
      <w:pPr>
        <w:tabs>
          <w:tab w:val="num" w:pos="5040"/>
        </w:tabs>
        <w:ind w:left="5040" w:hanging="360"/>
      </w:pPr>
      <w:rPr>
        <w:rFonts w:ascii="Arial" w:hAnsi="Arial" w:hint="default"/>
      </w:rPr>
    </w:lvl>
    <w:lvl w:ilvl="7" w:tplc="68B205A6" w:tentative="1">
      <w:start w:val="1"/>
      <w:numFmt w:val="bullet"/>
      <w:lvlText w:val="•"/>
      <w:lvlJc w:val="left"/>
      <w:pPr>
        <w:tabs>
          <w:tab w:val="num" w:pos="5760"/>
        </w:tabs>
        <w:ind w:left="5760" w:hanging="360"/>
      </w:pPr>
      <w:rPr>
        <w:rFonts w:ascii="Arial" w:hAnsi="Arial" w:hint="default"/>
      </w:rPr>
    </w:lvl>
    <w:lvl w:ilvl="8" w:tplc="08B6A16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46D5CF1"/>
    <w:multiLevelType w:val="hybridMultilevel"/>
    <w:tmpl w:val="565A251E"/>
    <w:lvl w:ilvl="0" w:tplc="712643B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77218F"/>
    <w:multiLevelType w:val="hybridMultilevel"/>
    <w:tmpl w:val="685CF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4"/>
  </w:num>
  <w:num w:numId="3">
    <w:abstractNumId w:val="3"/>
  </w:num>
  <w:num w:numId="4">
    <w:abstractNumId w:val="2"/>
  </w:num>
  <w:num w:numId="5">
    <w:abstractNumId w:val="1"/>
  </w:num>
  <w:num w:numId="6">
    <w:abstractNumId w:val="0"/>
  </w:num>
  <w:num w:numId="7">
    <w:abstractNumId w:val="10"/>
  </w:num>
  <w:num w:numId="8">
    <w:abstractNumId w:val="8"/>
  </w:num>
  <w:num w:numId="9">
    <w:abstractNumId w:val="19"/>
  </w:num>
  <w:num w:numId="10">
    <w:abstractNumId w:val="9"/>
  </w:num>
  <w:num w:numId="11">
    <w:abstractNumId w:val="24"/>
  </w:num>
  <w:num w:numId="12">
    <w:abstractNumId w:val="13"/>
  </w:num>
  <w:num w:numId="13">
    <w:abstractNumId w:val="15"/>
  </w:num>
  <w:num w:numId="14">
    <w:abstractNumId w:val="23"/>
  </w:num>
  <w:num w:numId="15">
    <w:abstractNumId w:val="5"/>
  </w:num>
  <w:num w:numId="16">
    <w:abstractNumId w:val="28"/>
  </w:num>
  <w:num w:numId="17">
    <w:abstractNumId w:val="22"/>
  </w:num>
  <w:num w:numId="18">
    <w:abstractNumId w:val="2"/>
    <w:lvlOverride w:ilvl="0">
      <w:startOverride w:val="1"/>
    </w:lvlOverride>
  </w:num>
  <w:num w:numId="19">
    <w:abstractNumId w:val="2"/>
    <w:lvlOverride w:ilvl="0">
      <w:startOverride w:val="1"/>
    </w:lvlOverride>
  </w:num>
  <w:num w:numId="20">
    <w:abstractNumId w:val="11"/>
  </w:num>
  <w:num w:numId="21">
    <w:abstractNumId w:val="17"/>
  </w:num>
  <w:num w:numId="22">
    <w:abstractNumId w:val="7"/>
  </w:num>
  <w:num w:numId="23">
    <w:abstractNumId w:val="21"/>
  </w:num>
  <w:num w:numId="24">
    <w:abstractNumId w:val="12"/>
  </w:num>
  <w:num w:numId="25">
    <w:abstractNumId w:val="20"/>
  </w:num>
  <w:num w:numId="26">
    <w:abstractNumId w:val="25"/>
  </w:num>
  <w:num w:numId="27">
    <w:abstractNumId w:val="27"/>
  </w:num>
  <w:num w:numId="28">
    <w:abstractNumId w:val="6"/>
  </w:num>
  <w:num w:numId="29">
    <w:abstractNumId w:val="26"/>
  </w:num>
  <w:num w:numId="30">
    <w:abstractNumId w:val="16"/>
  </w:num>
  <w:num w:numId="31">
    <w:abstractNumId w:val="2"/>
    <w:lvlOverride w:ilvl="0">
      <w:startOverride w:val="1"/>
    </w:lvlOverride>
  </w:num>
  <w:num w:numId="32">
    <w:abstractNumId w:val="2"/>
  </w:num>
  <w:num w:numId="33">
    <w:abstractNumId w:val="2"/>
  </w:num>
  <w:num w:numId="34">
    <w:abstractNumId w:val="2"/>
    <w:lvlOverride w:ilvl="0">
      <w:startOverride w:val="1"/>
    </w:lvlOverride>
  </w:num>
  <w:num w:numId="35">
    <w:abstractNumId w:val="14"/>
  </w:num>
  <w:num w:numId="36">
    <w:abstractNumId w:val="2"/>
    <w:lvlOverride w:ilvl="0">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 Smith">
    <w15:presenceInfo w15:providerId="None" w15:userId="Chris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8594c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GwNLc0NTMzMDE3NrVU0lEKTi0uzszPAykwrQUAxEL++SwAAAA="/>
    <w:docVar w:name="LW_DocType" w:val="NORMAL"/>
  </w:docVars>
  <w:rsids>
    <w:rsidRoot w:val="00BD2FBC"/>
    <w:rsid w:val="0000014E"/>
    <w:rsid w:val="000003C7"/>
    <w:rsid w:val="000011F8"/>
    <w:rsid w:val="00001C97"/>
    <w:rsid w:val="00001E25"/>
    <w:rsid w:val="00002AB0"/>
    <w:rsid w:val="00002CD4"/>
    <w:rsid w:val="00002D57"/>
    <w:rsid w:val="00002FFA"/>
    <w:rsid w:val="00003AD6"/>
    <w:rsid w:val="00003C01"/>
    <w:rsid w:val="000049DA"/>
    <w:rsid w:val="00004F54"/>
    <w:rsid w:val="0000513D"/>
    <w:rsid w:val="0000560F"/>
    <w:rsid w:val="00005BE1"/>
    <w:rsid w:val="00005E82"/>
    <w:rsid w:val="000060E8"/>
    <w:rsid w:val="00007392"/>
    <w:rsid w:val="00007AB9"/>
    <w:rsid w:val="00010664"/>
    <w:rsid w:val="00010985"/>
    <w:rsid w:val="00010A53"/>
    <w:rsid w:val="00012675"/>
    <w:rsid w:val="00012F02"/>
    <w:rsid w:val="00015760"/>
    <w:rsid w:val="00016149"/>
    <w:rsid w:val="00016ACD"/>
    <w:rsid w:val="00017190"/>
    <w:rsid w:val="000174A7"/>
    <w:rsid w:val="00021140"/>
    <w:rsid w:val="000217ED"/>
    <w:rsid w:val="00022722"/>
    <w:rsid w:val="000227E0"/>
    <w:rsid w:val="00024498"/>
    <w:rsid w:val="000244D6"/>
    <w:rsid w:val="000248EA"/>
    <w:rsid w:val="00025537"/>
    <w:rsid w:val="00025DC7"/>
    <w:rsid w:val="00026175"/>
    <w:rsid w:val="00026561"/>
    <w:rsid w:val="00026A2E"/>
    <w:rsid w:val="00026F59"/>
    <w:rsid w:val="00027346"/>
    <w:rsid w:val="000302A0"/>
    <w:rsid w:val="000302F7"/>
    <w:rsid w:val="0003038A"/>
    <w:rsid w:val="000316E2"/>
    <w:rsid w:val="00032448"/>
    <w:rsid w:val="00032A07"/>
    <w:rsid w:val="00032AAE"/>
    <w:rsid w:val="00033AEB"/>
    <w:rsid w:val="000346A7"/>
    <w:rsid w:val="00034A89"/>
    <w:rsid w:val="000354E0"/>
    <w:rsid w:val="00036192"/>
    <w:rsid w:val="000363BE"/>
    <w:rsid w:val="0004082F"/>
    <w:rsid w:val="00041DD4"/>
    <w:rsid w:val="00043C51"/>
    <w:rsid w:val="0004402B"/>
    <w:rsid w:val="00044453"/>
    <w:rsid w:val="000445CA"/>
    <w:rsid w:val="0004460D"/>
    <w:rsid w:val="00044B93"/>
    <w:rsid w:val="0004596E"/>
    <w:rsid w:val="00045D7B"/>
    <w:rsid w:val="00046B17"/>
    <w:rsid w:val="00046F5B"/>
    <w:rsid w:val="000470DF"/>
    <w:rsid w:val="00050838"/>
    <w:rsid w:val="0005090C"/>
    <w:rsid w:val="00050A02"/>
    <w:rsid w:val="000515AD"/>
    <w:rsid w:val="00052B6B"/>
    <w:rsid w:val="00053069"/>
    <w:rsid w:val="00053613"/>
    <w:rsid w:val="00053690"/>
    <w:rsid w:val="000538D9"/>
    <w:rsid w:val="00053C79"/>
    <w:rsid w:val="00053CD2"/>
    <w:rsid w:val="000540E6"/>
    <w:rsid w:val="000541F9"/>
    <w:rsid w:val="00054380"/>
    <w:rsid w:val="000544A6"/>
    <w:rsid w:val="00056120"/>
    <w:rsid w:val="00056340"/>
    <w:rsid w:val="00056B54"/>
    <w:rsid w:val="00056DE2"/>
    <w:rsid w:val="000575CD"/>
    <w:rsid w:val="0005783E"/>
    <w:rsid w:val="00060004"/>
    <w:rsid w:val="00060ED6"/>
    <w:rsid w:val="00061164"/>
    <w:rsid w:val="00061644"/>
    <w:rsid w:val="000632ED"/>
    <w:rsid w:val="00063F99"/>
    <w:rsid w:val="000645E3"/>
    <w:rsid w:val="00064824"/>
    <w:rsid w:val="0006560C"/>
    <w:rsid w:val="00066CBE"/>
    <w:rsid w:val="00066E95"/>
    <w:rsid w:val="000673AF"/>
    <w:rsid w:val="0006761C"/>
    <w:rsid w:val="000679B5"/>
    <w:rsid w:val="000703BE"/>
    <w:rsid w:val="00070887"/>
    <w:rsid w:val="00071312"/>
    <w:rsid w:val="0007167C"/>
    <w:rsid w:val="00071C09"/>
    <w:rsid w:val="000735E9"/>
    <w:rsid w:val="0007390C"/>
    <w:rsid w:val="00074A82"/>
    <w:rsid w:val="00074C5A"/>
    <w:rsid w:val="00075311"/>
    <w:rsid w:val="000754D7"/>
    <w:rsid w:val="000757E4"/>
    <w:rsid w:val="00075E2D"/>
    <w:rsid w:val="00076562"/>
    <w:rsid w:val="00076EB2"/>
    <w:rsid w:val="00076F28"/>
    <w:rsid w:val="00077239"/>
    <w:rsid w:val="000814C0"/>
    <w:rsid w:val="00081939"/>
    <w:rsid w:val="00081B17"/>
    <w:rsid w:val="00081E2B"/>
    <w:rsid w:val="00082916"/>
    <w:rsid w:val="00082B61"/>
    <w:rsid w:val="00083D17"/>
    <w:rsid w:val="0008463C"/>
    <w:rsid w:val="00084C7A"/>
    <w:rsid w:val="00084DEF"/>
    <w:rsid w:val="000855B2"/>
    <w:rsid w:val="0008560D"/>
    <w:rsid w:val="00085A98"/>
    <w:rsid w:val="00086524"/>
    <w:rsid w:val="00086592"/>
    <w:rsid w:val="00086617"/>
    <w:rsid w:val="000905E7"/>
    <w:rsid w:val="000908F5"/>
    <w:rsid w:val="0009184B"/>
    <w:rsid w:val="0009336A"/>
    <w:rsid w:val="000934FA"/>
    <w:rsid w:val="0009380D"/>
    <w:rsid w:val="0009419B"/>
    <w:rsid w:val="0009490F"/>
    <w:rsid w:val="00094AB3"/>
    <w:rsid w:val="00095C34"/>
    <w:rsid w:val="00095EB3"/>
    <w:rsid w:val="00096A5C"/>
    <w:rsid w:val="00096AB7"/>
    <w:rsid w:val="00096EC7"/>
    <w:rsid w:val="000A02A7"/>
    <w:rsid w:val="000A17AD"/>
    <w:rsid w:val="000A247A"/>
    <w:rsid w:val="000A360E"/>
    <w:rsid w:val="000A4512"/>
    <w:rsid w:val="000A6140"/>
    <w:rsid w:val="000A6A16"/>
    <w:rsid w:val="000A71F3"/>
    <w:rsid w:val="000B0484"/>
    <w:rsid w:val="000B0886"/>
    <w:rsid w:val="000B0B21"/>
    <w:rsid w:val="000B0E45"/>
    <w:rsid w:val="000B274D"/>
    <w:rsid w:val="000B2843"/>
    <w:rsid w:val="000B3994"/>
    <w:rsid w:val="000B3E7D"/>
    <w:rsid w:val="000B456D"/>
    <w:rsid w:val="000B4CE1"/>
    <w:rsid w:val="000B5BA0"/>
    <w:rsid w:val="000B63F1"/>
    <w:rsid w:val="000B6522"/>
    <w:rsid w:val="000B654C"/>
    <w:rsid w:val="000B67A9"/>
    <w:rsid w:val="000B7039"/>
    <w:rsid w:val="000C08A1"/>
    <w:rsid w:val="000C1222"/>
    <w:rsid w:val="000C1551"/>
    <w:rsid w:val="000C1639"/>
    <w:rsid w:val="000C181A"/>
    <w:rsid w:val="000C1B83"/>
    <w:rsid w:val="000C1CA2"/>
    <w:rsid w:val="000C277D"/>
    <w:rsid w:val="000C4686"/>
    <w:rsid w:val="000C47EB"/>
    <w:rsid w:val="000C4D6E"/>
    <w:rsid w:val="000C56CD"/>
    <w:rsid w:val="000C5D58"/>
    <w:rsid w:val="000C722D"/>
    <w:rsid w:val="000C78DE"/>
    <w:rsid w:val="000C7B9E"/>
    <w:rsid w:val="000C7C19"/>
    <w:rsid w:val="000D0161"/>
    <w:rsid w:val="000D09F7"/>
    <w:rsid w:val="000D0CED"/>
    <w:rsid w:val="000D1B57"/>
    <w:rsid w:val="000D1BB7"/>
    <w:rsid w:val="000D1E2E"/>
    <w:rsid w:val="000D2790"/>
    <w:rsid w:val="000D31F5"/>
    <w:rsid w:val="000D3773"/>
    <w:rsid w:val="000D3CE9"/>
    <w:rsid w:val="000D40A9"/>
    <w:rsid w:val="000D46F5"/>
    <w:rsid w:val="000D4878"/>
    <w:rsid w:val="000D60E0"/>
    <w:rsid w:val="000D6374"/>
    <w:rsid w:val="000D65E7"/>
    <w:rsid w:val="000D6681"/>
    <w:rsid w:val="000D6768"/>
    <w:rsid w:val="000D6DC6"/>
    <w:rsid w:val="000D71B5"/>
    <w:rsid w:val="000E249B"/>
    <w:rsid w:val="000E31AA"/>
    <w:rsid w:val="000E510E"/>
    <w:rsid w:val="000E5A25"/>
    <w:rsid w:val="000E65B3"/>
    <w:rsid w:val="000F02C6"/>
    <w:rsid w:val="000F05F9"/>
    <w:rsid w:val="000F06F3"/>
    <w:rsid w:val="000F0714"/>
    <w:rsid w:val="000F0B8C"/>
    <w:rsid w:val="000F0E22"/>
    <w:rsid w:val="000F1379"/>
    <w:rsid w:val="000F147D"/>
    <w:rsid w:val="000F1F7F"/>
    <w:rsid w:val="000F260B"/>
    <w:rsid w:val="000F2ADD"/>
    <w:rsid w:val="000F3562"/>
    <w:rsid w:val="000F3924"/>
    <w:rsid w:val="000F3C4E"/>
    <w:rsid w:val="000F47FD"/>
    <w:rsid w:val="000F4DA4"/>
    <w:rsid w:val="000F5233"/>
    <w:rsid w:val="000F60BC"/>
    <w:rsid w:val="000F69CF"/>
    <w:rsid w:val="00101A06"/>
    <w:rsid w:val="00101D7F"/>
    <w:rsid w:val="001028F0"/>
    <w:rsid w:val="001037E2"/>
    <w:rsid w:val="00104292"/>
    <w:rsid w:val="00104B5D"/>
    <w:rsid w:val="001077CC"/>
    <w:rsid w:val="0010794D"/>
    <w:rsid w:val="00107A66"/>
    <w:rsid w:val="00107DA8"/>
    <w:rsid w:val="00110061"/>
    <w:rsid w:val="001106E9"/>
    <w:rsid w:val="00110D5F"/>
    <w:rsid w:val="00110F8E"/>
    <w:rsid w:val="001115A6"/>
    <w:rsid w:val="00111F04"/>
    <w:rsid w:val="00111FC4"/>
    <w:rsid w:val="00112066"/>
    <w:rsid w:val="0011384D"/>
    <w:rsid w:val="0011446B"/>
    <w:rsid w:val="00114618"/>
    <w:rsid w:val="001146E0"/>
    <w:rsid w:val="00114806"/>
    <w:rsid w:val="00115D67"/>
    <w:rsid w:val="0011600E"/>
    <w:rsid w:val="001162CF"/>
    <w:rsid w:val="0011680F"/>
    <w:rsid w:val="00117207"/>
    <w:rsid w:val="00117478"/>
    <w:rsid w:val="00117A1F"/>
    <w:rsid w:val="00117B7E"/>
    <w:rsid w:val="00117BC4"/>
    <w:rsid w:val="00120FB9"/>
    <w:rsid w:val="001221AF"/>
    <w:rsid w:val="00122A1D"/>
    <w:rsid w:val="00122CE6"/>
    <w:rsid w:val="0012329F"/>
    <w:rsid w:val="001234C1"/>
    <w:rsid w:val="001237D4"/>
    <w:rsid w:val="00123E30"/>
    <w:rsid w:val="00124BE7"/>
    <w:rsid w:val="001255B2"/>
    <w:rsid w:val="001255B5"/>
    <w:rsid w:val="001257DD"/>
    <w:rsid w:val="0012596E"/>
    <w:rsid w:val="00125C63"/>
    <w:rsid w:val="00126817"/>
    <w:rsid w:val="001268A8"/>
    <w:rsid w:val="00127A57"/>
    <w:rsid w:val="00127F9A"/>
    <w:rsid w:val="00130235"/>
    <w:rsid w:val="00130483"/>
    <w:rsid w:val="001320EA"/>
    <w:rsid w:val="001332B5"/>
    <w:rsid w:val="00133756"/>
    <w:rsid w:val="00134331"/>
    <w:rsid w:val="00134DE4"/>
    <w:rsid w:val="001354E1"/>
    <w:rsid w:val="00135C38"/>
    <w:rsid w:val="00136EE8"/>
    <w:rsid w:val="00137605"/>
    <w:rsid w:val="00137FD6"/>
    <w:rsid w:val="00140314"/>
    <w:rsid w:val="00140693"/>
    <w:rsid w:val="00140D74"/>
    <w:rsid w:val="00141031"/>
    <w:rsid w:val="0014157E"/>
    <w:rsid w:val="00141C36"/>
    <w:rsid w:val="00141D40"/>
    <w:rsid w:val="00141F0C"/>
    <w:rsid w:val="001426A1"/>
    <w:rsid w:val="00143052"/>
    <w:rsid w:val="001431C5"/>
    <w:rsid w:val="001437E3"/>
    <w:rsid w:val="00143988"/>
    <w:rsid w:val="00143D09"/>
    <w:rsid w:val="00144B7D"/>
    <w:rsid w:val="00145AF1"/>
    <w:rsid w:val="001469C3"/>
    <w:rsid w:val="001470B2"/>
    <w:rsid w:val="001474AE"/>
    <w:rsid w:val="001477B3"/>
    <w:rsid w:val="0015118D"/>
    <w:rsid w:val="00151587"/>
    <w:rsid w:val="00151BB3"/>
    <w:rsid w:val="00151E9E"/>
    <w:rsid w:val="0015278E"/>
    <w:rsid w:val="0015294F"/>
    <w:rsid w:val="0015426B"/>
    <w:rsid w:val="00154F6F"/>
    <w:rsid w:val="001554BA"/>
    <w:rsid w:val="00155687"/>
    <w:rsid w:val="00155764"/>
    <w:rsid w:val="00156D3B"/>
    <w:rsid w:val="00156EC0"/>
    <w:rsid w:val="001575C3"/>
    <w:rsid w:val="00160327"/>
    <w:rsid w:val="00160CC2"/>
    <w:rsid w:val="001618B9"/>
    <w:rsid w:val="00161C23"/>
    <w:rsid w:val="00161F3C"/>
    <w:rsid w:val="00161FA0"/>
    <w:rsid w:val="0016260C"/>
    <w:rsid w:val="001626A2"/>
    <w:rsid w:val="00162D71"/>
    <w:rsid w:val="001630F7"/>
    <w:rsid w:val="0016419C"/>
    <w:rsid w:val="00165275"/>
    <w:rsid w:val="00166064"/>
    <w:rsid w:val="0016610E"/>
    <w:rsid w:val="00166C42"/>
    <w:rsid w:val="0016796A"/>
    <w:rsid w:val="00167D03"/>
    <w:rsid w:val="001703C3"/>
    <w:rsid w:val="00171225"/>
    <w:rsid w:val="001712C4"/>
    <w:rsid w:val="00172FED"/>
    <w:rsid w:val="001730BC"/>
    <w:rsid w:val="00173357"/>
    <w:rsid w:val="00173661"/>
    <w:rsid w:val="00173758"/>
    <w:rsid w:val="00173E56"/>
    <w:rsid w:val="0017457E"/>
    <w:rsid w:val="001750A9"/>
    <w:rsid w:val="00175155"/>
    <w:rsid w:val="00176841"/>
    <w:rsid w:val="00180A93"/>
    <w:rsid w:val="001813AA"/>
    <w:rsid w:val="001820EE"/>
    <w:rsid w:val="001823AA"/>
    <w:rsid w:val="00182722"/>
    <w:rsid w:val="00182BD4"/>
    <w:rsid w:val="00184274"/>
    <w:rsid w:val="00184BE1"/>
    <w:rsid w:val="00185B82"/>
    <w:rsid w:val="00186145"/>
    <w:rsid w:val="00186604"/>
    <w:rsid w:val="00186F0A"/>
    <w:rsid w:val="00190155"/>
    <w:rsid w:val="00190A8B"/>
    <w:rsid w:val="00191307"/>
    <w:rsid w:val="0019151F"/>
    <w:rsid w:val="0019235B"/>
    <w:rsid w:val="00192962"/>
    <w:rsid w:val="00192D03"/>
    <w:rsid w:val="0019333F"/>
    <w:rsid w:val="00193708"/>
    <w:rsid w:val="00193912"/>
    <w:rsid w:val="001939CB"/>
    <w:rsid w:val="00193DFF"/>
    <w:rsid w:val="00193F6D"/>
    <w:rsid w:val="00194FAD"/>
    <w:rsid w:val="00195A98"/>
    <w:rsid w:val="00195DB7"/>
    <w:rsid w:val="00196FD8"/>
    <w:rsid w:val="00197344"/>
    <w:rsid w:val="0019771E"/>
    <w:rsid w:val="001A2269"/>
    <w:rsid w:val="001A276A"/>
    <w:rsid w:val="001A2A2A"/>
    <w:rsid w:val="001A31DF"/>
    <w:rsid w:val="001A4356"/>
    <w:rsid w:val="001A5144"/>
    <w:rsid w:val="001A63D6"/>
    <w:rsid w:val="001A739E"/>
    <w:rsid w:val="001B058B"/>
    <w:rsid w:val="001B09C3"/>
    <w:rsid w:val="001B0E50"/>
    <w:rsid w:val="001B17CC"/>
    <w:rsid w:val="001B1B5D"/>
    <w:rsid w:val="001B1F38"/>
    <w:rsid w:val="001B274D"/>
    <w:rsid w:val="001B2946"/>
    <w:rsid w:val="001B2A43"/>
    <w:rsid w:val="001B2BA5"/>
    <w:rsid w:val="001B31FB"/>
    <w:rsid w:val="001B359E"/>
    <w:rsid w:val="001B4C47"/>
    <w:rsid w:val="001B4E44"/>
    <w:rsid w:val="001B647B"/>
    <w:rsid w:val="001B6699"/>
    <w:rsid w:val="001B7595"/>
    <w:rsid w:val="001B793B"/>
    <w:rsid w:val="001C03B3"/>
    <w:rsid w:val="001C0496"/>
    <w:rsid w:val="001C0CFA"/>
    <w:rsid w:val="001C1127"/>
    <w:rsid w:val="001C14A6"/>
    <w:rsid w:val="001C1EAA"/>
    <w:rsid w:val="001C23C1"/>
    <w:rsid w:val="001C2E2E"/>
    <w:rsid w:val="001C40D3"/>
    <w:rsid w:val="001C4451"/>
    <w:rsid w:val="001C5151"/>
    <w:rsid w:val="001C53BC"/>
    <w:rsid w:val="001C55B8"/>
    <w:rsid w:val="001C5B54"/>
    <w:rsid w:val="001C5F31"/>
    <w:rsid w:val="001C6D2B"/>
    <w:rsid w:val="001D0284"/>
    <w:rsid w:val="001D0E5D"/>
    <w:rsid w:val="001D14DF"/>
    <w:rsid w:val="001D150E"/>
    <w:rsid w:val="001D1FDC"/>
    <w:rsid w:val="001D2DBC"/>
    <w:rsid w:val="001D38B5"/>
    <w:rsid w:val="001D487F"/>
    <w:rsid w:val="001D54BF"/>
    <w:rsid w:val="001D54CA"/>
    <w:rsid w:val="001D5B1E"/>
    <w:rsid w:val="001D72B0"/>
    <w:rsid w:val="001D731D"/>
    <w:rsid w:val="001D7D70"/>
    <w:rsid w:val="001E0197"/>
    <w:rsid w:val="001E0226"/>
    <w:rsid w:val="001E147C"/>
    <w:rsid w:val="001E1BA3"/>
    <w:rsid w:val="001E1C90"/>
    <w:rsid w:val="001E24E9"/>
    <w:rsid w:val="001E2E7B"/>
    <w:rsid w:val="001E31F6"/>
    <w:rsid w:val="001E339C"/>
    <w:rsid w:val="001E364B"/>
    <w:rsid w:val="001E36A3"/>
    <w:rsid w:val="001E403E"/>
    <w:rsid w:val="001E4F13"/>
    <w:rsid w:val="001E537C"/>
    <w:rsid w:val="001E5C0C"/>
    <w:rsid w:val="001E5D90"/>
    <w:rsid w:val="001E5F07"/>
    <w:rsid w:val="001E724E"/>
    <w:rsid w:val="001F04AC"/>
    <w:rsid w:val="001F1DAC"/>
    <w:rsid w:val="001F34F4"/>
    <w:rsid w:val="001F3EA3"/>
    <w:rsid w:val="001F42D7"/>
    <w:rsid w:val="001F4FBF"/>
    <w:rsid w:val="001F57AC"/>
    <w:rsid w:val="001F57F2"/>
    <w:rsid w:val="001F5B6A"/>
    <w:rsid w:val="001F6009"/>
    <w:rsid w:val="001F6186"/>
    <w:rsid w:val="001F651A"/>
    <w:rsid w:val="001F664B"/>
    <w:rsid w:val="001F66A1"/>
    <w:rsid w:val="001F6F2E"/>
    <w:rsid w:val="001F78A7"/>
    <w:rsid w:val="001F78E6"/>
    <w:rsid w:val="001F7E4B"/>
    <w:rsid w:val="00200746"/>
    <w:rsid w:val="0020088A"/>
    <w:rsid w:val="00200D4E"/>
    <w:rsid w:val="00200FF5"/>
    <w:rsid w:val="0020120C"/>
    <w:rsid w:val="0020192B"/>
    <w:rsid w:val="0020255A"/>
    <w:rsid w:val="00202831"/>
    <w:rsid w:val="00202D9A"/>
    <w:rsid w:val="0020340A"/>
    <w:rsid w:val="002043A4"/>
    <w:rsid w:val="002049C1"/>
    <w:rsid w:val="00205441"/>
    <w:rsid w:val="002056F6"/>
    <w:rsid w:val="002063B5"/>
    <w:rsid w:val="00210591"/>
    <w:rsid w:val="00210797"/>
    <w:rsid w:val="00210C3C"/>
    <w:rsid w:val="00210D2F"/>
    <w:rsid w:val="00212607"/>
    <w:rsid w:val="002128B5"/>
    <w:rsid w:val="00212BA2"/>
    <w:rsid w:val="00213D85"/>
    <w:rsid w:val="00215102"/>
    <w:rsid w:val="002151EB"/>
    <w:rsid w:val="00215FF2"/>
    <w:rsid w:val="002165F6"/>
    <w:rsid w:val="002169DD"/>
    <w:rsid w:val="00216A5E"/>
    <w:rsid w:val="00217860"/>
    <w:rsid w:val="00220103"/>
    <w:rsid w:val="0022127B"/>
    <w:rsid w:val="00222117"/>
    <w:rsid w:val="002221DB"/>
    <w:rsid w:val="00222970"/>
    <w:rsid w:val="00222D37"/>
    <w:rsid w:val="002236B6"/>
    <w:rsid w:val="002237B9"/>
    <w:rsid w:val="00223CC1"/>
    <w:rsid w:val="00223DF4"/>
    <w:rsid w:val="00224443"/>
    <w:rsid w:val="00224C05"/>
    <w:rsid w:val="00225AA6"/>
    <w:rsid w:val="002261D1"/>
    <w:rsid w:val="002262DF"/>
    <w:rsid w:val="002270F4"/>
    <w:rsid w:val="00227A6D"/>
    <w:rsid w:val="00227E6F"/>
    <w:rsid w:val="002303FB"/>
    <w:rsid w:val="0023184C"/>
    <w:rsid w:val="00232AA4"/>
    <w:rsid w:val="00232BE0"/>
    <w:rsid w:val="002333B9"/>
    <w:rsid w:val="00233C18"/>
    <w:rsid w:val="00234EF7"/>
    <w:rsid w:val="0023580A"/>
    <w:rsid w:val="00235D59"/>
    <w:rsid w:val="00236232"/>
    <w:rsid w:val="00240360"/>
    <w:rsid w:val="002403A1"/>
    <w:rsid w:val="002405CA"/>
    <w:rsid w:val="00242202"/>
    <w:rsid w:val="002426A1"/>
    <w:rsid w:val="00243E73"/>
    <w:rsid w:val="0024436E"/>
    <w:rsid w:val="00244825"/>
    <w:rsid w:val="00244951"/>
    <w:rsid w:val="00244B8A"/>
    <w:rsid w:val="002466E2"/>
    <w:rsid w:val="002521B5"/>
    <w:rsid w:val="002525ED"/>
    <w:rsid w:val="00252A79"/>
    <w:rsid w:val="00252CA6"/>
    <w:rsid w:val="00252EE3"/>
    <w:rsid w:val="00253A8E"/>
    <w:rsid w:val="00255805"/>
    <w:rsid w:val="0025581E"/>
    <w:rsid w:val="00256676"/>
    <w:rsid w:val="00257789"/>
    <w:rsid w:val="00257D76"/>
    <w:rsid w:val="00260CD8"/>
    <w:rsid w:val="00260D53"/>
    <w:rsid w:val="00261D54"/>
    <w:rsid w:val="00262415"/>
    <w:rsid w:val="00262421"/>
    <w:rsid w:val="002633AC"/>
    <w:rsid w:val="00263A2C"/>
    <w:rsid w:val="00263F24"/>
    <w:rsid w:val="00264114"/>
    <w:rsid w:val="00264256"/>
    <w:rsid w:val="00264E13"/>
    <w:rsid w:val="002658ED"/>
    <w:rsid w:val="0026688C"/>
    <w:rsid w:val="0026696F"/>
    <w:rsid w:val="00267525"/>
    <w:rsid w:val="00270CFF"/>
    <w:rsid w:val="00271721"/>
    <w:rsid w:val="00272705"/>
    <w:rsid w:val="00273122"/>
    <w:rsid w:val="00273424"/>
    <w:rsid w:val="002739CB"/>
    <w:rsid w:val="00273C09"/>
    <w:rsid w:val="00275B99"/>
    <w:rsid w:val="00276292"/>
    <w:rsid w:val="00276947"/>
    <w:rsid w:val="00276C58"/>
    <w:rsid w:val="00276EA2"/>
    <w:rsid w:val="00280631"/>
    <w:rsid w:val="0028108A"/>
    <w:rsid w:val="002819DA"/>
    <w:rsid w:val="00282732"/>
    <w:rsid w:val="00283132"/>
    <w:rsid w:val="00283D5F"/>
    <w:rsid w:val="00284737"/>
    <w:rsid w:val="00284A58"/>
    <w:rsid w:val="00284DC8"/>
    <w:rsid w:val="002864F8"/>
    <w:rsid w:val="0028796F"/>
    <w:rsid w:val="00290512"/>
    <w:rsid w:val="002912AE"/>
    <w:rsid w:val="00291BE0"/>
    <w:rsid w:val="00292250"/>
    <w:rsid w:val="00292EC2"/>
    <w:rsid w:val="00292EC4"/>
    <w:rsid w:val="00293F1A"/>
    <w:rsid w:val="00294311"/>
    <w:rsid w:val="00295129"/>
    <w:rsid w:val="00295483"/>
    <w:rsid w:val="002954D2"/>
    <w:rsid w:val="00295934"/>
    <w:rsid w:val="00295EDE"/>
    <w:rsid w:val="00296307"/>
    <w:rsid w:val="00296DB9"/>
    <w:rsid w:val="002A0838"/>
    <w:rsid w:val="002A20C0"/>
    <w:rsid w:val="002A335C"/>
    <w:rsid w:val="002A42B8"/>
    <w:rsid w:val="002A4A4C"/>
    <w:rsid w:val="002A6CB1"/>
    <w:rsid w:val="002A6EA9"/>
    <w:rsid w:val="002A71CF"/>
    <w:rsid w:val="002B0A74"/>
    <w:rsid w:val="002B196F"/>
    <w:rsid w:val="002B3557"/>
    <w:rsid w:val="002B3B85"/>
    <w:rsid w:val="002B3DC4"/>
    <w:rsid w:val="002B4422"/>
    <w:rsid w:val="002B5589"/>
    <w:rsid w:val="002B558C"/>
    <w:rsid w:val="002B55FA"/>
    <w:rsid w:val="002B7B68"/>
    <w:rsid w:val="002B7C7B"/>
    <w:rsid w:val="002B7F5C"/>
    <w:rsid w:val="002B7FD5"/>
    <w:rsid w:val="002C076F"/>
    <w:rsid w:val="002C08C1"/>
    <w:rsid w:val="002C09F2"/>
    <w:rsid w:val="002C2756"/>
    <w:rsid w:val="002C2BB0"/>
    <w:rsid w:val="002C3989"/>
    <w:rsid w:val="002C7F91"/>
    <w:rsid w:val="002D009C"/>
    <w:rsid w:val="002D01FD"/>
    <w:rsid w:val="002D05BC"/>
    <w:rsid w:val="002D0EA6"/>
    <w:rsid w:val="002D116B"/>
    <w:rsid w:val="002D16E7"/>
    <w:rsid w:val="002D1BC6"/>
    <w:rsid w:val="002D218A"/>
    <w:rsid w:val="002D2E84"/>
    <w:rsid w:val="002D3B3D"/>
    <w:rsid w:val="002D43DD"/>
    <w:rsid w:val="002D56F9"/>
    <w:rsid w:val="002D64FE"/>
    <w:rsid w:val="002D65D5"/>
    <w:rsid w:val="002D6B3E"/>
    <w:rsid w:val="002D6D31"/>
    <w:rsid w:val="002D7261"/>
    <w:rsid w:val="002D7525"/>
    <w:rsid w:val="002D78AE"/>
    <w:rsid w:val="002E0AC3"/>
    <w:rsid w:val="002E1A66"/>
    <w:rsid w:val="002E24C6"/>
    <w:rsid w:val="002E313D"/>
    <w:rsid w:val="002E31BE"/>
    <w:rsid w:val="002E46FF"/>
    <w:rsid w:val="002E5742"/>
    <w:rsid w:val="002E6072"/>
    <w:rsid w:val="002E73C3"/>
    <w:rsid w:val="002E7EC8"/>
    <w:rsid w:val="002F0159"/>
    <w:rsid w:val="002F0DFB"/>
    <w:rsid w:val="002F13D9"/>
    <w:rsid w:val="002F1B73"/>
    <w:rsid w:val="002F20E0"/>
    <w:rsid w:val="002F2269"/>
    <w:rsid w:val="002F342F"/>
    <w:rsid w:val="002F37C7"/>
    <w:rsid w:val="002F3BFF"/>
    <w:rsid w:val="002F46A5"/>
    <w:rsid w:val="002F4A39"/>
    <w:rsid w:val="002F4D09"/>
    <w:rsid w:val="002F5EC9"/>
    <w:rsid w:val="002F653E"/>
    <w:rsid w:val="002F668A"/>
    <w:rsid w:val="002F67E7"/>
    <w:rsid w:val="002F6DD8"/>
    <w:rsid w:val="002F6FEF"/>
    <w:rsid w:val="002F7A6E"/>
    <w:rsid w:val="002F7D1A"/>
    <w:rsid w:val="002F7FDF"/>
    <w:rsid w:val="00300B68"/>
    <w:rsid w:val="0030137F"/>
    <w:rsid w:val="00301E9B"/>
    <w:rsid w:val="00302040"/>
    <w:rsid w:val="003025CC"/>
    <w:rsid w:val="00302A20"/>
    <w:rsid w:val="00302CCA"/>
    <w:rsid w:val="00302D63"/>
    <w:rsid w:val="00302DFD"/>
    <w:rsid w:val="00303716"/>
    <w:rsid w:val="0030379A"/>
    <w:rsid w:val="003041D5"/>
    <w:rsid w:val="003042A8"/>
    <w:rsid w:val="00304A8F"/>
    <w:rsid w:val="00304EBB"/>
    <w:rsid w:val="00305053"/>
    <w:rsid w:val="003051FE"/>
    <w:rsid w:val="0030545B"/>
    <w:rsid w:val="00305762"/>
    <w:rsid w:val="00305B39"/>
    <w:rsid w:val="00306107"/>
    <w:rsid w:val="003063F0"/>
    <w:rsid w:val="003069FA"/>
    <w:rsid w:val="00306F42"/>
    <w:rsid w:val="0030799B"/>
    <w:rsid w:val="003108E4"/>
    <w:rsid w:val="00311B5F"/>
    <w:rsid w:val="00312018"/>
    <w:rsid w:val="00312E71"/>
    <w:rsid w:val="00313255"/>
    <w:rsid w:val="0031392C"/>
    <w:rsid w:val="0031458D"/>
    <w:rsid w:val="0031542A"/>
    <w:rsid w:val="00315472"/>
    <w:rsid w:val="003160B3"/>
    <w:rsid w:val="0031681C"/>
    <w:rsid w:val="00320200"/>
    <w:rsid w:val="00320268"/>
    <w:rsid w:val="00321C87"/>
    <w:rsid w:val="003222B1"/>
    <w:rsid w:val="00323579"/>
    <w:rsid w:val="00324574"/>
    <w:rsid w:val="00324B0E"/>
    <w:rsid w:val="003250E1"/>
    <w:rsid w:val="003260BC"/>
    <w:rsid w:val="00326B13"/>
    <w:rsid w:val="00326B58"/>
    <w:rsid w:val="003273BF"/>
    <w:rsid w:val="003279C6"/>
    <w:rsid w:val="00330089"/>
    <w:rsid w:val="00330131"/>
    <w:rsid w:val="00330404"/>
    <w:rsid w:val="00331265"/>
    <w:rsid w:val="00331444"/>
    <w:rsid w:val="0033233E"/>
    <w:rsid w:val="00332D97"/>
    <w:rsid w:val="00333FFE"/>
    <w:rsid w:val="00335487"/>
    <w:rsid w:val="00335968"/>
    <w:rsid w:val="00335DF9"/>
    <w:rsid w:val="00337C9E"/>
    <w:rsid w:val="003402C7"/>
    <w:rsid w:val="00340B1E"/>
    <w:rsid w:val="00341DAD"/>
    <w:rsid w:val="003436D9"/>
    <w:rsid w:val="003436F4"/>
    <w:rsid w:val="00345975"/>
    <w:rsid w:val="003460EA"/>
    <w:rsid w:val="003463D4"/>
    <w:rsid w:val="0034672A"/>
    <w:rsid w:val="00350FCA"/>
    <w:rsid w:val="003530D0"/>
    <w:rsid w:val="00353EB3"/>
    <w:rsid w:val="00354C45"/>
    <w:rsid w:val="003552D1"/>
    <w:rsid w:val="003552DA"/>
    <w:rsid w:val="00355427"/>
    <w:rsid w:val="0035583C"/>
    <w:rsid w:val="00355ED1"/>
    <w:rsid w:val="003565A3"/>
    <w:rsid w:val="003616A3"/>
    <w:rsid w:val="00362BA1"/>
    <w:rsid w:val="00362BFF"/>
    <w:rsid w:val="003647CC"/>
    <w:rsid w:val="00364AD0"/>
    <w:rsid w:val="00365085"/>
    <w:rsid w:val="0036508F"/>
    <w:rsid w:val="00365D5E"/>
    <w:rsid w:val="00365DD3"/>
    <w:rsid w:val="003667A0"/>
    <w:rsid w:val="00366EA7"/>
    <w:rsid w:val="00370F70"/>
    <w:rsid w:val="00371833"/>
    <w:rsid w:val="00371E6D"/>
    <w:rsid w:val="0037264A"/>
    <w:rsid w:val="0037269B"/>
    <w:rsid w:val="0037292C"/>
    <w:rsid w:val="00372E73"/>
    <w:rsid w:val="00373192"/>
    <w:rsid w:val="003732AD"/>
    <w:rsid w:val="0037406A"/>
    <w:rsid w:val="0037408A"/>
    <w:rsid w:val="003746C6"/>
    <w:rsid w:val="00374CC7"/>
    <w:rsid w:val="00375071"/>
    <w:rsid w:val="003753A6"/>
    <w:rsid w:val="0037567C"/>
    <w:rsid w:val="00380F5E"/>
    <w:rsid w:val="00381928"/>
    <w:rsid w:val="003824BC"/>
    <w:rsid w:val="003827AC"/>
    <w:rsid w:val="003838EB"/>
    <w:rsid w:val="00384BD0"/>
    <w:rsid w:val="003851ED"/>
    <w:rsid w:val="00385BFC"/>
    <w:rsid w:val="00387765"/>
    <w:rsid w:val="00391101"/>
    <w:rsid w:val="003911ED"/>
    <w:rsid w:val="00391340"/>
    <w:rsid w:val="00391DE2"/>
    <w:rsid w:val="0039225A"/>
    <w:rsid w:val="003926B7"/>
    <w:rsid w:val="00392777"/>
    <w:rsid w:val="00392B8E"/>
    <w:rsid w:val="00392FAE"/>
    <w:rsid w:val="003935CA"/>
    <w:rsid w:val="00393AF3"/>
    <w:rsid w:val="00394113"/>
    <w:rsid w:val="0039463C"/>
    <w:rsid w:val="003950A9"/>
    <w:rsid w:val="00395AC8"/>
    <w:rsid w:val="00396427"/>
    <w:rsid w:val="00396A79"/>
    <w:rsid w:val="00396E1A"/>
    <w:rsid w:val="00397BD2"/>
    <w:rsid w:val="003A145A"/>
    <w:rsid w:val="003A1493"/>
    <w:rsid w:val="003A2766"/>
    <w:rsid w:val="003A2A83"/>
    <w:rsid w:val="003A2C62"/>
    <w:rsid w:val="003A441D"/>
    <w:rsid w:val="003A62AA"/>
    <w:rsid w:val="003A6BED"/>
    <w:rsid w:val="003B0EEE"/>
    <w:rsid w:val="003B16A6"/>
    <w:rsid w:val="003B1EB1"/>
    <w:rsid w:val="003B2D38"/>
    <w:rsid w:val="003B38F4"/>
    <w:rsid w:val="003B485F"/>
    <w:rsid w:val="003B503D"/>
    <w:rsid w:val="003B55F8"/>
    <w:rsid w:val="003B5A92"/>
    <w:rsid w:val="003B6BA9"/>
    <w:rsid w:val="003B7F51"/>
    <w:rsid w:val="003C01DD"/>
    <w:rsid w:val="003C0E8B"/>
    <w:rsid w:val="003C1365"/>
    <w:rsid w:val="003C163C"/>
    <w:rsid w:val="003C1CFF"/>
    <w:rsid w:val="003C1D02"/>
    <w:rsid w:val="003C2E25"/>
    <w:rsid w:val="003C3C13"/>
    <w:rsid w:val="003C4566"/>
    <w:rsid w:val="003C503A"/>
    <w:rsid w:val="003C5F6C"/>
    <w:rsid w:val="003C6CEE"/>
    <w:rsid w:val="003C7066"/>
    <w:rsid w:val="003C7D08"/>
    <w:rsid w:val="003D06B7"/>
    <w:rsid w:val="003D153D"/>
    <w:rsid w:val="003D1601"/>
    <w:rsid w:val="003D2441"/>
    <w:rsid w:val="003D38D4"/>
    <w:rsid w:val="003D462E"/>
    <w:rsid w:val="003D4A4A"/>
    <w:rsid w:val="003D4B2E"/>
    <w:rsid w:val="003D4D69"/>
    <w:rsid w:val="003D4EF9"/>
    <w:rsid w:val="003D581E"/>
    <w:rsid w:val="003D5821"/>
    <w:rsid w:val="003D5B8B"/>
    <w:rsid w:val="003D62A6"/>
    <w:rsid w:val="003D6F02"/>
    <w:rsid w:val="003D75EA"/>
    <w:rsid w:val="003D7926"/>
    <w:rsid w:val="003E008A"/>
    <w:rsid w:val="003E0983"/>
    <w:rsid w:val="003E118E"/>
    <w:rsid w:val="003E199C"/>
    <w:rsid w:val="003E2961"/>
    <w:rsid w:val="003E482F"/>
    <w:rsid w:val="003E5415"/>
    <w:rsid w:val="003E557B"/>
    <w:rsid w:val="003E62E0"/>
    <w:rsid w:val="003E6E8A"/>
    <w:rsid w:val="003E719A"/>
    <w:rsid w:val="003E7B84"/>
    <w:rsid w:val="003E7CF2"/>
    <w:rsid w:val="003F19F7"/>
    <w:rsid w:val="003F1F30"/>
    <w:rsid w:val="003F27B2"/>
    <w:rsid w:val="003F3F30"/>
    <w:rsid w:val="003F4413"/>
    <w:rsid w:val="003F4FBB"/>
    <w:rsid w:val="003F500C"/>
    <w:rsid w:val="003F5602"/>
    <w:rsid w:val="003F5D18"/>
    <w:rsid w:val="003F69AF"/>
    <w:rsid w:val="003F71FE"/>
    <w:rsid w:val="003F7D7A"/>
    <w:rsid w:val="004004D7"/>
    <w:rsid w:val="00400DCA"/>
    <w:rsid w:val="00400E4E"/>
    <w:rsid w:val="004020D6"/>
    <w:rsid w:val="00402A3A"/>
    <w:rsid w:val="00402A63"/>
    <w:rsid w:val="00403A04"/>
    <w:rsid w:val="00404216"/>
    <w:rsid w:val="00404515"/>
    <w:rsid w:val="004047AA"/>
    <w:rsid w:val="00405765"/>
    <w:rsid w:val="004061F6"/>
    <w:rsid w:val="0040692E"/>
    <w:rsid w:val="00406E43"/>
    <w:rsid w:val="00407217"/>
    <w:rsid w:val="0040738F"/>
    <w:rsid w:val="004077B8"/>
    <w:rsid w:val="004079C7"/>
    <w:rsid w:val="00410C25"/>
    <w:rsid w:val="00410FE4"/>
    <w:rsid w:val="0041171C"/>
    <w:rsid w:val="00411D9C"/>
    <w:rsid w:val="00411E5E"/>
    <w:rsid w:val="00412AA2"/>
    <w:rsid w:val="00412B98"/>
    <w:rsid w:val="00413931"/>
    <w:rsid w:val="00413C75"/>
    <w:rsid w:val="004149CD"/>
    <w:rsid w:val="00415059"/>
    <w:rsid w:val="00415494"/>
    <w:rsid w:val="00415A23"/>
    <w:rsid w:val="00416410"/>
    <w:rsid w:val="00416856"/>
    <w:rsid w:val="00417F2A"/>
    <w:rsid w:val="004205B3"/>
    <w:rsid w:val="00420675"/>
    <w:rsid w:val="0042098E"/>
    <w:rsid w:val="00420CA9"/>
    <w:rsid w:val="00420FD7"/>
    <w:rsid w:val="00422171"/>
    <w:rsid w:val="004225FB"/>
    <w:rsid w:val="00422755"/>
    <w:rsid w:val="00422B69"/>
    <w:rsid w:val="00423ACC"/>
    <w:rsid w:val="00423FAB"/>
    <w:rsid w:val="00424321"/>
    <w:rsid w:val="00424814"/>
    <w:rsid w:val="00424AB8"/>
    <w:rsid w:val="00425D24"/>
    <w:rsid w:val="0042620B"/>
    <w:rsid w:val="00426721"/>
    <w:rsid w:val="00427A55"/>
    <w:rsid w:val="00427F0B"/>
    <w:rsid w:val="00430455"/>
    <w:rsid w:val="00430710"/>
    <w:rsid w:val="0043090D"/>
    <w:rsid w:val="00430E3D"/>
    <w:rsid w:val="004312A6"/>
    <w:rsid w:val="00431B06"/>
    <w:rsid w:val="00431C8F"/>
    <w:rsid w:val="00432AC3"/>
    <w:rsid w:val="00432B9C"/>
    <w:rsid w:val="00432BE7"/>
    <w:rsid w:val="00433E8E"/>
    <w:rsid w:val="004341C5"/>
    <w:rsid w:val="00434705"/>
    <w:rsid w:val="00434E50"/>
    <w:rsid w:val="0043640A"/>
    <w:rsid w:val="00436D1B"/>
    <w:rsid w:val="00437E31"/>
    <w:rsid w:val="00440895"/>
    <w:rsid w:val="00440EF2"/>
    <w:rsid w:val="004414E0"/>
    <w:rsid w:val="00441EF5"/>
    <w:rsid w:val="00442E22"/>
    <w:rsid w:val="00442F14"/>
    <w:rsid w:val="004432EE"/>
    <w:rsid w:val="0044373C"/>
    <w:rsid w:val="00443BBB"/>
    <w:rsid w:val="00444767"/>
    <w:rsid w:val="00445AD7"/>
    <w:rsid w:val="00445B78"/>
    <w:rsid w:val="00445B8E"/>
    <w:rsid w:val="00445CC2"/>
    <w:rsid w:val="0044642A"/>
    <w:rsid w:val="0044777B"/>
    <w:rsid w:val="00447EA3"/>
    <w:rsid w:val="00450AFB"/>
    <w:rsid w:val="004537E0"/>
    <w:rsid w:val="00453AE2"/>
    <w:rsid w:val="0045587C"/>
    <w:rsid w:val="004576F9"/>
    <w:rsid w:val="00457C07"/>
    <w:rsid w:val="00457C0C"/>
    <w:rsid w:val="00457CB9"/>
    <w:rsid w:val="00460128"/>
    <w:rsid w:val="00460C3C"/>
    <w:rsid w:val="00461B6D"/>
    <w:rsid w:val="00462884"/>
    <w:rsid w:val="00462A6E"/>
    <w:rsid w:val="004633F5"/>
    <w:rsid w:val="004647FF"/>
    <w:rsid w:val="00464B8F"/>
    <w:rsid w:val="00464FA9"/>
    <w:rsid w:val="00464FC6"/>
    <w:rsid w:val="00466212"/>
    <w:rsid w:val="00467BAE"/>
    <w:rsid w:val="00467C50"/>
    <w:rsid w:val="00472104"/>
    <w:rsid w:val="00472179"/>
    <w:rsid w:val="004737F0"/>
    <w:rsid w:val="00473B74"/>
    <w:rsid w:val="00473C51"/>
    <w:rsid w:val="00474011"/>
    <w:rsid w:val="00474665"/>
    <w:rsid w:val="00474A84"/>
    <w:rsid w:val="00474CDB"/>
    <w:rsid w:val="00475724"/>
    <w:rsid w:val="00475ECD"/>
    <w:rsid w:val="004763E1"/>
    <w:rsid w:val="0048023B"/>
    <w:rsid w:val="00480812"/>
    <w:rsid w:val="00483033"/>
    <w:rsid w:val="00483F42"/>
    <w:rsid w:val="00484228"/>
    <w:rsid w:val="00484903"/>
    <w:rsid w:val="00485606"/>
    <w:rsid w:val="0048613F"/>
    <w:rsid w:val="00487936"/>
    <w:rsid w:val="004901A2"/>
    <w:rsid w:val="00490D35"/>
    <w:rsid w:val="00491225"/>
    <w:rsid w:val="00491292"/>
    <w:rsid w:val="004914F0"/>
    <w:rsid w:val="00491AD4"/>
    <w:rsid w:val="00492C26"/>
    <w:rsid w:val="00492D63"/>
    <w:rsid w:val="004930EE"/>
    <w:rsid w:val="00493371"/>
    <w:rsid w:val="004938BB"/>
    <w:rsid w:val="00494C31"/>
    <w:rsid w:val="00494F6A"/>
    <w:rsid w:val="00495CD7"/>
    <w:rsid w:val="004963E1"/>
    <w:rsid w:val="00496B46"/>
    <w:rsid w:val="00497130"/>
    <w:rsid w:val="0049739E"/>
    <w:rsid w:val="00497CAF"/>
    <w:rsid w:val="004A0E59"/>
    <w:rsid w:val="004A11CD"/>
    <w:rsid w:val="004A1EC0"/>
    <w:rsid w:val="004A2A36"/>
    <w:rsid w:val="004A2B15"/>
    <w:rsid w:val="004A3582"/>
    <w:rsid w:val="004A40E1"/>
    <w:rsid w:val="004A4707"/>
    <w:rsid w:val="004A4BEC"/>
    <w:rsid w:val="004A5A26"/>
    <w:rsid w:val="004A5D90"/>
    <w:rsid w:val="004A67FD"/>
    <w:rsid w:val="004A6EE9"/>
    <w:rsid w:val="004A7E7F"/>
    <w:rsid w:val="004B1425"/>
    <w:rsid w:val="004B246D"/>
    <w:rsid w:val="004B282A"/>
    <w:rsid w:val="004B2D00"/>
    <w:rsid w:val="004B36BF"/>
    <w:rsid w:val="004B36E4"/>
    <w:rsid w:val="004B3E15"/>
    <w:rsid w:val="004B5393"/>
    <w:rsid w:val="004B56AC"/>
    <w:rsid w:val="004B5CC0"/>
    <w:rsid w:val="004B61E7"/>
    <w:rsid w:val="004B6624"/>
    <w:rsid w:val="004B6AA2"/>
    <w:rsid w:val="004B77BA"/>
    <w:rsid w:val="004B7A82"/>
    <w:rsid w:val="004B7D00"/>
    <w:rsid w:val="004B7F79"/>
    <w:rsid w:val="004C021C"/>
    <w:rsid w:val="004C02EC"/>
    <w:rsid w:val="004C0959"/>
    <w:rsid w:val="004C0C64"/>
    <w:rsid w:val="004C1413"/>
    <w:rsid w:val="004C15DE"/>
    <w:rsid w:val="004C1732"/>
    <w:rsid w:val="004C20C3"/>
    <w:rsid w:val="004C2B26"/>
    <w:rsid w:val="004C2BEF"/>
    <w:rsid w:val="004C336F"/>
    <w:rsid w:val="004C3604"/>
    <w:rsid w:val="004C3E78"/>
    <w:rsid w:val="004C4C38"/>
    <w:rsid w:val="004C4CF4"/>
    <w:rsid w:val="004C535E"/>
    <w:rsid w:val="004C5DBC"/>
    <w:rsid w:val="004C68D0"/>
    <w:rsid w:val="004D037F"/>
    <w:rsid w:val="004D06C6"/>
    <w:rsid w:val="004D0869"/>
    <w:rsid w:val="004D101F"/>
    <w:rsid w:val="004D18C9"/>
    <w:rsid w:val="004D23CD"/>
    <w:rsid w:val="004D2CAF"/>
    <w:rsid w:val="004D2FB6"/>
    <w:rsid w:val="004D3559"/>
    <w:rsid w:val="004D3617"/>
    <w:rsid w:val="004D4B6D"/>
    <w:rsid w:val="004D4ED8"/>
    <w:rsid w:val="004D5591"/>
    <w:rsid w:val="004D5D82"/>
    <w:rsid w:val="004D5DD1"/>
    <w:rsid w:val="004D6823"/>
    <w:rsid w:val="004D7287"/>
    <w:rsid w:val="004D74FA"/>
    <w:rsid w:val="004E252B"/>
    <w:rsid w:val="004E32FE"/>
    <w:rsid w:val="004E33DA"/>
    <w:rsid w:val="004E3473"/>
    <w:rsid w:val="004E3645"/>
    <w:rsid w:val="004E4477"/>
    <w:rsid w:val="004E4514"/>
    <w:rsid w:val="004E474C"/>
    <w:rsid w:val="004E536B"/>
    <w:rsid w:val="004E625B"/>
    <w:rsid w:val="004F0446"/>
    <w:rsid w:val="004F180F"/>
    <w:rsid w:val="004F1823"/>
    <w:rsid w:val="004F2E4A"/>
    <w:rsid w:val="004F3F68"/>
    <w:rsid w:val="004F423B"/>
    <w:rsid w:val="004F56FA"/>
    <w:rsid w:val="004F5FC9"/>
    <w:rsid w:val="004F6416"/>
    <w:rsid w:val="004F6DFB"/>
    <w:rsid w:val="005012A4"/>
    <w:rsid w:val="00502E31"/>
    <w:rsid w:val="00503E0A"/>
    <w:rsid w:val="0050455B"/>
    <w:rsid w:val="005056A3"/>
    <w:rsid w:val="00506E28"/>
    <w:rsid w:val="005072B9"/>
    <w:rsid w:val="00510C26"/>
    <w:rsid w:val="00510CCF"/>
    <w:rsid w:val="00510FBA"/>
    <w:rsid w:val="005126FD"/>
    <w:rsid w:val="00513D9F"/>
    <w:rsid w:val="00514121"/>
    <w:rsid w:val="005143D5"/>
    <w:rsid w:val="00514728"/>
    <w:rsid w:val="0051499A"/>
    <w:rsid w:val="00514A33"/>
    <w:rsid w:val="00514AFA"/>
    <w:rsid w:val="00514D6F"/>
    <w:rsid w:val="005150F7"/>
    <w:rsid w:val="00515EEC"/>
    <w:rsid w:val="00516396"/>
    <w:rsid w:val="00516EE7"/>
    <w:rsid w:val="00516F0B"/>
    <w:rsid w:val="00517165"/>
    <w:rsid w:val="0051727D"/>
    <w:rsid w:val="005208E5"/>
    <w:rsid w:val="0052129E"/>
    <w:rsid w:val="00521AD5"/>
    <w:rsid w:val="005226FA"/>
    <w:rsid w:val="00523217"/>
    <w:rsid w:val="00523963"/>
    <w:rsid w:val="00523F4A"/>
    <w:rsid w:val="005254AC"/>
    <w:rsid w:val="00525B44"/>
    <w:rsid w:val="00526585"/>
    <w:rsid w:val="00527526"/>
    <w:rsid w:val="005310E8"/>
    <w:rsid w:val="00531342"/>
    <w:rsid w:val="00532A6D"/>
    <w:rsid w:val="00532CC6"/>
    <w:rsid w:val="00534055"/>
    <w:rsid w:val="005340F8"/>
    <w:rsid w:val="00535381"/>
    <w:rsid w:val="00535626"/>
    <w:rsid w:val="00535D82"/>
    <w:rsid w:val="005372A7"/>
    <w:rsid w:val="005374B9"/>
    <w:rsid w:val="00537A51"/>
    <w:rsid w:val="0054030E"/>
    <w:rsid w:val="00540851"/>
    <w:rsid w:val="00540918"/>
    <w:rsid w:val="005411F3"/>
    <w:rsid w:val="00541D2F"/>
    <w:rsid w:val="00542B8A"/>
    <w:rsid w:val="00542F06"/>
    <w:rsid w:val="00543239"/>
    <w:rsid w:val="00543D66"/>
    <w:rsid w:val="00544F75"/>
    <w:rsid w:val="00544FFC"/>
    <w:rsid w:val="00545258"/>
    <w:rsid w:val="00545FD1"/>
    <w:rsid w:val="00547E73"/>
    <w:rsid w:val="005501EE"/>
    <w:rsid w:val="00552AB6"/>
    <w:rsid w:val="0055305C"/>
    <w:rsid w:val="00553756"/>
    <w:rsid w:val="005547BA"/>
    <w:rsid w:val="00554846"/>
    <w:rsid w:val="00554B2B"/>
    <w:rsid w:val="00554B45"/>
    <w:rsid w:val="0055554C"/>
    <w:rsid w:val="005555B9"/>
    <w:rsid w:val="00556202"/>
    <w:rsid w:val="00560B29"/>
    <w:rsid w:val="0056220F"/>
    <w:rsid w:val="00562555"/>
    <w:rsid w:val="00563372"/>
    <w:rsid w:val="005634CC"/>
    <w:rsid w:val="0056358C"/>
    <w:rsid w:val="005638E4"/>
    <w:rsid w:val="00564AE3"/>
    <w:rsid w:val="00564B6D"/>
    <w:rsid w:val="005657AA"/>
    <w:rsid w:val="00565949"/>
    <w:rsid w:val="00565A3F"/>
    <w:rsid w:val="005669A5"/>
    <w:rsid w:val="00566E12"/>
    <w:rsid w:val="00566E82"/>
    <w:rsid w:val="00567518"/>
    <w:rsid w:val="0056760D"/>
    <w:rsid w:val="00567F7E"/>
    <w:rsid w:val="00570625"/>
    <w:rsid w:val="00571317"/>
    <w:rsid w:val="00572368"/>
    <w:rsid w:val="0057246E"/>
    <w:rsid w:val="00573326"/>
    <w:rsid w:val="00574854"/>
    <w:rsid w:val="00575241"/>
    <w:rsid w:val="00576380"/>
    <w:rsid w:val="005771D6"/>
    <w:rsid w:val="005772A2"/>
    <w:rsid w:val="00577677"/>
    <w:rsid w:val="00581C1B"/>
    <w:rsid w:val="0058325D"/>
    <w:rsid w:val="005837C7"/>
    <w:rsid w:val="00583B62"/>
    <w:rsid w:val="00585D29"/>
    <w:rsid w:val="00586E1A"/>
    <w:rsid w:val="005870D5"/>
    <w:rsid w:val="00587673"/>
    <w:rsid w:val="005913FB"/>
    <w:rsid w:val="00591817"/>
    <w:rsid w:val="00591840"/>
    <w:rsid w:val="00591E62"/>
    <w:rsid w:val="0059288B"/>
    <w:rsid w:val="00592DAF"/>
    <w:rsid w:val="00593256"/>
    <w:rsid w:val="00594378"/>
    <w:rsid w:val="00594AA6"/>
    <w:rsid w:val="005951AA"/>
    <w:rsid w:val="00595740"/>
    <w:rsid w:val="00595D64"/>
    <w:rsid w:val="00595F28"/>
    <w:rsid w:val="005963FC"/>
    <w:rsid w:val="00597995"/>
    <w:rsid w:val="00597CB4"/>
    <w:rsid w:val="005A0B37"/>
    <w:rsid w:val="005A1895"/>
    <w:rsid w:val="005A18D6"/>
    <w:rsid w:val="005A3022"/>
    <w:rsid w:val="005A3F37"/>
    <w:rsid w:val="005A50CA"/>
    <w:rsid w:val="005A51ED"/>
    <w:rsid w:val="005A6731"/>
    <w:rsid w:val="005A7196"/>
    <w:rsid w:val="005B094E"/>
    <w:rsid w:val="005B103F"/>
    <w:rsid w:val="005B11FE"/>
    <w:rsid w:val="005B1AA9"/>
    <w:rsid w:val="005B2226"/>
    <w:rsid w:val="005B254D"/>
    <w:rsid w:val="005B2582"/>
    <w:rsid w:val="005B2956"/>
    <w:rsid w:val="005B379B"/>
    <w:rsid w:val="005B3B7C"/>
    <w:rsid w:val="005B524F"/>
    <w:rsid w:val="005B525D"/>
    <w:rsid w:val="005B63F3"/>
    <w:rsid w:val="005B691A"/>
    <w:rsid w:val="005B7185"/>
    <w:rsid w:val="005B7471"/>
    <w:rsid w:val="005B7B6E"/>
    <w:rsid w:val="005B7DA2"/>
    <w:rsid w:val="005C1FED"/>
    <w:rsid w:val="005C415C"/>
    <w:rsid w:val="005C547E"/>
    <w:rsid w:val="005C5C6C"/>
    <w:rsid w:val="005C61CE"/>
    <w:rsid w:val="005C77A1"/>
    <w:rsid w:val="005D154D"/>
    <w:rsid w:val="005D2C60"/>
    <w:rsid w:val="005D3577"/>
    <w:rsid w:val="005D503D"/>
    <w:rsid w:val="005D5B4D"/>
    <w:rsid w:val="005D5CB6"/>
    <w:rsid w:val="005D61D3"/>
    <w:rsid w:val="005D6335"/>
    <w:rsid w:val="005D7331"/>
    <w:rsid w:val="005D73EE"/>
    <w:rsid w:val="005D7A9E"/>
    <w:rsid w:val="005D7CCD"/>
    <w:rsid w:val="005E09FC"/>
    <w:rsid w:val="005E1699"/>
    <w:rsid w:val="005E18AD"/>
    <w:rsid w:val="005E20D3"/>
    <w:rsid w:val="005E288C"/>
    <w:rsid w:val="005E400E"/>
    <w:rsid w:val="005E44AC"/>
    <w:rsid w:val="005E450B"/>
    <w:rsid w:val="005E4B5E"/>
    <w:rsid w:val="005E527F"/>
    <w:rsid w:val="005E540F"/>
    <w:rsid w:val="005E6089"/>
    <w:rsid w:val="005E6D13"/>
    <w:rsid w:val="005F013E"/>
    <w:rsid w:val="005F0F15"/>
    <w:rsid w:val="005F1509"/>
    <w:rsid w:val="005F188C"/>
    <w:rsid w:val="005F343B"/>
    <w:rsid w:val="005F357C"/>
    <w:rsid w:val="005F3FB1"/>
    <w:rsid w:val="005F4224"/>
    <w:rsid w:val="005F4370"/>
    <w:rsid w:val="005F43FA"/>
    <w:rsid w:val="005F4877"/>
    <w:rsid w:val="005F4F49"/>
    <w:rsid w:val="005F5D2E"/>
    <w:rsid w:val="005F6287"/>
    <w:rsid w:val="005F6C18"/>
    <w:rsid w:val="005F6EA9"/>
    <w:rsid w:val="005F7123"/>
    <w:rsid w:val="005F747E"/>
    <w:rsid w:val="005F7A35"/>
    <w:rsid w:val="005F7E18"/>
    <w:rsid w:val="006006A0"/>
    <w:rsid w:val="0060125E"/>
    <w:rsid w:val="006013B5"/>
    <w:rsid w:val="00601928"/>
    <w:rsid w:val="00601E49"/>
    <w:rsid w:val="006022EC"/>
    <w:rsid w:val="006024C1"/>
    <w:rsid w:val="0060253C"/>
    <w:rsid w:val="0060637F"/>
    <w:rsid w:val="0061053E"/>
    <w:rsid w:val="00611217"/>
    <w:rsid w:val="00612C7B"/>
    <w:rsid w:val="00612D6B"/>
    <w:rsid w:val="00612FCA"/>
    <w:rsid w:val="006139DA"/>
    <w:rsid w:val="0061410B"/>
    <w:rsid w:val="006149FB"/>
    <w:rsid w:val="00615698"/>
    <w:rsid w:val="00615868"/>
    <w:rsid w:val="00616157"/>
    <w:rsid w:val="006162D6"/>
    <w:rsid w:val="00620381"/>
    <w:rsid w:val="00620967"/>
    <w:rsid w:val="00620F19"/>
    <w:rsid w:val="00622399"/>
    <w:rsid w:val="00624171"/>
    <w:rsid w:val="00627594"/>
    <w:rsid w:val="00627735"/>
    <w:rsid w:val="006279DD"/>
    <w:rsid w:val="00630EE5"/>
    <w:rsid w:val="006311E3"/>
    <w:rsid w:val="0063203C"/>
    <w:rsid w:val="0063226C"/>
    <w:rsid w:val="006333A2"/>
    <w:rsid w:val="00633445"/>
    <w:rsid w:val="006351F8"/>
    <w:rsid w:val="00636839"/>
    <w:rsid w:val="00636E34"/>
    <w:rsid w:val="00637499"/>
    <w:rsid w:val="006408FA"/>
    <w:rsid w:val="00641A1B"/>
    <w:rsid w:val="00642005"/>
    <w:rsid w:val="00642756"/>
    <w:rsid w:val="00642CAB"/>
    <w:rsid w:val="00642E3A"/>
    <w:rsid w:val="006441C4"/>
    <w:rsid w:val="00644717"/>
    <w:rsid w:val="00645031"/>
    <w:rsid w:val="00645D45"/>
    <w:rsid w:val="00646736"/>
    <w:rsid w:val="006467E5"/>
    <w:rsid w:val="00647C1B"/>
    <w:rsid w:val="00651C87"/>
    <w:rsid w:val="00652FA6"/>
    <w:rsid w:val="006533F1"/>
    <w:rsid w:val="00653E20"/>
    <w:rsid w:val="00654712"/>
    <w:rsid w:val="00654B48"/>
    <w:rsid w:val="00654C0D"/>
    <w:rsid w:val="00654D01"/>
    <w:rsid w:val="0065513E"/>
    <w:rsid w:val="00655BC5"/>
    <w:rsid w:val="00656089"/>
    <w:rsid w:val="00657243"/>
    <w:rsid w:val="00657639"/>
    <w:rsid w:val="0065767F"/>
    <w:rsid w:val="00657D7E"/>
    <w:rsid w:val="006606CA"/>
    <w:rsid w:val="00660E0E"/>
    <w:rsid w:val="00660F23"/>
    <w:rsid w:val="006620C4"/>
    <w:rsid w:val="00664E79"/>
    <w:rsid w:val="00665357"/>
    <w:rsid w:val="0066664B"/>
    <w:rsid w:val="00666BB1"/>
    <w:rsid w:val="00666CB6"/>
    <w:rsid w:val="00667111"/>
    <w:rsid w:val="00667860"/>
    <w:rsid w:val="00670AC8"/>
    <w:rsid w:val="00670D08"/>
    <w:rsid w:val="00671800"/>
    <w:rsid w:val="00671C39"/>
    <w:rsid w:val="00672110"/>
    <w:rsid w:val="00674449"/>
    <w:rsid w:val="006745FA"/>
    <w:rsid w:val="006755F3"/>
    <w:rsid w:val="00675D20"/>
    <w:rsid w:val="00676044"/>
    <w:rsid w:val="00676546"/>
    <w:rsid w:val="00676AD0"/>
    <w:rsid w:val="00677380"/>
    <w:rsid w:val="006775CD"/>
    <w:rsid w:val="006802FD"/>
    <w:rsid w:val="00680A90"/>
    <w:rsid w:val="00682476"/>
    <w:rsid w:val="006824D0"/>
    <w:rsid w:val="0068325B"/>
    <w:rsid w:val="006832EB"/>
    <w:rsid w:val="00683626"/>
    <w:rsid w:val="00683B85"/>
    <w:rsid w:val="00684289"/>
    <w:rsid w:val="006843AE"/>
    <w:rsid w:val="00684640"/>
    <w:rsid w:val="006847F3"/>
    <w:rsid w:val="0069045A"/>
    <w:rsid w:val="006913B7"/>
    <w:rsid w:val="006915E0"/>
    <w:rsid w:val="00691B83"/>
    <w:rsid w:val="00691D2A"/>
    <w:rsid w:val="00692781"/>
    <w:rsid w:val="00693962"/>
    <w:rsid w:val="0069492E"/>
    <w:rsid w:val="00694C99"/>
    <w:rsid w:val="00696393"/>
    <w:rsid w:val="0069660A"/>
    <w:rsid w:val="00697F08"/>
    <w:rsid w:val="006A1165"/>
    <w:rsid w:val="006A13F6"/>
    <w:rsid w:val="006A1DAA"/>
    <w:rsid w:val="006A239D"/>
    <w:rsid w:val="006A3A0D"/>
    <w:rsid w:val="006A51E1"/>
    <w:rsid w:val="006A5575"/>
    <w:rsid w:val="006A6ED5"/>
    <w:rsid w:val="006A7AE6"/>
    <w:rsid w:val="006B00FF"/>
    <w:rsid w:val="006B0464"/>
    <w:rsid w:val="006B04A5"/>
    <w:rsid w:val="006B0EC4"/>
    <w:rsid w:val="006B1FDC"/>
    <w:rsid w:val="006B2590"/>
    <w:rsid w:val="006B2C41"/>
    <w:rsid w:val="006B3363"/>
    <w:rsid w:val="006B36F6"/>
    <w:rsid w:val="006B381B"/>
    <w:rsid w:val="006B45C0"/>
    <w:rsid w:val="006B4E59"/>
    <w:rsid w:val="006B5027"/>
    <w:rsid w:val="006B5DD8"/>
    <w:rsid w:val="006B669C"/>
    <w:rsid w:val="006C06D4"/>
    <w:rsid w:val="006C06F4"/>
    <w:rsid w:val="006C1D2A"/>
    <w:rsid w:val="006C2142"/>
    <w:rsid w:val="006C2193"/>
    <w:rsid w:val="006C21E2"/>
    <w:rsid w:val="006C31B8"/>
    <w:rsid w:val="006C33F4"/>
    <w:rsid w:val="006C360A"/>
    <w:rsid w:val="006C3824"/>
    <w:rsid w:val="006C46D7"/>
    <w:rsid w:val="006C4805"/>
    <w:rsid w:val="006C5252"/>
    <w:rsid w:val="006C76B3"/>
    <w:rsid w:val="006C7794"/>
    <w:rsid w:val="006D0D18"/>
    <w:rsid w:val="006D0FB3"/>
    <w:rsid w:val="006D348F"/>
    <w:rsid w:val="006D3767"/>
    <w:rsid w:val="006D70CD"/>
    <w:rsid w:val="006D7559"/>
    <w:rsid w:val="006D7D63"/>
    <w:rsid w:val="006E00AC"/>
    <w:rsid w:val="006E16AE"/>
    <w:rsid w:val="006E18CC"/>
    <w:rsid w:val="006E19DB"/>
    <w:rsid w:val="006E1DA2"/>
    <w:rsid w:val="006E2964"/>
    <w:rsid w:val="006E30E9"/>
    <w:rsid w:val="006E3311"/>
    <w:rsid w:val="006E41C5"/>
    <w:rsid w:val="006E5310"/>
    <w:rsid w:val="006E5A51"/>
    <w:rsid w:val="006E5AC4"/>
    <w:rsid w:val="006E6E08"/>
    <w:rsid w:val="006F18B3"/>
    <w:rsid w:val="006F1E51"/>
    <w:rsid w:val="006F25EF"/>
    <w:rsid w:val="006F2E1A"/>
    <w:rsid w:val="006F408D"/>
    <w:rsid w:val="006F537F"/>
    <w:rsid w:val="006F5C80"/>
    <w:rsid w:val="006F7BE2"/>
    <w:rsid w:val="0070048A"/>
    <w:rsid w:val="00700825"/>
    <w:rsid w:val="00701D8E"/>
    <w:rsid w:val="0070293C"/>
    <w:rsid w:val="00702A64"/>
    <w:rsid w:val="00703140"/>
    <w:rsid w:val="007039C8"/>
    <w:rsid w:val="00703CAF"/>
    <w:rsid w:val="00704197"/>
    <w:rsid w:val="00704427"/>
    <w:rsid w:val="00705724"/>
    <w:rsid w:val="00705A6B"/>
    <w:rsid w:val="00705B6F"/>
    <w:rsid w:val="00705CBD"/>
    <w:rsid w:val="00706016"/>
    <w:rsid w:val="007060F7"/>
    <w:rsid w:val="00707276"/>
    <w:rsid w:val="0070756A"/>
    <w:rsid w:val="00710718"/>
    <w:rsid w:val="00711C45"/>
    <w:rsid w:val="007120A6"/>
    <w:rsid w:val="00712158"/>
    <w:rsid w:val="00713C45"/>
    <w:rsid w:val="00713E7A"/>
    <w:rsid w:val="007144FB"/>
    <w:rsid w:val="00714F58"/>
    <w:rsid w:val="007161BE"/>
    <w:rsid w:val="007173A2"/>
    <w:rsid w:val="007201BC"/>
    <w:rsid w:val="007202DE"/>
    <w:rsid w:val="00721132"/>
    <w:rsid w:val="007215C6"/>
    <w:rsid w:val="0072161D"/>
    <w:rsid w:val="00723180"/>
    <w:rsid w:val="00723820"/>
    <w:rsid w:val="00724AF6"/>
    <w:rsid w:val="00724E55"/>
    <w:rsid w:val="00725621"/>
    <w:rsid w:val="007271F3"/>
    <w:rsid w:val="007272EF"/>
    <w:rsid w:val="0072748E"/>
    <w:rsid w:val="00727D1C"/>
    <w:rsid w:val="00730690"/>
    <w:rsid w:val="0073227E"/>
    <w:rsid w:val="0073255D"/>
    <w:rsid w:val="0073398E"/>
    <w:rsid w:val="00733B69"/>
    <w:rsid w:val="00734226"/>
    <w:rsid w:val="0073448B"/>
    <w:rsid w:val="0073503E"/>
    <w:rsid w:val="00736217"/>
    <w:rsid w:val="00736888"/>
    <w:rsid w:val="00736EDC"/>
    <w:rsid w:val="00737C8F"/>
    <w:rsid w:val="00740025"/>
    <w:rsid w:val="00740439"/>
    <w:rsid w:val="00742101"/>
    <w:rsid w:val="007422EE"/>
    <w:rsid w:val="007434C1"/>
    <w:rsid w:val="00743AF8"/>
    <w:rsid w:val="00743D16"/>
    <w:rsid w:val="00744142"/>
    <w:rsid w:val="00744941"/>
    <w:rsid w:val="00745FD4"/>
    <w:rsid w:val="00747A9A"/>
    <w:rsid w:val="00747E12"/>
    <w:rsid w:val="00750A2B"/>
    <w:rsid w:val="007511E8"/>
    <w:rsid w:val="00751223"/>
    <w:rsid w:val="00751342"/>
    <w:rsid w:val="00752111"/>
    <w:rsid w:val="00752502"/>
    <w:rsid w:val="00752AC1"/>
    <w:rsid w:val="00752BA0"/>
    <w:rsid w:val="007537C7"/>
    <w:rsid w:val="007538A7"/>
    <w:rsid w:val="007539FA"/>
    <w:rsid w:val="00753C70"/>
    <w:rsid w:val="007552D7"/>
    <w:rsid w:val="00755407"/>
    <w:rsid w:val="007559A4"/>
    <w:rsid w:val="00755ACB"/>
    <w:rsid w:val="007563CD"/>
    <w:rsid w:val="00756CC3"/>
    <w:rsid w:val="00756D92"/>
    <w:rsid w:val="007574EF"/>
    <w:rsid w:val="00757738"/>
    <w:rsid w:val="00757BE3"/>
    <w:rsid w:val="00760121"/>
    <w:rsid w:val="007603D7"/>
    <w:rsid w:val="00760AF3"/>
    <w:rsid w:val="00761AE7"/>
    <w:rsid w:val="00761CFF"/>
    <w:rsid w:val="00762CB4"/>
    <w:rsid w:val="007633CF"/>
    <w:rsid w:val="007638A6"/>
    <w:rsid w:val="00763962"/>
    <w:rsid w:val="00763AC8"/>
    <w:rsid w:val="00763F33"/>
    <w:rsid w:val="007653FB"/>
    <w:rsid w:val="007654DE"/>
    <w:rsid w:val="00765AD1"/>
    <w:rsid w:val="00766BD4"/>
    <w:rsid w:val="00766D9F"/>
    <w:rsid w:val="00770652"/>
    <w:rsid w:val="0077077C"/>
    <w:rsid w:val="00771847"/>
    <w:rsid w:val="007719D8"/>
    <w:rsid w:val="00771B04"/>
    <w:rsid w:val="00771BE7"/>
    <w:rsid w:val="0077327E"/>
    <w:rsid w:val="00773EEE"/>
    <w:rsid w:val="00774C8C"/>
    <w:rsid w:val="00774D8E"/>
    <w:rsid w:val="00775762"/>
    <w:rsid w:val="00775C4E"/>
    <w:rsid w:val="00776552"/>
    <w:rsid w:val="00780160"/>
    <w:rsid w:val="00782143"/>
    <w:rsid w:val="007822B1"/>
    <w:rsid w:val="007834D2"/>
    <w:rsid w:val="00783EAB"/>
    <w:rsid w:val="007848B1"/>
    <w:rsid w:val="00784A2B"/>
    <w:rsid w:val="007852F6"/>
    <w:rsid w:val="00785E49"/>
    <w:rsid w:val="00785F9F"/>
    <w:rsid w:val="00787335"/>
    <w:rsid w:val="007877B9"/>
    <w:rsid w:val="00790F3B"/>
    <w:rsid w:val="007915CB"/>
    <w:rsid w:val="00791AE7"/>
    <w:rsid w:val="00792417"/>
    <w:rsid w:val="007946FA"/>
    <w:rsid w:val="00794EF3"/>
    <w:rsid w:val="00795363"/>
    <w:rsid w:val="0079581F"/>
    <w:rsid w:val="007959F8"/>
    <w:rsid w:val="00795F35"/>
    <w:rsid w:val="0079600E"/>
    <w:rsid w:val="007A06D9"/>
    <w:rsid w:val="007A0C1F"/>
    <w:rsid w:val="007A1D64"/>
    <w:rsid w:val="007A205E"/>
    <w:rsid w:val="007A277B"/>
    <w:rsid w:val="007A3216"/>
    <w:rsid w:val="007A4722"/>
    <w:rsid w:val="007A4A24"/>
    <w:rsid w:val="007A5A82"/>
    <w:rsid w:val="007A5AAD"/>
    <w:rsid w:val="007A5F5A"/>
    <w:rsid w:val="007A675D"/>
    <w:rsid w:val="007A6CD3"/>
    <w:rsid w:val="007A7FCA"/>
    <w:rsid w:val="007B071B"/>
    <w:rsid w:val="007B14E3"/>
    <w:rsid w:val="007B15E7"/>
    <w:rsid w:val="007B1880"/>
    <w:rsid w:val="007B1CC0"/>
    <w:rsid w:val="007B23AB"/>
    <w:rsid w:val="007B23FF"/>
    <w:rsid w:val="007B3474"/>
    <w:rsid w:val="007B36CF"/>
    <w:rsid w:val="007B39E4"/>
    <w:rsid w:val="007B54B8"/>
    <w:rsid w:val="007B5778"/>
    <w:rsid w:val="007B615B"/>
    <w:rsid w:val="007B6610"/>
    <w:rsid w:val="007B6C08"/>
    <w:rsid w:val="007B7064"/>
    <w:rsid w:val="007B7A12"/>
    <w:rsid w:val="007B7BCF"/>
    <w:rsid w:val="007B7CE2"/>
    <w:rsid w:val="007C0E0B"/>
    <w:rsid w:val="007C1D28"/>
    <w:rsid w:val="007C235C"/>
    <w:rsid w:val="007C3898"/>
    <w:rsid w:val="007C3907"/>
    <w:rsid w:val="007C4332"/>
    <w:rsid w:val="007C501F"/>
    <w:rsid w:val="007C51A0"/>
    <w:rsid w:val="007C575A"/>
    <w:rsid w:val="007C57C3"/>
    <w:rsid w:val="007C61B4"/>
    <w:rsid w:val="007C6CDD"/>
    <w:rsid w:val="007C776D"/>
    <w:rsid w:val="007D003B"/>
    <w:rsid w:val="007D13EA"/>
    <w:rsid w:val="007D1A40"/>
    <w:rsid w:val="007D245E"/>
    <w:rsid w:val="007D2CA0"/>
    <w:rsid w:val="007D43FE"/>
    <w:rsid w:val="007D4AF2"/>
    <w:rsid w:val="007D4BEB"/>
    <w:rsid w:val="007D52F6"/>
    <w:rsid w:val="007D5877"/>
    <w:rsid w:val="007D60E1"/>
    <w:rsid w:val="007D6312"/>
    <w:rsid w:val="007D6364"/>
    <w:rsid w:val="007E1198"/>
    <w:rsid w:val="007E23AD"/>
    <w:rsid w:val="007E2A15"/>
    <w:rsid w:val="007E2F65"/>
    <w:rsid w:val="007E4036"/>
    <w:rsid w:val="007E440A"/>
    <w:rsid w:val="007E48EE"/>
    <w:rsid w:val="007E4B45"/>
    <w:rsid w:val="007E51DB"/>
    <w:rsid w:val="007E79D6"/>
    <w:rsid w:val="007E7E2D"/>
    <w:rsid w:val="007F05A0"/>
    <w:rsid w:val="007F068B"/>
    <w:rsid w:val="007F0A37"/>
    <w:rsid w:val="007F0D48"/>
    <w:rsid w:val="007F220E"/>
    <w:rsid w:val="007F27CD"/>
    <w:rsid w:val="007F32DE"/>
    <w:rsid w:val="007F3621"/>
    <w:rsid w:val="007F3E22"/>
    <w:rsid w:val="007F54A9"/>
    <w:rsid w:val="007F5BE5"/>
    <w:rsid w:val="007F5D96"/>
    <w:rsid w:val="007F6BA0"/>
    <w:rsid w:val="007F6D42"/>
    <w:rsid w:val="007F74C2"/>
    <w:rsid w:val="007F74D1"/>
    <w:rsid w:val="007F766C"/>
    <w:rsid w:val="007F7684"/>
    <w:rsid w:val="007F78EA"/>
    <w:rsid w:val="007F7F97"/>
    <w:rsid w:val="007F7FC2"/>
    <w:rsid w:val="0080029B"/>
    <w:rsid w:val="00800EB0"/>
    <w:rsid w:val="00802EF4"/>
    <w:rsid w:val="00803F3C"/>
    <w:rsid w:val="00805B7C"/>
    <w:rsid w:val="0080652B"/>
    <w:rsid w:val="00806A83"/>
    <w:rsid w:val="00806C02"/>
    <w:rsid w:val="008076F1"/>
    <w:rsid w:val="008107D7"/>
    <w:rsid w:val="00811162"/>
    <w:rsid w:val="00811844"/>
    <w:rsid w:val="00811878"/>
    <w:rsid w:val="00811950"/>
    <w:rsid w:val="00811B06"/>
    <w:rsid w:val="00812050"/>
    <w:rsid w:val="00814AF0"/>
    <w:rsid w:val="00814B21"/>
    <w:rsid w:val="00814C43"/>
    <w:rsid w:val="00814D2C"/>
    <w:rsid w:val="00815571"/>
    <w:rsid w:val="008165AE"/>
    <w:rsid w:val="00816AE4"/>
    <w:rsid w:val="00817D28"/>
    <w:rsid w:val="00817EBF"/>
    <w:rsid w:val="00820093"/>
    <w:rsid w:val="008202B0"/>
    <w:rsid w:val="0082055D"/>
    <w:rsid w:val="008205CC"/>
    <w:rsid w:val="00820982"/>
    <w:rsid w:val="00820CF6"/>
    <w:rsid w:val="00820E32"/>
    <w:rsid w:val="00822416"/>
    <w:rsid w:val="0082297B"/>
    <w:rsid w:val="00822FDA"/>
    <w:rsid w:val="0082437C"/>
    <w:rsid w:val="00824890"/>
    <w:rsid w:val="0082550C"/>
    <w:rsid w:val="008267F8"/>
    <w:rsid w:val="00827C37"/>
    <w:rsid w:val="008304A3"/>
    <w:rsid w:val="00830A7E"/>
    <w:rsid w:val="00830B8B"/>
    <w:rsid w:val="00830DBE"/>
    <w:rsid w:val="00831349"/>
    <w:rsid w:val="0083199A"/>
    <w:rsid w:val="00832A6A"/>
    <w:rsid w:val="00832FBC"/>
    <w:rsid w:val="008341A9"/>
    <w:rsid w:val="008342BB"/>
    <w:rsid w:val="00834754"/>
    <w:rsid w:val="00834E27"/>
    <w:rsid w:val="00835099"/>
    <w:rsid w:val="008351FA"/>
    <w:rsid w:val="00835EBE"/>
    <w:rsid w:val="0083675E"/>
    <w:rsid w:val="008367C9"/>
    <w:rsid w:val="008376F4"/>
    <w:rsid w:val="0083773C"/>
    <w:rsid w:val="0084052D"/>
    <w:rsid w:val="008405E8"/>
    <w:rsid w:val="00840751"/>
    <w:rsid w:val="00840A23"/>
    <w:rsid w:val="00844C86"/>
    <w:rsid w:val="00844E36"/>
    <w:rsid w:val="008453D0"/>
    <w:rsid w:val="008464ED"/>
    <w:rsid w:val="008467E8"/>
    <w:rsid w:val="008474E1"/>
    <w:rsid w:val="00847868"/>
    <w:rsid w:val="00847873"/>
    <w:rsid w:val="0085043E"/>
    <w:rsid w:val="00850739"/>
    <w:rsid w:val="00850D09"/>
    <w:rsid w:val="00851194"/>
    <w:rsid w:val="00851B9B"/>
    <w:rsid w:val="00851FBD"/>
    <w:rsid w:val="00853DA2"/>
    <w:rsid w:val="0085466D"/>
    <w:rsid w:val="00854722"/>
    <w:rsid w:val="00855271"/>
    <w:rsid w:val="00855933"/>
    <w:rsid w:val="00855C66"/>
    <w:rsid w:val="00856C2F"/>
    <w:rsid w:val="00857194"/>
    <w:rsid w:val="00857F34"/>
    <w:rsid w:val="00860599"/>
    <w:rsid w:val="00860C98"/>
    <w:rsid w:val="008617FE"/>
    <w:rsid w:val="00862E9A"/>
    <w:rsid w:val="00863692"/>
    <w:rsid w:val="008637BE"/>
    <w:rsid w:val="008644DA"/>
    <w:rsid w:val="00865F94"/>
    <w:rsid w:val="008662A3"/>
    <w:rsid w:val="00866645"/>
    <w:rsid w:val="00867D41"/>
    <w:rsid w:val="00867FD3"/>
    <w:rsid w:val="00870005"/>
    <w:rsid w:val="008701B0"/>
    <w:rsid w:val="00870CDB"/>
    <w:rsid w:val="008711F2"/>
    <w:rsid w:val="0087144D"/>
    <w:rsid w:val="00871532"/>
    <w:rsid w:val="008719A2"/>
    <w:rsid w:val="00871F10"/>
    <w:rsid w:val="0087388B"/>
    <w:rsid w:val="00873AA2"/>
    <w:rsid w:val="00876237"/>
    <w:rsid w:val="008767D2"/>
    <w:rsid w:val="00876942"/>
    <w:rsid w:val="00876BE1"/>
    <w:rsid w:val="0087741D"/>
    <w:rsid w:val="00877841"/>
    <w:rsid w:val="00877BC1"/>
    <w:rsid w:val="008805B7"/>
    <w:rsid w:val="008810A6"/>
    <w:rsid w:val="00881BAC"/>
    <w:rsid w:val="00881E4C"/>
    <w:rsid w:val="00881EB5"/>
    <w:rsid w:val="0088309F"/>
    <w:rsid w:val="008837A9"/>
    <w:rsid w:val="00883866"/>
    <w:rsid w:val="0088406F"/>
    <w:rsid w:val="00885000"/>
    <w:rsid w:val="0088684B"/>
    <w:rsid w:val="00886BDD"/>
    <w:rsid w:val="00887916"/>
    <w:rsid w:val="00887B5C"/>
    <w:rsid w:val="0089025D"/>
    <w:rsid w:val="008902BD"/>
    <w:rsid w:val="00890BE5"/>
    <w:rsid w:val="00890D27"/>
    <w:rsid w:val="00891D8A"/>
    <w:rsid w:val="00891F6C"/>
    <w:rsid w:val="00892C09"/>
    <w:rsid w:val="00892C47"/>
    <w:rsid w:val="008936C7"/>
    <w:rsid w:val="00894CE9"/>
    <w:rsid w:val="00895546"/>
    <w:rsid w:val="00896052"/>
    <w:rsid w:val="0089606D"/>
    <w:rsid w:val="00896BF6"/>
    <w:rsid w:val="008972FE"/>
    <w:rsid w:val="008974F8"/>
    <w:rsid w:val="008977D2"/>
    <w:rsid w:val="00897ABC"/>
    <w:rsid w:val="008A1AC4"/>
    <w:rsid w:val="008A1CA5"/>
    <w:rsid w:val="008A20D2"/>
    <w:rsid w:val="008A2755"/>
    <w:rsid w:val="008A2D09"/>
    <w:rsid w:val="008A370F"/>
    <w:rsid w:val="008A4441"/>
    <w:rsid w:val="008A46D6"/>
    <w:rsid w:val="008A5DA5"/>
    <w:rsid w:val="008A717D"/>
    <w:rsid w:val="008B1DEC"/>
    <w:rsid w:val="008B2B74"/>
    <w:rsid w:val="008B3FCE"/>
    <w:rsid w:val="008B41FA"/>
    <w:rsid w:val="008B462B"/>
    <w:rsid w:val="008B4DF6"/>
    <w:rsid w:val="008B5EB1"/>
    <w:rsid w:val="008B6E3D"/>
    <w:rsid w:val="008B7493"/>
    <w:rsid w:val="008C01C1"/>
    <w:rsid w:val="008C03E0"/>
    <w:rsid w:val="008C105F"/>
    <w:rsid w:val="008C15A0"/>
    <w:rsid w:val="008C205D"/>
    <w:rsid w:val="008C2A2A"/>
    <w:rsid w:val="008C2B57"/>
    <w:rsid w:val="008C3F88"/>
    <w:rsid w:val="008C42DD"/>
    <w:rsid w:val="008C48A4"/>
    <w:rsid w:val="008C4B5E"/>
    <w:rsid w:val="008C540A"/>
    <w:rsid w:val="008C5BF9"/>
    <w:rsid w:val="008C5C5F"/>
    <w:rsid w:val="008C63EA"/>
    <w:rsid w:val="008C717A"/>
    <w:rsid w:val="008C75A1"/>
    <w:rsid w:val="008C7F75"/>
    <w:rsid w:val="008D0021"/>
    <w:rsid w:val="008D0555"/>
    <w:rsid w:val="008D0B3B"/>
    <w:rsid w:val="008D14F6"/>
    <w:rsid w:val="008D17DE"/>
    <w:rsid w:val="008D1806"/>
    <w:rsid w:val="008D1835"/>
    <w:rsid w:val="008D2230"/>
    <w:rsid w:val="008D239B"/>
    <w:rsid w:val="008D3F16"/>
    <w:rsid w:val="008D4D8D"/>
    <w:rsid w:val="008D5314"/>
    <w:rsid w:val="008D5FDA"/>
    <w:rsid w:val="008D7468"/>
    <w:rsid w:val="008E0A46"/>
    <w:rsid w:val="008E0A76"/>
    <w:rsid w:val="008E1F26"/>
    <w:rsid w:val="008E317B"/>
    <w:rsid w:val="008E32BC"/>
    <w:rsid w:val="008E3408"/>
    <w:rsid w:val="008E43D5"/>
    <w:rsid w:val="008E55EE"/>
    <w:rsid w:val="008E68C2"/>
    <w:rsid w:val="008E6E22"/>
    <w:rsid w:val="008E7649"/>
    <w:rsid w:val="008F010A"/>
    <w:rsid w:val="008F085C"/>
    <w:rsid w:val="008F0CC0"/>
    <w:rsid w:val="008F0DDE"/>
    <w:rsid w:val="008F15DA"/>
    <w:rsid w:val="008F16E2"/>
    <w:rsid w:val="008F196A"/>
    <w:rsid w:val="008F1EAC"/>
    <w:rsid w:val="008F24DB"/>
    <w:rsid w:val="008F494C"/>
    <w:rsid w:val="008F4B1B"/>
    <w:rsid w:val="008F4DD1"/>
    <w:rsid w:val="008F53CD"/>
    <w:rsid w:val="008F56A0"/>
    <w:rsid w:val="008F5D72"/>
    <w:rsid w:val="008F5F35"/>
    <w:rsid w:val="008F6BDA"/>
    <w:rsid w:val="008F73EA"/>
    <w:rsid w:val="008F7C35"/>
    <w:rsid w:val="00900098"/>
    <w:rsid w:val="009005C1"/>
    <w:rsid w:val="00901531"/>
    <w:rsid w:val="00901DBC"/>
    <w:rsid w:val="00902173"/>
    <w:rsid w:val="0090366B"/>
    <w:rsid w:val="00903D1A"/>
    <w:rsid w:val="00903EEF"/>
    <w:rsid w:val="00903FCA"/>
    <w:rsid w:val="00904B28"/>
    <w:rsid w:val="00905C94"/>
    <w:rsid w:val="009075A2"/>
    <w:rsid w:val="009078D8"/>
    <w:rsid w:val="00911455"/>
    <w:rsid w:val="00912B40"/>
    <w:rsid w:val="009133BA"/>
    <w:rsid w:val="009134FF"/>
    <w:rsid w:val="00913B90"/>
    <w:rsid w:val="0091574F"/>
    <w:rsid w:val="00915B42"/>
    <w:rsid w:val="00915E94"/>
    <w:rsid w:val="00917A0D"/>
    <w:rsid w:val="00917A24"/>
    <w:rsid w:val="00917DEA"/>
    <w:rsid w:val="00920592"/>
    <w:rsid w:val="00925BF8"/>
    <w:rsid w:val="00925D98"/>
    <w:rsid w:val="00926119"/>
    <w:rsid w:val="00927FC8"/>
    <w:rsid w:val="00931956"/>
    <w:rsid w:val="00931A3D"/>
    <w:rsid w:val="0093216F"/>
    <w:rsid w:val="0093284F"/>
    <w:rsid w:val="0093385A"/>
    <w:rsid w:val="00933931"/>
    <w:rsid w:val="00935063"/>
    <w:rsid w:val="009353A0"/>
    <w:rsid w:val="0093550B"/>
    <w:rsid w:val="00935B95"/>
    <w:rsid w:val="00936085"/>
    <w:rsid w:val="00936AF9"/>
    <w:rsid w:val="00940A1E"/>
    <w:rsid w:val="00941131"/>
    <w:rsid w:val="00941B1F"/>
    <w:rsid w:val="00941C8A"/>
    <w:rsid w:val="00942487"/>
    <w:rsid w:val="00942F2F"/>
    <w:rsid w:val="0094307E"/>
    <w:rsid w:val="00943539"/>
    <w:rsid w:val="00943677"/>
    <w:rsid w:val="00946A75"/>
    <w:rsid w:val="009473E5"/>
    <w:rsid w:val="00947943"/>
    <w:rsid w:val="00947B5B"/>
    <w:rsid w:val="00947C96"/>
    <w:rsid w:val="0095017E"/>
    <w:rsid w:val="009509BD"/>
    <w:rsid w:val="00950C24"/>
    <w:rsid w:val="0095102C"/>
    <w:rsid w:val="009510E3"/>
    <w:rsid w:val="009511EC"/>
    <w:rsid w:val="0095158F"/>
    <w:rsid w:val="00951A5A"/>
    <w:rsid w:val="00952A6B"/>
    <w:rsid w:val="00952E84"/>
    <w:rsid w:val="00954434"/>
    <w:rsid w:val="00954722"/>
    <w:rsid w:val="00954EFD"/>
    <w:rsid w:val="00955EE0"/>
    <w:rsid w:val="0095671E"/>
    <w:rsid w:val="00957293"/>
    <w:rsid w:val="00957CFD"/>
    <w:rsid w:val="00957E9E"/>
    <w:rsid w:val="00960118"/>
    <w:rsid w:val="009615C0"/>
    <w:rsid w:val="009617EE"/>
    <w:rsid w:val="00962314"/>
    <w:rsid w:val="00962A91"/>
    <w:rsid w:val="00962AD7"/>
    <w:rsid w:val="00964DC7"/>
    <w:rsid w:val="00965754"/>
    <w:rsid w:val="00965AD5"/>
    <w:rsid w:val="0096654D"/>
    <w:rsid w:val="00967FDC"/>
    <w:rsid w:val="00971FA2"/>
    <w:rsid w:val="009732CA"/>
    <w:rsid w:val="00973C39"/>
    <w:rsid w:val="00974170"/>
    <w:rsid w:val="0097583A"/>
    <w:rsid w:val="0097651D"/>
    <w:rsid w:val="0098032A"/>
    <w:rsid w:val="00980379"/>
    <w:rsid w:val="00980562"/>
    <w:rsid w:val="00980BA4"/>
    <w:rsid w:val="0098180F"/>
    <w:rsid w:val="00983A13"/>
    <w:rsid w:val="00983B46"/>
    <w:rsid w:val="00985712"/>
    <w:rsid w:val="00985E6C"/>
    <w:rsid w:val="009863CC"/>
    <w:rsid w:val="00986740"/>
    <w:rsid w:val="00986904"/>
    <w:rsid w:val="00986BF2"/>
    <w:rsid w:val="00987E4D"/>
    <w:rsid w:val="00991026"/>
    <w:rsid w:val="00991236"/>
    <w:rsid w:val="00991415"/>
    <w:rsid w:val="009915B2"/>
    <w:rsid w:val="0099247C"/>
    <w:rsid w:val="009927F5"/>
    <w:rsid w:val="00992903"/>
    <w:rsid w:val="0099317A"/>
    <w:rsid w:val="009935E7"/>
    <w:rsid w:val="00993786"/>
    <w:rsid w:val="00993A60"/>
    <w:rsid w:val="00993C4E"/>
    <w:rsid w:val="00993D39"/>
    <w:rsid w:val="009942C9"/>
    <w:rsid w:val="00994C9F"/>
    <w:rsid w:val="00996CA7"/>
    <w:rsid w:val="00997129"/>
    <w:rsid w:val="00997BCE"/>
    <w:rsid w:val="009A09FC"/>
    <w:rsid w:val="009A1951"/>
    <w:rsid w:val="009A1E94"/>
    <w:rsid w:val="009A221F"/>
    <w:rsid w:val="009A264C"/>
    <w:rsid w:val="009A2809"/>
    <w:rsid w:val="009A2A55"/>
    <w:rsid w:val="009A2ADD"/>
    <w:rsid w:val="009A31FF"/>
    <w:rsid w:val="009A336E"/>
    <w:rsid w:val="009A4E55"/>
    <w:rsid w:val="009A612E"/>
    <w:rsid w:val="009A667A"/>
    <w:rsid w:val="009A67F0"/>
    <w:rsid w:val="009A7153"/>
    <w:rsid w:val="009A7586"/>
    <w:rsid w:val="009A7B30"/>
    <w:rsid w:val="009A7E1D"/>
    <w:rsid w:val="009B0278"/>
    <w:rsid w:val="009B0ACB"/>
    <w:rsid w:val="009B228E"/>
    <w:rsid w:val="009B289B"/>
    <w:rsid w:val="009B2EA5"/>
    <w:rsid w:val="009B3846"/>
    <w:rsid w:val="009B39DC"/>
    <w:rsid w:val="009B5554"/>
    <w:rsid w:val="009B5F9F"/>
    <w:rsid w:val="009B60EB"/>
    <w:rsid w:val="009B6653"/>
    <w:rsid w:val="009B6696"/>
    <w:rsid w:val="009B66EB"/>
    <w:rsid w:val="009B7415"/>
    <w:rsid w:val="009C003C"/>
    <w:rsid w:val="009C07BD"/>
    <w:rsid w:val="009C0919"/>
    <w:rsid w:val="009C115F"/>
    <w:rsid w:val="009C1335"/>
    <w:rsid w:val="009C17EB"/>
    <w:rsid w:val="009C19BE"/>
    <w:rsid w:val="009C1E59"/>
    <w:rsid w:val="009C1EC0"/>
    <w:rsid w:val="009C2F9C"/>
    <w:rsid w:val="009C35EB"/>
    <w:rsid w:val="009C3FA3"/>
    <w:rsid w:val="009C409E"/>
    <w:rsid w:val="009C428B"/>
    <w:rsid w:val="009C4779"/>
    <w:rsid w:val="009C728F"/>
    <w:rsid w:val="009D0402"/>
    <w:rsid w:val="009D08CC"/>
    <w:rsid w:val="009D2078"/>
    <w:rsid w:val="009D218C"/>
    <w:rsid w:val="009D46C7"/>
    <w:rsid w:val="009D4A2A"/>
    <w:rsid w:val="009D5E06"/>
    <w:rsid w:val="009D6276"/>
    <w:rsid w:val="009D63C2"/>
    <w:rsid w:val="009D652B"/>
    <w:rsid w:val="009D6C99"/>
    <w:rsid w:val="009D6FE5"/>
    <w:rsid w:val="009D7618"/>
    <w:rsid w:val="009E1313"/>
    <w:rsid w:val="009E1D6F"/>
    <w:rsid w:val="009E2645"/>
    <w:rsid w:val="009E28EA"/>
    <w:rsid w:val="009E29A3"/>
    <w:rsid w:val="009E3EFF"/>
    <w:rsid w:val="009E4BE0"/>
    <w:rsid w:val="009E5033"/>
    <w:rsid w:val="009E58F8"/>
    <w:rsid w:val="009E60B3"/>
    <w:rsid w:val="009E6ED3"/>
    <w:rsid w:val="009E7BE6"/>
    <w:rsid w:val="009E7C5B"/>
    <w:rsid w:val="009F065A"/>
    <w:rsid w:val="009F0DF8"/>
    <w:rsid w:val="009F1BE6"/>
    <w:rsid w:val="009F1F76"/>
    <w:rsid w:val="009F2464"/>
    <w:rsid w:val="009F3152"/>
    <w:rsid w:val="009F3742"/>
    <w:rsid w:val="009F3C2D"/>
    <w:rsid w:val="009F53C8"/>
    <w:rsid w:val="009F5473"/>
    <w:rsid w:val="009F55B1"/>
    <w:rsid w:val="009F5F3A"/>
    <w:rsid w:val="009F71A5"/>
    <w:rsid w:val="00A01291"/>
    <w:rsid w:val="00A01DF3"/>
    <w:rsid w:val="00A02F96"/>
    <w:rsid w:val="00A0308A"/>
    <w:rsid w:val="00A03271"/>
    <w:rsid w:val="00A03332"/>
    <w:rsid w:val="00A03FE6"/>
    <w:rsid w:val="00A04A78"/>
    <w:rsid w:val="00A05449"/>
    <w:rsid w:val="00A06586"/>
    <w:rsid w:val="00A0716F"/>
    <w:rsid w:val="00A07D82"/>
    <w:rsid w:val="00A07EA2"/>
    <w:rsid w:val="00A07ED5"/>
    <w:rsid w:val="00A10966"/>
    <w:rsid w:val="00A10DBB"/>
    <w:rsid w:val="00A111A6"/>
    <w:rsid w:val="00A111EF"/>
    <w:rsid w:val="00A11DF5"/>
    <w:rsid w:val="00A13149"/>
    <w:rsid w:val="00A132C3"/>
    <w:rsid w:val="00A139D4"/>
    <w:rsid w:val="00A13D77"/>
    <w:rsid w:val="00A145EF"/>
    <w:rsid w:val="00A14812"/>
    <w:rsid w:val="00A15776"/>
    <w:rsid w:val="00A1644E"/>
    <w:rsid w:val="00A16E5E"/>
    <w:rsid w:val="00A17122"/>
    <w:rsid w:val="00A175D0"/>
    <w:rsid w:val="00A178EA"/>
    <w:rsid w:val="00A207CC"/>
    <w:rsid w:val="00A21A6F"/>
    <w:rsid w:val="00A2337F"/>
    <w:rsid w:val="00A23B22"/>
    <w:rsid w:val="00A242A9"/>
    <w:rsid w:val="00A259CA"/>
    <w:rsid w:val="00A25DDC"/>
    <w:rsid w:val="00A25FE3"/>
    <w:rsid w:val="00A2655E"/>
    <w:rsid w:val="00A270E6"/>
    <w:rsid w:val="00A271EB"/>
    <w:rsid w:val="00A27BF5"/>
    <w:rsid w:val="00A3022C"/>
    <w:rsid w:val="00A30E55"/>
    <w:rsid w:val="00A30FCD"/>
    <w:rsid w:val="00A321EA"/>
    <w:rsid w:val="00A3375B"/>
    <w:rsid w:val="00A33793"/>
    <w:rsid w:val="00A34073"/>
    <w:rsid w:val="00A34D34"/>
    <w:rsid w:val="00A35A74"/>
    <w:rsid w:val="00A36ABE"/>
    <w:rsid w:val="00A36D19"/>
    <w:rsid w:val="00A36E96"/>
    <w:rsid w:val="00A37002"/>
    <w:rsid w:val="00A3767C"/>
    <w:rsid w:val="00A37885"/>
    <w:rsid w:val="00A37C2D"/>
    <w:rsid w:val="00A37C69"/>
    <w:rsid w:val="00A4001C"/>
    <w:rsid w:val="00A40432"/>
    <w:rsid w:val="00A41443"/>
    <w:rsid w:val="00A41C7D"/>
    <w:rsid w:val="00A42289"/>
    <w:rsid w:val="00A4233E"/>
    <w:rsid w:val="00A447F3"/>
    <w:rsid w:val="00A454D6"/>
    <w:rsid w:val="00A45EBE"/>
    <w:rsid w:val="00A469D4"/>
    <w:rsid w:val="00A47A44"/>
    <w:rsid w:val="00A515E3"/>
    <w:rsid w:val="00A51A9D"/>
    <w:rsid w:val="00A528C6"/>
    <w:rsid w:val="00A53B55"/>
    <w:rsid w:val="00A53C29"/>
    <w:rsid w:val="00A53E56"/>
    <w:rsid w:val="00A540FB"/>
    <w:rsid w:val="00A54135"/>
    <w:rsid w:val="00A54987"/>
    <w:rsid w:val="00A5518B"/>
    <w:rsid w:val="00A55B35"/>
    <w:rsid w:val="00A55C6C"/>
    <w:rsid w:val="00A56075"/>
    <w:rsid w:val="00A56696"/>
    <w:rsid w:val="00A56B01"/>
    <w:rsid w:val="00A56E85"/>
    <w:rsid w:val="00A579C8"/>
    <w:rsid w:val="00A57AEC"/>
    <w:rsid w:val="00A611DF"/>
    <w:rsid w:val="00A6133F"/>
    <w:rsid w:val="00A62FCA"/>
    <w:rsid w:val="00A63017"/>
    <w:rsid w:val="00A63DD8"/>
    <w:rsid w:val="00A64F06"/>
    <w:rsid w:val="00A65101"/>
    <w:rsid w:val="00A65605"/>
    <w:rsid w:val="00A66798"/>
    <w:rsid w:val="00A66C23"/>
    <w:rsid w:val="00A66C70"/>
    <w:rsid w:val="00A6751E"/>
    <w:rsid w:val="00A67EA0"/>
    <w:rsid w:val="00A70539"/>
    <w:rsid w:val="00A70C5C"/>
    <w:rsid w:val="00A71059"/>
    <w:rsid w:val="00A722B8"/>
    <w:rsid w:val="00A72A6F"/>
    <w:rsid w:val="00A732C7"/>
    <w:rsid w:val="00A736FD"/>
    <w:rsid w:val="00A73DDC"/>
    <w:rsid w:val="00A73E7A"/>
    <w:rsid w:val="00A74D47"/>
    <w:rsid w:val="00A7507D"/>
    <w:rsid w:val="00A76603"/>
    <w:rsid w:val="00A76814"/>
    <w:rsid w:val="00A76CC7"/>
    <w:rsid w:val="00A804AE"/>
    <w:rsid w:val="00A80864"/>
    <w:rsid w:val="00A82673"/>
    <w:rsid w:val="00A833F4"/>
    <w:rsid w:val="00A83FCA"/>
    <w:rsid w:val="00A842B1"/>
    <w:rsid w:val="00A8481B"/>
    <w:rsid w:val="00A84AD3"/>
    <w:rsid w:val="00A8564B"/>
    <w:rsid w:val="00A85897"/>
    <w:rsid w:val="00A861AB"/>
    <w:rsid w:val="00A8686C"/>
    <w:rsid w:val="00A86F01"/>
    <w:rsid w:val="00A909C3"/>
    <w:rsid w:val="00A91010"/>
    <w:rsid w:val="00A9115D"/>
    <w:rsid w:val="00A91DD8"/>
    <w:rsid w:val="00A925CF"/>
    <w:rsid w:val="00A931F5"/>
    <w:rsid w:val="00A935C5"/>
    <w:rsid w:val="00A94DAC"/>
    <w:rsid w:val="00A97C9B"/>
    <w:rsid w:val="00AA050B"/>
    <w:rsid w:val="00AA0512"/>
    <w:rsid w:val="00AA0C42"/>
    <w:rsid w:val="00AA0E0E"/>
    <w:rsid w:val="00AA149E"/>
    <w:rsid w:val="00AA1FD1"/>
    <w:rsid w:val="00AA3E65"/>
    <w:rsid w:val="00AA4073"/>
    <w:rsid w:val="00AA41D1"/>
    <w:rsid w:val="00AA4E0F"/>
    <w:rsid w:val="00AA5EE3"/>
    <w:rsid w:val="00AA61DB"/>
    <w:rsid w:val="00AA71D8"/>
    <w:rsid w:val="00AA7D0C"/>
    <w:rsid w:val="00AB0578"/>
    <w:rsid w:val="00AB142B"/>
    <w:rsid w:val="00AB5617"/>
    <w:rsid w:val="00AB5E16"/>
    <w:rsid w:val="00AB5ED0"/>
    <w:rsid w:val="00AB625C"/>
    <w:rsid w:val="00AB7D58"/>
    <w:rsid w:val="00AC015A"/>
    <w:rsid w:val="00AC157E"/>
    <w:rsid w:val="00AC1A34"/>
    <w:rsid w:val="00AC1B50"/>
    <w:rsid w:val="00AC1FB6"/>
    <w:rsid w:val="00AC27BC"/>
    <w:rsid w:val="00AC2BBC"/>
    <w:rsid w:val="00AC2E43"/>
    <w:rsid w:val="00AC31AD"/>
    <w:rsid w:val="00AC3E0F"/>
    <w:rsid w:val="00AC50F7"/>
    <w:rsid w:val="00AC5C6C"/>
    <w:rsid w:val="00AC5CB9"/>
    <w:rsid w:val="00AC5DDF"/>
    <w:rsid w:val="00AC7393"/>
    <w:rsid w:val="00AC7BE5"/>
    <w:rsid w:val="00AD0759"/>
    <w:rsid w:val="00AD15F4"/>
    <w:rsid w:val="00AD38DB"/>
    <w:rsid w:val="00AD3DB0"/>
    <w:rsid w:val="00AD416F"/>
    <w:rsid w:val="00AD5338"/>
    <w:rsid w:val="00AD5981"/>
    <w:rsid w:val="00AD72EC"/>
    <w:rsid w:val="00AD7377"/>
    <w:rsid w:val="00AE0355"/>
    <w:rsid w:val="00AE1BE4"/>
    <w:rsid w:val="00AE242E"/>
    <w:rsid w:val="00AE30A3"/>
    <w:rsid w:val="00AE3290"/>
    <w:rsid w:val="00AE3ACE"/>
    <w:rsid w:val="00AE4412"/>
    <w:rsid w:val="00AE44E3"/>
    <w:rsid w:val="00AE5CEB"/>
    <w:rsid w:val="00AE699A"/>
    <w:rsid w:val="00AE7597"/>
    <w:rsid w:val="00AE7A15"/>
    <w:rsid w:val="00AE7B2F"/>
    <w:rsid w:val="00AF09DD"/>
    <w:rsid w:val="00AF14F2"/>
    <w:rsid w:val="00AF17E7"/>
    <w:rsid w:val="00AF24B8"/>
    <w:rsid w:val="00AF2BA4"/>
    <w:rsid w:val="00AF2F54"/>
    <w:rsid w:val="00AF34DA"/>
    <w:rsid w:val="00AF490D"/>
    <w:rsid w:val="00AF4A6C"/>
    <w:rsid w:val="00AF4E63"/>
    <w:rsid w:val="00AF4F74"/>
    <w:rsid w:val="00AF5779"/>
    <w:rsid w:val="00AF5D79"/>
    <w:rsid w:val="00AF639B"/>
    <w:rsid w:val="00AF678A"/>
    <w:rsid w:val="00AF6DBD"/>
    <w:rsid w:val="00AF6E5F"/>
    <w:rsid w:val="00AF7A25"/>
    <w:rsid w:val="00AF7AC6"/>
    <w:rsid w:val="00B0084E"/>
    <w:rsid w:val="00B00B08"/>
    <w:rsid w:val="00B0128B"/>
    <w:rsid w:val="00B016B0"/>
    <w:rsid w:val="00B01895"/>
    <w:rsid w:val="00B034A7"/>
    <w:rsid w:val="00B034D8"/>
    <w:rsid w:val="00B036CC"/>
    <w:rsid w:val="00B03E5A"/>
    <w:rsid w:val="00B04590"/>
    <w:rsid w:val="00B057B6"/>
    <w:rsid w:val="00B065BE"/>
    <w:rsid w:val="00B0678A"/>
    <w:rsid w:val="00B07A6E"/>
    <w:rsid w:val="00B07F7D"/>
    <w:rsid w:val="00B103AE"/>
    <w:rsid w:val="00B10E23"/>
    <w:rsid w:val="00B11057"/>
    <w:rsid w:val="00B11437"/>
    <w:rsid w:val="00B1199A"/>
    <w:rsid w:val="00B13017"/>
    <w:rsid w:val="00B137C3"/>
    <w:rsid w:val="00B13C86"/>
    <w:rsid w:val="00B13CAF"/>
    <w:rsid w:val="00B13D98"/>
    <w:rsid w:val="00B13FE0"/>
    <w:rsid w:val="00B14765"/>
    <w:rsid w:val="00B147C3"/>
    <w:rsid w:val="00B14D5D"/>
    <w:rsid w:val="00B15A4E"/>
    <w:rsid w:val="00B169EC"/>
    <w:rsid w:val="00B169FE"/>
    <w:rsid w:val="00B16C46"/>
    <w:rsid w:val="00B17636"/>
    <w:rsid w:val="00B20A89"/>
    <w:rsid w:val="00B21ED8"/>
    <w:rsid w:val="00B225A4"/>
    <w:rsid w:val="00B23FA9"/>
    <w:rsid w:val="00B24CAD"/>
    <w:rsid w:val="00B256E9"/>
    <w:rsid w:val="00B25E12"/>
    <w:rsid w:val="00B2603D"/>
    <w:rsid w:val="00B27014"/>
    <w:rsid w:val="00B27BBE"/>
    <w:rsid w:val="00B31916"/>
    <w:rsid w:val="00B31F1A"/>
    <w:rsid w:val="00B3246D"/>
    <w:rsid w:val="00B3345E"/>
    <w:rsid w:val="00B3345F"/>
    <w:rsid w:val="00B33B16"/>
    <w:rsid w:val="00B33C91"/>
    <w:rsid w:val="00B33CE2"/>
    <w:rsid w:val="00B34D44"/>
    <w:rsid w:val="00B3525F"/>
    <w:rsid w:val="00B36375"/>
    <w:rsid w:val="00B36539"/>
    <w:rsid w:val="00B3705F"/>
    <w:rsid w:val="00B37B1B"/>
    <w:rsid w:val="00B37E97"/>
    <w:rsid w:val="00B4027A"/>
    <w:rsid w:val="00B41BBD"/>
    <w:rsid w:val="00B4201B"/>
    <w:rsid w:val="00B42281"/>
    <w:rsid w:val="00B42987"/>
    <w:rsid w:val="00B44A91"/>
    <w:rsid w:val="00B45F3A"/>
    <w:rsid w:val="00B4672C"/>
    <w:rsid w:val="00B505F9"/>
    <w:rsid w:val="00B50CB8"/>
    <w:rsid w:val="00B519D3"/>
    <w:rsid w:val="00B51C45"/>
    <w:rsid w:val="00B5220B"/>
    <w:rsid w:val="00B52353"/>
    <w:rsid w:val="00B54623"/>
    <w:rsid w:val="00B54837"/>
    <w:rsid w:val="00B55A60"/>
    <w:rsid w:val="00B57F7A"/>
    <w:rsid w:val="00B601E8"/>
    <w:rsid w:val="00B60D9F"/>
    <w:rsid w:val="00B615E6"/>
    <w:rsid w:val="00B626E6"/>
    <w:rsid w:val="00B62CBC"/>
    <w:rsid w:val="00B63274"/>
    <w:rsid w:val="00B63784"/>
    <w:rsid w:val="00B63CD3"/>
    <w:rsid w:val="00B63ED4"/>
    <w:rsid w:val="00B64194"/>
    <w:rsid w:val="00B6467C"/>
    <w:rsid w:val="00B64FBC"/>
    <w:rsid w:val="00B65335"/>
    <w:rsid w:val="00B731D9"/>
    <w:rsid w:val="00B7373E"/>
    <w:rsid w:val="00B74084"/>
    <w:rsid w:val="00B74471"/>
    <w:rsid w:val="00B75363"/>
    <w:rsid w:val="00B755C1"/>
    <w:rsid w:val="00B76108"/>
    <w:rsid w:val="00B76635"/>
    <w:rsid w:val="00B76C95"/>
    <w:rsid w:val="00B77B1C"/>
    <w:rsid w:val="00B77D7B"/>
    <w:rsid w:val="00B77FFD"/>
    <w:rsid w:val="00B80992"/>
    <w:rsid w:val="00B81A02"/>
    <w:rsid w:val="00B82B48"/>
    <w:rsid w:val="00B82F87"/>
    <w:rsid w:val="00B8419D"/>
    <w:rsid w:val="00B84290"/>
    <w:rsid w:val="00B84AB7"/>
    <w:rsid w:val="00B85751"/>
    <w:rsid w:val="00B85909"/>
    <w:rsid w:val="00B85F3B"/>
    <w:rsid w:val="00B86D13"/>
    <w:rsid w:val="00B86F3F"/>
    <w:rsid w:val="00B875FE"/>
    <w:rsid w:val="00B876FF"/>
    <w:rsid w:val="00B9059E"/>
    <w:rsid w:val="00B90BE5"/>
    <w:rsid w:val="00B90E9F"/>
    <w:rsid w:val="00B91477"/>
    <w:rsid w:val="00B91A12"/>
    <w:rsid w:val="00B91CF9"/>
    <w:rsid w:val="00B9253E"/>
    <w:rsid w:val="00B93114"/>
    <w:rsid w:val="00B933B2"/>
    <w:rsid w:val="00B93ADE"/>
    <w:rsid w:val="00B93B14"/>
    <w:rsid w:val="00B9492D"/>
    <w:rsid w:val="00B95DBB"/>
    <w:rsid w:val="00B95F2F"/>
    <w:rsid w:val="00B95F83"/>
    <w:rsid w:val="00B96090"/>
    <w:rsid w:val="00B961F9"/>
    <w:rsid w:val="00B97779"/>
    <w:rsid w:val="00B97B69"/>
    <w:rsid w:val="00B97E43"/>
    <w:rsid w:val="00BA1544"/>
    <w:rsid w:val="00BA1985"/>
    <w:rsid w:val="00BA1B4D"/>
    <w:rsid w:val="00BA2390"/>
    <w:rsid w:val="00BA2E20"/>
    <w:rsid w:val="00BA2E2A"/>
    <w:rsid w:val="00BA487C"/>
    <w:rsid w:val="00BA5059"/>
    <w:rsid w:val="00BA56E3"/>
    <w:rsid w:val="00BA66A5"/>
    <w:rsid w:val="00BA705C"/>
    <w:rsid w:val="00BA7352"/>
    <w:rsid w:val="00BA7CB4"/>
    <w:rsid w:val="00BA7D06"/>
    <w:rsid w:val="00BB1564"/>
    <w:rsid w:val="00BB1698"/>
    <w:rsid w:val="00BB386B"/>
    <w:rsid w:val="00BB3CC1"/>
    <w:rsid w:val="00BB40F0"/>
    <w:rsid w:val="00BB413A"/>
    <w:rsid w:val="00BB434F"/>
    <w:rsid w:val="00BB4E8F"/>
    <w:rsid w:val="00BB7D3B"/>
    <w:rsid w:val="00BC0F49"/>
    <w:rsid w:val="00BC10DC"/>
    <w:rsid w:val="00BC2590"/>
    <w:rsid w:val="00BC2671"/>
    <w:rsid w:val="00BC40D0"/>
    <w:rsid w:val="00BC42AB"/>
    <w:rsid w:val="00BC452C"/>
    <w:rsid w:val="00BC4D98"/>
    <w:rsid w:val="00BC60B8"/>
    <w:rsid w:val="00BD180E"/>
    <w:rsid w:val="00BD1BA1"/>
    <w:rsid w:val="00BD24E4"/>
    <w:rsid w:val="00BD2E64"/>
    <w:rsid w:val="00BD2FBC"/>
    <w:rsid w:val="00BD3279"/>
    <w:rsid w:val="00BD35D5"/>
    <w:rsid w:val="00BD3862"/>
    <w:rsid w:val="00BD3A08"/>
    <w:rsid w:val="00BD3C18"/>
    <w:rsid w:val="00BD3E9D"/>
    <w:rsid w:val="00BD41C0"/>
    <w:rsid w:val="00BD4625"/>
    <w:rsid w:val="00BD4C59"/>
    <w:rsid w:val="00BD4D78"/>
    <w:rsid w:val="00BD5111"/>
    <w:rsid w:val="00BD561C"/>
    <w:rsid w:val="00BD5EC0"/>
    <w:rsid w:val="00BD5F23"/>
    <w:rsid w:val="00BD6F01"/>
    <w:rsid w:val="00BD6F8D"/>
    <w:rsid w:val="00BD7FBB"/>
    <w:rsid w:val="00BE042C"/>
    <w:rsid w:val="00BE0F3B"/>
    <w:rsid w:val="00BE1853"/>
    <w:rsid w:val="00BE1855"/>
    <w:rsid w:val="00BE1B10"/>
    <w:rsid w:val="00BE23B2"/>
    <w:rsid w:val="00BE38FB"/>
    <w:rsid w:val="00BE488C"/>
    <w:rsid w:val="00BE5441"/>
    <w:rsid w:val="00BE5AD6"/>
    <w:rsid w:val="00BE5E7F"/>
    <w:rsid w:val="00BE6FE3"/>
    <w:rsid w:val="00BE7087"/>
    <w:rsid w:val="00BE7387"/>
    <w:rsid w:val="00BE75BE"/>
    <w:rsid w:val="00BF106A"/>
    <w:rsid w:val="00BF1365"/>
    <w:rsid w:val="00BF1D17"/>
    <w:rsid w:val="00BF20E5"/>
    <w:rsid w:val="00BF2431"/>
    <w:rsid w:val="00BF27D0"/>
    <w:rsid w:val="00BF2A6C"/>
    <w:rsid w:val="00BF2ABC"/>
    <w:rsid w:val="00BF349D"/>
    <w:rsid w:val="00BF3918"/>
    <w:rsid w:val="00BF3EA4"/>
    <w:rsid w:val="00BF4701"/>
    <w:rsid w:val="00BF6169"/>
    <w:rsid w:val="00BF618E"/>
    <w:rsid w:val="00BF6327"/>
    <w:rsid w:val="00BF663E"/>
    <w:rsid w:val="00BF6A29"/>
    <w:rsid w:val="00BF6B76"/>
    <w:rsid w:val="00BF77F1"/>
    <w:rsid w:val="00BF7978"/>
    <w:rsid w:val="00BF7CF3"/>
    <w:rsid w:val="00C00DD6"/>
    <w:rsid w:val="00C00FC2"/>
    <w:rsid w:val="00C01138"/>
    <w:rsid w:val="00C0212D"/>
    <w:rsid w:val="00C0369F"/>
    <w:rsid w:val="00C06EF7"/>
    <w:rsid w:val="00C0782F"/>
    <w:rsid w:val="00C078DB"/>
    <w:rsid w:val="00C12261"/>
    <w:rsid w:val="00C1356B"/>
    <w:rsid w:val="00C14F61"/>
    <w:rsid w:val="00C159D3"/>
    <w:rsid w:val="00C16542"/>
    <w:rsid w:val="00C17944"/>
    <w:rsid w:val="00C17FDA"/>
    <w:rsid w:val="00C223A7"/>
    <w:rsid w:val="00C224FC"/>
    <w:rsid w:val="00C22A5A"/>
    <w:rsid w:val="00C22EEA"/>
    <w:rsid w:val="00C230F3"/>
    <w:rsid w:val="00C2343F"/>
    <w:rsid w:val="00C23816"/>
    <w:rsid w:val="00C24072"/>
    <w:rsid w:val="00C257E1"/>
    <w:rsid w:val="00C26981"/>
    <w:rsid w:val="00C26F47"/>
    <w:rsid w:val="00C27734"/>
    <w:rsid w:val="00C3220E"/>
    <w:rsid w:val="00C32CE8"/>
    <w:rsid w:val="00C345AA"/>
    <w:rsid w:val="00C34BA9"/>
    <w:rsid w:val="00C3594E"/>
    <w:rsid w:val="00C36D5C"/>
    <w:rsid w:val="00C37019"/>
    <w:rsid w:val="00C37377"/>
    <w:rsid w:val="00C40097"/>
    <w:rsid w:val="00C4096B"/>
    <w:rsid w:val="00C4114B"/>
    <w:rsid w:val="00C41335"/>
    <w:rsid w:val="00C4146C"/>
    <w:rsid w:val="00C4162B"/>
    <w:rsid w:val="00C41B8F"/>
    <w:rsid w:val="00C42B49"/>
    <w:rsid w:val="00C435B8"/>
    <w:rsid w:val="00C43A57"/>
    <w:rsid w:val="00C43C82"/>
    <w:rsid w:val="00C43D65"/>
    <w:rsid w:val="00C456FD"/>
    <w:rsid w:val="00C45750"/>
    <w:rsid w:val="00C45963"/>
    <w:rsid w:val="00C45FD6"/>
    <w:rsid w:val="00C46621"/>
    <w:rsid w:val="00C46AD3"/>
    <w:rsid w:val="00C470D1"/>
    <w:rsid w:val="00C47640"/>
    <w:rsid w:val="00C50135"/>
    <w:rsid w:val="00C5051F"/>
    <w:rsid w:val="00C50685"/>
    <w:rsid w:val="00C506BC"/>
    <w:rsid w:val="00C50E2E"/>
    <w:rsid w:val="00C50EF9"/>
    <w:rsid w:val="00C515F4"/>
    <w:rsid w:val="00C52A2F"/>
    <w:rsid w:val="00C52B55"/>
    <w:rsid w:val="00C52C68"/>
    <w:rsid w:val="00C53BEB"/>
    <w:rsid w:val="00C5478D"/>
    <w:rsid w:val="00C54B6E"/>
    <w:rsid w:val="00C55414"/>
    <w:rsid w:val="00C56787"/>
    <w:rsid w:val="00C569A0"/>
    <w:rsid w:val="00C60993"/>
    <w:rsid w:val="00C60A99"/>
    <w:rsid w:val="00C60C7D"/>
    <w:rsid w:val="00C60F73"/>
    <w:rsid w:val="00C617E4"/>
    <w:rsid w:val="00C61D54"/>
    <w:rsid w:val="00C62213"/>
    <w:rsid w:val="00C62E16"/>
    <w:rsid w:val="00C6371D"/>
    <w:rsid w:val="00C639AD"/>
    <w:rsid w:val="00C64026"/>
    <w:rsid w:val="00C64FEC"/>
    <w:rsid w:val="00C651E8"/>
    <w:rsid w:val="00C66A9D"/>
    <w:rsid w:val="00C66EAA"/>
    <w:rsid w:val="00C67167"/>
    <w:rsid w:val="00C71147"/>
    <w:rsid w:val="00C737D2"/>
    <w:rsid w:val="00C744BD"/>
    <w:rsid w:val="00C74844"/>
    <w:rsid w:val="00C74A99"/>
    <w:rsid w:val="00C76664"/>
    <w:rsid w:val="00C76A64"/>
    <w:rsid w:val="00C76C07"/>
    <w:rsid w:val="00C779FD"/>
    <w:rsid w:val="00C77B18"/>
    <w:rsid w:val="00C80767"/>
    <w:rsid w:val="00C81590"/>
    <w:rsid w:val="00C8235E"/>
    <w:rsid w:val="00C8237B"/>
    <w:rsid w:val="00C82B89"/>
    <w:rsid w:val="00C8449C"/>
    <w:rsid w:val="00C85A43"/>
    <w:rsid w:val="00C85E9D"/>
    <w:rsid w:val="00C8720C"/>
    <w:rsid w:val="00C8794F"/>
    <w:rsid w:val="00C90998"/>
    <w:rsid w:val="00C913DE"/>
    <w:rsid w:val="00C91890"/>
    <w:rsid w:val="00C92545"/>
    <w:rsid w:val="00C930FC"/>
    <w:rsid w:val="00C9317E"/>
    <w:rsid w:val="00C940D9"/>
    <w:rsid w:val="00C94403"/>
    <w:rsid w:val="00C9535F"/>
    <w:rsid w:val="00C95A21"/>
    <w:rsid w:val="00C95E53"/>
    <w:rsid w:val="00C965C3"/>
    <w:rsid w:val="00CA11A8"/>
    <w:rsid w:val="00CA12A1"/>
    <w:rsid w:val="00CA13E4"/>
    <w:rsid w:val="00CA151A"/>
    <w:rsid w:val="00CA1864"/>
    <w:rsid w:val="00CA246B"/>
    <w:rsid w:val="00CA3475"/>
    <w:rsid w:val="00CA34C1"/>
    <w:rsid w:val="00CA351E"/>
    <w:rsid w:val="00CA5829"/>
    <w:rsid w:val="00CA5EF2"/>
    <w:rsid w:val="00CA5F13"/>
    <w:rsid w:val="00CA68C6"/>
    <w:rsid w:val="00CA6D19"/>
    <w:rsid w:val="00CA74E9"/>
    <w:rsid w:val="00CA7F04"/>
    <w:rsid w:val="00CB1833"/>
    <w:rsid w:val="00CB1C03"/>
    <w:rsid w:val="00CB1E64"/>
    <w:rsid w:val="00CB23C2"/>
    <w:rsid w:val="00CB2619"/>
    <w:rsid w:val="00CB4938"/>
    <w:rsid w:val="00CB501A"/>
    <w:rsid w:val="00CB51B9"/>
    <w:rsid w:val="00CB5736"/>
    <w:rsid w:val="00CB5D03"/>
    <w:rsid w:val="00CB6511"/>
    <w:rsid w:val="00CB791D"/>
    <w:rsid w:val="00CB7BF3"/>
    <w:rsid w:val="00CB7D93"/>
    <w:rsid w:val="00CC06C3"/>
    <w:rsid w:val="00CC10E4"/>
    <w:rsid w:val="00CC1A41"/>
    <w:rsid w:val="00CC26F3"/>
    <w:rsid w:val="00CC386C"/>
    <w:rsid w:val="00CC491D"/>
    <w:rsid w:val="00CC4BED"/>
    <w:rsid w:val="00CC5211"/>
    <w:rsid w:val="00CC557E"/>
    <w:rsid w:val="00CC5685"/>
    <w:rsid w:val="00CC60DC"/>
    <w:rsid w:val="00CC7666"/>
    <w:rsid w:val="00CC7E6E"/>
    <w:rsid w:val="00CD063D"/>
    <w:rsid w:val="00CD09C2"/>
    <w:rsid w:val="00CD0AA0"/>
    <w:rsid w:val="00CD0BD9"/>
    <w:rsid w:val="00CD106F"/>
    <w:rsid w:val="00CD1559"/>
    <w:rsid w:val="00CD1E77"/>
    <w:rsid w:val="00CD205A"/>
    <w:rsid w:val="00CD24C0"/>
    <w:rsid w:val="00CD2EA1"/>
    <w:rsid w:val="00CD3C0F"/>
    <w:rsid w:val="00CD3F15"/>
    <w:rsid w:val="00CD4C81"/>
    <w:rsid w:val="00CD4F53"/>
    <w:rsid w:val="00CD6096"/>
    <w:rsid w:val="00CD611C"/>
    <w:rsid w:val="00CD691C"/>
    <w:rsid w:val="00CD694F"/>
    <w:rsid w:val="00CD6EBB"/>
    <w:rsid w:val="00CD72E5"/>
    <w:rsid w:val="00CD76D4"/>
    <w:rsid w:val="00CD7BB6"/>
    <w:rsid w:val="00CE0165"/>
    <w:rsid w:val="00CE0254"/>
    <w:rsid w:val="00CE1937"/>
    <w:rsid w:val="00CE1BBE"/>
    <w:rsid w:val="00CE1C96"/>
    <w:rsid w:val="00CE2040"/>
    <w:rsid w:val="00CE2B75"/>
    <w:rsid w:val="00CE2CB6"/>
    <w:rsid w:val="00CE35F6"/>
    <w:rsid w:val="00CE3F83"/>
    <w:rsid w:val="00CE45D3"/>
    <w:rsid w:val="00CE492C"/>
    <w:rsid w:val="00CE4E64"/>
    <w:rsid w:val="00CE6054"/>
    <w:rsid w:val="00CF005F"/>
    <w:rsid w:val="00CF076A"/>
    <w:rsid w:val="00CF17DE"/>
    <w:rsid w:val="00CF1C92"/>
    <w:rsid w:val="00CF2C7A"/>
    <w:rsid w:val="00CF3390"/>
    <w:rsid w:val="00CF3F1D"/>
    <w:rsid w:val="00CF3F2E"/>
    <w:rsid w:val="00CF4585"/>
    <w:rsid w:val="00CF6E95"/>
    <w:rsid w:val="00CF71C8"/>
    <w:rsid w:val="00CF75FB"/>
    <w:rsid w:val="00D0006F"/>
    <w:rsid w:val="00D004E1"/>
    <w:rsid w:val="00D02A97"/>
    <w:rsid w:val="00D02D0C"/>
    <w:rsid w:val="00D0349C"/>
    <w:rsid w:val="00D03B80"/>
    <w:rsid w:val="00D03E92"/>
    <w:rsid w:val="00D04040"/>
    <w:rsid w:val="00D0494D"/>
    <w:rsid w:val="00D04973"/>
    <w:rsid w:val="00D05094"/>
    <w:rsid w:val="00D053D8"/>
    <w:rsid w:val="00D0611C"/>
    <w:rsid w:val="00D06153"/>
    <w:rsid w:val="00D0661A"/>
    <w:rsid w:val="00D06E81"/>
    <w:rsid w:val="00D06EB5"/>
    <w:rsid w:val="00D0728A"/>
    <w:rsid w:val="00D10F62"/>
    <w:rsid w:val="00D12841"/>
    <w:rsid w:val="00D130F8"/>
    <w:rsid w:val="00D13222"/>
    <w:rsid w:val="00D1366C"/>
    <w:rsid w:val="00D13C59"/>
    <w:rsid w:val="00D14F37"/>
    <w:rsid w:val="00D15299"/>
    <w:rsid w:val="00D163D3"/>
    <w:rsid w:val="00D16B0D"/>
    <w:rsid w:val="00D211F7"/>
    <w:rsid w:val="00D2148F"/>
    <w:rsid w:val="00D2200F"/>
    <w:rsid w:val="00D22525"/>
    <w:rsid w:val="00D22598"/>
    <w:rsid w:val="00D23027"/>
    <w:rsid w:val="00D23293"/>
    <w:rsid w:val="00D23FB7"/>
    <w:rsid w:val="00D2402F"/>
    <w:rsid w:val="00D27172"/>
    <w:rsid w:val="00D27203"/>
    <w:rsid w:val="00D275A5"/>
    <w:rsid w:val="00D27921"/>
    <w:rsid w:val="00D27B04"/>
    <w:rsid w:val="00D27B0C"/>
    <w:rsid w:val="00D27B7A"/>
    <w:rsid w:val="00D31128"/>
    <w:rsid w:val="00D31B4A"/>
    <w:rsid w:val="00D323A8"/>
    <w:rsid w:val="00D3248A"/>
    <w:rsid w:val="00D327B3"/>
    <w:rsid w:val="00D32BA0"/>
    <w:rsid w:val="00D332E3"/>
    <w:rsid w:val="00D337E4"/>
    <w:rsid w:val="00D34419"/>
    <w:rsid w:val="00D348DD"/>
    <w:rsid w:val="00D35640"/>
    <w:rsid w:val="00D35D6F"/>
    <w:rsid w:val="00D36254"/>
    <w:rsid w:val="00D36988"/>
    <w:rsid w:val="00D36F0E"/>
    <w:rsid w:val="00D37AE8"/>
    <w:rsid w:val="00D37EC0"/>
    <w:rsid w:val="00D40E30"/>
    <w:rsid w:val="00D410CC"/>
    <w:rsid w:val="00D41C60"/>
    <w:rsid w:val="00D42526"/>
    <w:rsid w:val="00D43CD5"/>
    <w:rsid w:val="00D44282"/>
    <w:rsid w:val="00D44CEF"/>
    <w:rsid w:val="00D45286"/>
    <w:rsid w:val="00D45529"/>
    <w:rsid w:val="00D4581C"/>
    <w:rsid w:val="00D45E2E"/>
    <w:rsid w:val="00D46206"/>
    <w:rsid w:val="00D466E5"/>
    <w:rsid w:val="00D470BE"/>
    <w:rsid w:val="00D47114"/>
    <w:rsid w:val="00D475D6"/>
    <w:rsid w:val="00D50AA7"/>
    <w:rsid w:val="00D50E16"/>
    <w:rsid w:val="00D51716"/>
    <w:rsid w:val="00D51A0F"/>
    <w:rsid w:val="00D51AC6"/>
    <w:rsid w:val="00D521E9"/>
    <w:rsid w:val="00D5398C"/>
    <w:rsid w:val="00D53C57"/>
    <w:rsid w:val="00D54385"/>
    <w:rsid w:val="00D545F3"/>
    <w:rsid w:val="00D54910"/>
    <w:rsid w:val="00D56165"/>
    <w:rsid w:val="00D56844"/>
    <w:rsid w:val="00D56958"/>
    <w:rsid w:val="00D56B15"/>
    <w:rsid w:val="00D57802"/>
    <w:rsid w:val="00D6088A"/>
    <w:rsid w:val="00D6089C"/>
    <w:rsid w:val="00D62F4E"/>
    <w:rsid w:val="00D62FB1"/>
    <w:rsid w:val="00D6474B"/>
    <w:rsid w:val="00D64957"/>
    <w:rsid w:val="00D64C1A"/>
    <w:rsid w:val="00D6535D"/>
    <w:rsid w:val="00D658F0"/>
    <w:rsid w:val="00D662ED"/>
    <w:rsid w:val="00D663B9"/>
    <w:rsid w:val="00D675FE"/>
    <w:rsid w:val="00D67746"/>
    <w:rsid w:val="00D67AF1"/>
    <w:rsid w:val="00D70014"/>
    <w:rsid w:val="00D70041"/>
    <w:rsid w:val="00D706C2"/>
    <w:rsid w:val="00D7098A"/>
    <w:rsid w:val="00D70A2D"/>
    <w:rsid w:val="00D71B37"/>
    <w:rsid w:val="00D7201B"/>
    <w:rsid w:val="00D73803"/>
    <w:rsid w:val="00D74DD1"/>
    <w:rsid w:val="00D75114"/>
    <w:rsid w:val="00D7527A"/>
    <w:rsid w:val="00D76388"/>
    <w:rsid w:val="00D768FC"/>
    <w:rsid w:val="00D77B9A"/>
    <w:rsid w:val="00D81246"/>
    <w:rsid w:val="00D8182C"/>
    <w:rsid w:val="00D831C5"/>
    <w:rsid w:val="00D83424"/>
    <w:rsid w:val="00D83619"/>
    <w:rsid w:val="00D83FDF"/>
    <w:rsid w:val="00D84ACA"/>
    <w:rsid w:val="00D855FA"/>
    <w:rsid w:val="00D85672"/>
    <w:rsid w:val="00D86CB6"/>
    <w:rsid w:val="00D86DB0"/>
    <w:rsid w:val="00D870A8"/>
    <w:rsid w:val="00D876AD"/>
    <w:rsid w:val="00D87EE6"/>
    <w:rsid w:val="00D908AC"/>
    <w:rsid w:val="00D90BC6"/>
    <w:rsid w:val="00D923B5"/>
    <w:rsid w:val="00D92ED1"/>
    <w:rsid w:val="00D9320F"/>
    <w:rsid w:val="00D9361D"/>
    <w:rsid w:val="00D93979"/>
    <w:rsid w:val="00D93A3A"/>
    <w:rsid w:val="00D947B1"/>
    <w:rsid w:val="00D94A19"/>
    <w:rsid w:val="00D94FD1"/>
    <w:rsid w:val="00D96FF1"/>
    <w:rsid w:val="00D97490"/>
    <w:rsid w:val="00DA0B05"/>
    <w:rsid w:val="00DA16B6"/>
    <w:rsid w:val="00DA2ED8"/>
    <w:rsid w:val="00DA3062"/>
    <w:rsid w:val="00DA45C1"/>
    <w:rsid w:val="00DA4655"/>
    <w:rsid w:val="00DA4C58"/>
    <w:rsid w:val="00DA51DF"/>
    <w:rsid w:val="00DA72AC"/>
    <w:rsid w:val="00DA764E"/>
    <w:rsid w:val="00DA77D0"/>
    <w:rsid w:val="00DB0200"/>
    <w:rsid w:val="00DB0EDB"/>
    <w:rsid w:val="00DB10F9"/>
    <w:rsid w:val="00DB1182"/>
    <w:rsid w:val="00DB11B1"/>
    <w:rsid w:val="00DB15B4"/>
    <w:rsid w:val="00DB1745"/>
    <w:rsid w:val="00DB1988"/>
    <w:rsid w:val="00DB255B"/>
    <w:rsid w:val="00DB308D"/>
    <w:rsid w:val="00DB34DE"/>
    <w:rsid w:val="00DB3676"/>
    <w:rsid w:val="00DB3AFD"/>
    <w:rsid w:val="00DB3EC0"/>
    <w:rsid w:val="00DB461F"/>
    <w:rsid w:val="00DB5B81"/>
    <w:rsid w:val="00DB63B9"/>
    <w:rsid w:val="00DB7C3D"/>
    <w:rsid w:val="00DB7F11"/>
    <w:rsid w:val="00DC0F07"/>
    <w:rsid w:val="00DC0F10"/>
    <w:rsid w:val="00DC10AF"/>
    <w:rsid w:val="00DC1358"/>
    <w:rsid w:val="00DC179C"/>
    <w:rsid w:val="00DC199F"/>
    <w:rsid w:val="00DC1AFF"/>
    <w:rsid w:val="00DC3538"/>
    <w:rsid w:val="00DC3ECD"/>
    <w:rsid w:val="00DC4948"/>
    <w:rsid w:val="00DC53CD"/>
    <w:rsid w:val="00DC5A6C"/>
    <w:rsid w:val="00DC5CE2"/>
    <w:rsid w:val="00DC6524"/>
    <w:rsid w:val="00DC7526"/>
    <w:rsid w:val="00DD04D8"/>
    <w:rsid w:val="00DD0CF4"/>
    <w:rsid w:val="00DD1B50"/>
    <w:rsid w:val="00DD1F0C"/>
    <w:rsid w:val="00DD1F82"/>
    <w:rsid w:val="00DD2682"/>
    <w:rsid w:val="00DD2B91"/>
    <w:rsid w:val="00DD4FBD"/>
    <w:rsid w:val="00DD6AAF"/>
    <w:rsid w:val="00DD782B"/>
    <w:rsid w:val="00DE09CB"/>
    <w:rsid w:val="00DE13F1"/>
    <w:rsid w:val="00DE362C"/>
    <w:rsid w:val="00DE3CDE"/>
    <w:rsid w:val="00DE41E3"/>
    <w:rsid w:val="00DE4A60"/>
    <w:rsid w:val="00DE4B51"/>
    <w:rsid w:val="00DE4EDD"/>
    <w:rsid w:val="00DE51AB"/>
    <w:rsid w:val="00DE51ED"/>
    <w:rsid w:val="00DE6680"/>
    <w:rsid w:val="00DE6D18"/>
    <w:rsid w:val="00DE74C8"/>
    <w:rsid w:val="00DE7C41"/>
    <w:rsid w:val="00DF06A2"/>
    <w:rsid w:val="00DF0858"/>
    <w:rsid w:val="00DF1BD7"/>
    <w:rsid w:val="00DF2B53"/>
    <w:rsid w:val="00DF2DF4"/>
    <w:rsid w:val="00DF37F2"/>
    <w:rsid w:val="00DF46C0"/>
    <w:rsid w:val="00DF4B01"/>
    <w:rsid w:val="00DF4D97"/>
    <w:rsid w:val="00DF633C"/>
    <w:rsid w:val="00DF6971"/>
    <w:rsid w:val="00E00A42"/>
    <w:rsid w:val="00E01180"/>
    <w:rsid w:val="00E02DB6"/>
    <w:rsid w:val="00E03258"/>
    <w:rsid w:val="00E0472F"/>
    <w:rsid w:val="00E061AC"/>
    <w:rsid w:val="00E061BD"/>
    <w:rsid w:val="00E069C3"/>
    <w:rsid w:val="00E07371"/>
    <w:rsid w:val="00E073BC"/>
    <w:rsid w:val="00E10510"/>
    <w:rsid w:val="00E1188B"/>
    <w:rsid w:val="00E1227A"/>
    <w:rsid w:val="00E122E8"/>
    <w:rsid w:val="00E12E8D"/>
    <w:rsid w:val="00E13080"/>
    <w:rsid w:val="00E134B1"/>
    <w:rsid w:val="00E14242"/>
    <w:rsid w:val="00E145D9"/>
    <w:rsid w:val="00E154C7"/>
    <w:rsid w:val="00E15D45"/>
    <w:rsid w:val="00E1628D"/>
    <w:rsid w:val="00E16B54"/>
    <w:rsid w:val="00E17F8F"/>
    <w:rsid w:val="00E2022E"/>
    <w:rsid w:val="00E22F05"/>
    <w:rsid w:val="00E248C6"/>
    <w:rsid w:val="00E24C4E"/>
    <w:rsid w:val="00E2590C"/>
    <w:rsid w:val="00E2652B"/>
    <w:rsid w:val="00E26E2B"/>
    <w:rsid w:val="00E27EEA"/>
    <w:rsid w:val="00E301A9"/>
    <w:rsid w:val="00E3036A"/>
    <w:rsid w:val="00E306DA"/>
    <w:rsid w:val="00E30FBA"/>
    <w:rsid w:val="00E321EB"/>
    <w:rsid w:val="00E36070"/>
    <w:rsid w:val="00E373D1"/>
    <w:rsid w:val="00E378A4"/>
    <w:rsid w:val="00E37E66"/>
    <w:rsid w:val="00E401DE"/>
    <w:rsid w:val="00E41F49"/>
    <w:rsid w:val="00E44DBC"/>
    <w:rsid w:val="00E4527B"/>
    <w:rsid w:val="00E462EF"/>
    <w:rsid w:val="00E50080"/>
    <w:rsid w:val="00E500A9"/>
    <w:rsid w:val="00E5031B"/>
    <w:rsid w:val="00E516FA"/>
    <w:rsid w:val="00E519F3"/>
    <w:rsid w:val="00E5283B"/>
    <w:rsid w:val="00E539FA"/>
    <w:rsid w:val="00E53A1B"/>
    <w:rsid w:val="00E549C1"/>
    <w:rsid w:val="00E54A43"/>
    <w:rsid w:val="00E55B4C"/>
    <w:rsid w:val="00E56522"/>
    <w:rsid w:val="00E57A40"/>
    <w:rsid w:val="00E6078B"/>
    <w:rsid w:val="00E6128C"/>
    <w:rsid w:val="00E618A3"/>
    <w:rsid w:val="00E6233E"/>
    <w:rsid w:val="00E62D7E"/>
    <w:rsid w:val="00E63070"/>
    <w:rsid w:val="00E630CB"/>
    <w:rsid w:val="00E63280"/>
    <w:rsid w:val="00E6337A"/>
    <w:rsid w:val="00E63BB1"/>
    <w:rsid w:val="00E64BDB"/>
    <w:rsid w:val="00E65ECF"/>
    <w:rsid w:val="00E667DA"/>
    <w:rsid w:val="00E7038C"/>
    <w:rsid w:val="00E70658"/>
    <w:rsid w:val="00E715CA"/>
    <w:rsid w:val="00E736C5"/>
    <w:rsid w:val="00E73D19"/>
    <w:rsid w:val="00E74120"/>
    <w:rsid w:val="00E74645"/>
    <w:rsid w:val="00E7468D"/>
    <w:rsid w:val="00E753B6"/>
    <w:rsid w:val="00E7633B"/>
    <w:rsid w:val="00E773E8"/>
    <w:rsid w:val="00E77A8E"/>
    <w:rsid w:val="00E80534"/>
    <w:rsid w:val="00E80733"/>
    <w:rsid w:val="00E80C9D"/>
    <w:rsid w:val="00E810B6"/>
    <w:rsid w:val="00E827EB"/>
    <w:rsid w:val="00E8376E"/>
    <w:rsid w:val="00E83B7B"/>
    <w:rsid w:val="00E83E94"/>
    <w:rsid w:val="00E85F03"/>
    <w:rsid w:val="00E87797"/>
    <w:rsid w:val="00E8780F"/>
    <w:rsid w:val="00E8799D"/>
    <w:rsid w:val="00E92BF4"/>
    <w:rsid w:val="00E94242"/>
    <w:rsid w:val="00E94452"/>
    <w:rsid w:val="00E94670"/>
    <w:rsid w:val="00E94B91"/>
    <w:rsid w:val="00E964A0"/>
    <w:rsid w:val="00E9658B"/>
    <w:rsid w:val="00E96D19"/>
    <w:rsid w:val="00E979BE"/>
    <w:rsid w:val="00E97DB9"/>
    <w:rsid w:val="00EA0A52"/>
    <w:rsid w:val="00EA0E86"/>
    <w:rsid w:val="00EA0F7B"/>
    <w:rsid w:val="00EA1BF8"/>
    <w:rsid w:val="00EA2C5B"/>
    <w:rsid w:val="00EA2FCB"/>
    <w:rsid w:val="00EA36EE"/>
    <w:rsid w:val="00EA40B2"/>
    <w:rsid w:val="00EA435C"/>
    <w:rsid w:val="00EA45ED"/>
    <w:rsid w:val="00EA4C01"/>
    <w:rsid w:val="00EA577F"/>
    <w:rsid w:val="00EA61F6"/>
    <w:rsid w:val="00EA6CFB"/>
    <w:rsid w:val="00EB134C"/>
    <w:rsid w:val="00EB286A"/>
    <w:rsid w:val="00EB58BA"/>
    <w:rsid w:val="00EB5CF0"/>
    <w:rsid w:val="00EB5D50"/>
    <w:rsid w:val="00EB5E3A"/>
    <w:rsid w:val="00EB688F"/>
    <w:rsid w:val="00EC05BA"/>
    <w:rsid w:val="00EC1297"/>
    <w:rsid w:val="00EC16B3"/>
    <w:rsid w:val="00EC2BF4"/>
    <w:rsid w:val="00EC2D4F"/>
    <w:rsid w:val="00EC36D4"/>
    <w:rsid w:val="00EC3FFA"/>
    <w:rsid w:val="00EC401B"/>
    <w:rsid w:val="00EC411B"/>
    <w:rsid w:val="00EC41BD"/>
    <w:rsid w:val="00EC56A7"/>
    <w:rsid w:val="00EC5E13"/>
    <w:rsid w:val="00EC7162"/>
    <w:rsid w:val="00EC74F0"/>
    <w:rsid w:val="00EC7519"/>
    <w:rsid w:val="00EC7ADD"/>
    <w:rsid w:val="00ED01A6"/>
    <w:rsid w:val="00ED0769"/>
    <w:rsid w:val="00ED0D0F"/>
    <w:rsid w:val="00ED13F9"/>
    <w:rsid w:val="00ED17A8"/>
    <w:rsid w:val="00ED2316"/>
    <w:rsid w:val="00ED28B0"/>
    <w:rsid w:val="00ED35E2"/>
    <w:rsid w:val="00ED39DF"/>
    <w:rsid w:val="00ED3E92"/>
    <w:rsid w:val="00ED4637"/>
    <w:rsid w:val="00ED7CFE"/>
    <w:rsid w:val="00EE0C8D"/>
    <w:rsid w:val="00EE1C21"/>
    <w:rsid w:val="00EE1CE6"/>
    <w:rsid w:val="00EE2880"/>
    <w:rsid w:val="00EE37A4"/>
    <w:rsid w:val="00EE5007"/>
    <w:rsid w:val="00EE52DE"/>
    <w:rsid w:val="00EE55B8"/>
    <w:rsid w:val="00EE5612"/>
    <w:rsid w:val="00EE5FE5"/>
    <w:rsid w:val="00EE647C"/>
    <w:rsid w:val="00EE688A"/>
    <w:rsid w:val="00EE6DB4"/>
    <w:rsid w:val="00EE7C90"/>
    <w:rsid w:val="00EF0229"/>
    <w:rsid w:val="00EF059D"/>
    <w:rsid w:val="00EF0D08"/>
    <w:rsid w:val="00EF29DB"/>
    <w:rsid w:val="00EF2BA2"/>
    <w:rsid w:val="00EF32F8"/>
    <w:rsid w:val="00EF5CCC"/>
    <w:rsid w:val="00EF5CD4"/>
    <w:rsid w:val="00EF71C7"/>
    <w:rsid w:val="00EF7A34"/>
    <w:rsid w:val="00EF7CD0"/>
    <w:rsid w:val="00F00689"/>
    <w:rsid w:val="00F00B98"/>
    <w:rsid w:val="00F021C8"/>
    <w:rsid w:val="00F0278E"/>
    <w:rsid w:val="00F02F9A"/>
    <w:rsid w:val="00F0409E"/>
    <w:rsid w:val="00F04CEF"/>
    <w:rsid w:val="00F04FCB"/>
    <w:rsid w:val="00F053A5"/>
    <w:rsid w:val="00F06B6F"/>
    <w:rsid w:val="00F1005E"/>
    <w:rsid w:val="00F116DF"/>
    <w:rsid w:val="00F1197B"/>
    <w:rsid w:val="00F11F1D"/>
    <w:rsid w:val="00F12436"/>
    <w:rsid w:val="00F12A14"/>
    <w:rsid w:val="00F12A3A"/>
    <w:rsid w:val="00F131EC"/>
    <w:rsid w:val="00F1340B"/>
    <w:rsid w:val="00F13767"/>
    <w:rsid w:val="00F15D71"/>
    <w:rsid w:val="00F1626B"/>
    <w:rsid w:val="00F16606"/>
    <w:rsid w:val="00F16910"/>
    <w:rsid w:val="00F16FCA"/>
    <w:rsid w:val="00F17986"/>
    <w:rsid w:val="00F2056B"/>
    <w:rsid w:val="00F20D69"/>
    <w:rsid w:val="00F21142"/>
    <w:rsid w:val="00F21D1E"/>
    <w:rsid w:val="00F2385C"/>
    <w:rsid w:val="00F23C6F"/>
    <w:rsid w:val="00F251C8"/>
    <w:rsid w:val="00F25EAF"/>
    <w:rsid w:val="00F309BB"/>
    <w:rsid w:val="00F30F93"/>
    <w:rsid w:val="00F314F4"/>
    <w:rsid w:val="00F325E7"/>
    <w:rsid w:val="00F32D60"/>
    <w:rsid w:val="00F33128"/>
    <w:rsid w:val="00F3313E"/>
    <w:rsid w:val="00F33698"/>
    <w:rsid w:val="00F337F7"/>
    <w:rsid w:val="00F348FB"/>
    <w:rsid w:val="00F34BC0"/>
    <w:rsid w:val="00F358A4"/>
    <w:rsid w:val="00F35B47"/>
    <w:rsid w:val="00F36C20"/>
    <w:rsid w:val="00F36E52"/>
    <w:rsid w:val="00F36ED6"/>
    <w:rsid w:val="00F36FB3"/>
    <w:rsid w:val="00F3796A"/>
    <w:rsid w:val="00F4015C"/>
    <w:rsid w:val="00F4019E"/>
    <w:rsid w:val="00F40C4C"/>
    <w:rsid w:val="00F414A4"/>
    <w:rsid w:val="00F42F24"/>
    <w:rsid w:val="00F43091"/>
    <w:rsid w:val="00F441C3"/>
    <w:rsid w:val="00F44B33"/>
    <w:rsid w:val="00F44F8B"/>
    <w:rsid w:val="00F45063"/>
    <w:rsid w:val="00F450CC"/>
    <w:rsid w:val="00F45A52"/>
    <w:rsid w:val="00F45FC8"/>
    <w:rsid w:val="00F463CE"/>
    <w:rsid w:val="00F46DEF"/>
    <w:rsid w:val="00F46F45"/>
    <w:rsid w:val="00F4714D"/>
    <w:rsid w:val="00F47AE3"/>
    <w:rsid w:val="00F50221"/>
    <w:rsid w:val="00F515A2"/>
    <w:rsid w:val="00F51C56"/>
    <w:rsid w:val="00F51C75"/>
    <w:rsid w:val="00F53005"/>
    <w:rsid w:val="00F53679"/>
    <w:rsid w:val="00F53816"/>
    <w:rsid w:val="00F54163"/>
    <w:rsid w:val="00F54624"/>
    <w:rsid w:val="00F54A01"/>
    <w:rsid w:val="00F555FE"/>
    <w:rsid w:val="00F55FD4"/>
    <w:rsid w:val="00F56336"/>
    <w:rsid w:val="00F6113B"/>
    <w:rsid w:val="00F61178"/>
    <w:rsid w:val="00F6156F"/>
    <w:rsid w:val="00F621D7"/>
    <w:rsid w:val="00F6271F"/>
    <w:rsid w:val="00F6329B"/>
    <w:rsid w:val="00F63597"/>
    <w:rsid w:val="00F63D3D"/>
    <w:rsid w:val="00F6428D"/>
    <w:rsid w:val="00F644C4"/>
    <w:rsid w:val="00F645D4"/>
    <w:rsid w:val="00F64ACC"/>
    <w:rsid w:val="00F65D25"/>
    <w:rsid w:val="00F66401"/>
    <w:rsid w:val="00F66CD4"/>
    <w:rsid w:val="00F7090C"/>
    <w:rsid w:val="00F7182E"/>
    <w:rsid w:val="00F71BEF"/>
    <w:rsid w:val="00F71EE7"/>
    <w:rsid w:val="00F726E4"/>
    <w:rsid w:val="00F73868"/>
    <w:rsid w:val="00F73E98"/>
    <w:rsid w:val="00F73F01"/>
    <w:rsid w:val="00F741E3"/>
    <w:rsid w:val="00F74F48"/>
    <w:rsid w:val="00F75C65"/>
    <w:rsid w:val="00F762DE"/>
    <w:rsid w:val="00F7643F"/>
    <w:rsid w:val="00F768D3"/>
    <w:rsid w:val="00F77190"/>
    <w:rsid w:val="00F7784C"/>
    <w:rsid w:val="00F77851"/>
    <w:rsid w:val="00F77E0A"/>
    <w:rsid w:val="00F8033E"/>
    <w:rsid w:val="00F8108E"/>
    <w:rsid w:val="00F811E8"/>
    <w:rsid w:val="00F819AD"/>
    <w:rsid w:val="00F8224B"/>
    <w:rsid w:val="00F82772"/>
    <w:rsid w:val="00F82D7A"/>
    <w:rsid w:val="00F8312C"/>
    <w:rsid w:val="00F83192"/>
    <w:rsid w:val="00F83A63"/>
    <w:rsid w:val="00F83FB3"/>
    <w:rsid w:val="00F85BAD"/>
    <w:rsid w:val="00F86204"/>
    <w:rsid w:val="00F866A6"/>
    <w:rsid w:val="00F87385"/>
    <w:rsid w:val="00F87925"/>
    <w:rsid w:val="00F879EB"/>
    <w:rsid w:val="00F87BA7"/>
    <w:rsid w:val="00F87C19"/>
    <w:rsid w:val="00F87E3D"/>
    <w:rsid w:val="00F87F3D"/>
    <w:rsid w:val="00F90687"/>
    <w:rsid w:val="00F9217C"/>
    <w:rsid w:val="00F93121"/>
    <w:rsid w:val="00F93B7B"/>
    <w:rsid w:val="00F93EBC"/>
    <w:rsid w:val="00F95507"/>
    <w:rsid w:val="00F95A04"/>
    <w:rsid w:val="00F9640A"/>
    <w:rsid w:val="00F96720"/>
    <w:rsid w:val="00F97219"/>
    <w:rsid w:val="00F9722E"/>
    <w:rsid w:val="00FA0AAE"/>
    <w:rsid w:val="00FA0C0C"/>
    <w:rsid w:val="00FA166A"/>
    <w:rsid w:val="00FA2361"/>
    <w:rsid w:val="00FA2C0C"/>
    <w:rsid w:val="00FA3065"/>
    <w:rsid w:val="00FA37C7"/>
    <w:rsid w:val="00FA4701"/>
    <w:rsid w:val="00FA5034"/>
    <w:rsid w:val="00FA5324"/>
    <w:rsid w:val="00FA5412"/>
    <w:rsid w:val="00FA67E3"/>
    <w:rsid w:val="00FA710E"/>
    <w:rsid w:val="00FA77B5"/>
    <w:rsid w:val="00FB0115"/>
    <w:rsid w:val="00FB0D0E"/>
    <w:rsid w:val="00FB21AE"/>
    <w:rsid w:val="00FB241E"/>
    <w:rsid w:val="00FB61B3"/>
    <w:rsid w:val="00FB6833"/>
    <w:rsid w:val="00FB78B1"/>
    <w:rsid w:val="00FB7B63"/>
    <w:rsid w:val="00FC000B"/>
    <w:rsid w:val="00FC086A"/>
    <w:rsid w:val="00FC0C27"/>
    <w:rsid w:val="00FC0DD8"/>
    <w:rsid w:val="00FC145C"/>
    <w:rsid w:val="00FC14D7"/>
    <w:rsid w:val="00FC160F"/>
    <w:rsid w:val="00FC1E02"/>
    <w:rsid w:val="00FC36C8"/>
    <w:rsid w:val="00FC37C7"/>
    <w:rsid w:val="00FC37CE"/>
    <w:rsid w:val="00FC4419"/>
    <w:rsid w:val="00FC5CDD"/>
    <w:rsid w:val="00FC6361"/>
    <w:rsid w:val="00FC724C"/>
    <w:rsid w:val="00FC73CB"/>
    <w:rsid w:val="00FC75FD"/>
    <w:rsid w:val="00FC7696"/>
    <w:rsid w:val="00FC78CB"/>
    <w:rsid w:val="00FC79BE"/>
    <w:rsid w:val="00FC79E3"/>
    <w:rsid w:val="00FC7CED"/>
    <w:rsid w:val="00FD0DAA"/>
    <w:rsid w:val="00FD1546"/>
    <w:rsid w:val="00FD1E77"/>
    <w:rsid w:val="00FD286B"/>
    <w:rsid w:val="00FD34F0"/>
    <w:rsid w:val="00FD34FF"/>
    <w:rsid w:val="00FD3EDF"/>
    <w:rsid w:val="00FD414C"/>
    <w:rsid w:val="00FD4F20"/>
    <w:rsid w:val="00FD5125"/>
    <w:rsid w:val="00FD51AE"/>
    <w:rsid w:val="00FD6BF3"/>
    <w:rsid w:val="00FD7395"/>
    <w:rsid w:val="00FD7B39"/>
    <w:rsid w:val="00FE03ED"/>
    <w:rsid w:val="00FE0DB8"/>
    <w:rsid w:val="00FE0E21"/>
    <w:rsid w:val="00FE1B88"/>
    <w:rsid w:val="00FE1BB1"/>
    <w:rsid w:val="00FE1C56"/>
    <w:rsid w:val="00FE2644"/>
    <w:rsid w:val="00FE2C1B"/>
    <w:rsid w:val="00FE36A7"/>
    <w:rsid w:val="00FE3B37"/>
    <w:rsid w:val="00FE3CE7"/>
    <w:rsid w:val="00FE4514"/>
    <w:rsid w:val="00FE5695"/>
    <w:rsid w:val="00FE6251"/>
    <w:rsid w:val="00FE6D2E"/>
    <w:rsid w:val="00FE6D61"/>
    <w:rsid w:val="00FF0109"/>
    <w:rsid w:val="00FF02D3"/>
    <w:rsid w:val="00FF0416"/>
    <w:rsid w:val="00FF0886"/>
    <w:rsid w:val="00FF159E"/>
    <w:rsid w:val="00FF193E"/>
    <w:rsid w:val="00FF2F06"/>
    <w:rsid w:val="00FF4121"/>
    <w:rsid w:val="00FF468E"/>
    <w:rsid w:val="00FF4E5E"/>
    <w:rsid w:val="00FF65FC"/>
    <w:rsid w:val="00FF6765"/>
    <w:rsid w:val="00FF7176"/>
    <w:rsid w:val="00FF768F"/>
    <w:rsid w:val="086D30A3"/>
    <w:rsid w:val="348CC822"/>
    <w:rsid w:val="3DBC9CF0"/>
    <w:rsid w:val="58061BD8"/>
    <w:rsid w:val="78FBC9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8594c5"/>
    </o:shapedefaults>
    <o:shapelayout v:ext="edit">
      <o:idmap v:ext="edit" data="1"/>
    </o:shapelayout>
  </w:shapeDefaults>
  <w:decimalSymbol w:val=","/>
  <w:listSeparator w:val=";"/>
  <w14:docId w14:val="4CB927DF"/>
  <w15:docId w15:val="{9B31C7FB-4E86-469E-846E-2F60DCC90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316E2"/>
    <w:pPr>
      <w:spacing w:before="120" w:after="120" w:line="276" w:lineRule="auto"/>
      <w:jc w:val="both"/>
    </w:pPr>
    <w:rPr>
      <w:sz w:val="22"/>
      <w:szCs w:val="24"/>
    </w:rPr>
  </w:style>
  <w:style w:type="paragraph" w:styleId="Nagwek1">
    <w:name w:val="heading 1"/>
    <w:basedOn w:val="Normalny"/>
    <w:next w:val="Normalny"/>
    <w:link w:val="Nagwek1Znak"/>
    <w:qFormat/>
    <w:rsid w:val="00E549C1"/>
    <w:pPr>
      <w:keepNext/>
      <w:numPr>
        <w:numId w:val="15"/>
      </w:numPr>
      <w:spacing w:before="360" w:after="240"/>
      <w:outlineLvl w:val="0"/>
    </w:pPr>
    <w:rPr>
      <w:b/>
      <w:bCs/>
      <w:color w:val="00539B"/>
      <w:kern w:val="32"/>
      <w:sz w:val="28"/>
      <w:szCs w:val="32"/>
    </w:rPr>
  </w:style>
  <w:style w:type="paragraph" w:styleId="Nagwek2">
    <w:name w:val="heading 2"/>
    <w:basedOn w:val="Normalny"/>
    <w:next w:val="Tekstpodstawowy"/>
    <w:link w:val="Nagwek2Znak"/>
    <w:qFormat/>
    <w:rsid w:val="003D4A4A"/>
    <w:pPr>
      <w:keepNext/>
      <w:numPr>
        <w:ilvl w:val="1"/>
        <w:numId w:val="15"/>
      </w:numPr>
      <w:spacing w:before="240" w:after="60"/>
      <w:ind w:left="578" w:hanging="578"/>
      <w:outlineLvl w:val="1"/>
    </w:pPr>
    <w:rPr>
      <w:rFonts w:cs="Arial"/>
      <w:b/>
      <w:bCs/>
      <w:iCs/>
      <w:color w:val="00539B"/>
      <w:szCs w:val="28"/>
    </w:rPr>
  </w:style>
  <w:style w:type="paragraph" w:styleId="Nagwek3">
    <w:name w:val="heading 3"/>
    <w:basedOn w:val="Normalny"/>
    <w:next w:val="Tekstpodstawowy"/>
    <w:qFormat/>
    <w:rsid w:val="00964DC7"/>
    <w:pPr>
      <w:keepNext/>
      <w:numPr>
        <w:ilvl w:val="2"/>
        <w:numId w:val="15"/>
      </w:numPr>
      <w:spacing w:before="240" w:after="60"/>
      <w:outlineLvl w:val="2"/>
    </w:pPr>
    <w:rPr>
      <w:rFonts w:cs="Arial"/>
      <w:b/>
      <w:bCs/>
      <w:color w:val="00539B"/>
      <w:szCs w:val="26"/>
    </w:rPr>
  </w:style>
  <w:style w:type="paragraph" w:styleId="Nagwek4">
    <w:name w:val="heading 4"/>
    <w:basedOn w:val="Normalny"/>
    <w:next w:val="Normalny"/>
    <w:link w:val="Nagwek4Znak"/>
    <w:unhideWhenUsed/>
    <w:qFormat/>
    <w:rsid w:val="00B25E12"/>
    <w:pPr>
      <w:keepNext/>
      <w:keepLines/>
      <w:numPr>
        <w:ilvl w:val="3"/>
        <w:numId w:val="15"/>
      </w:numPr>
      <w:spacing w:before="200"/>
      <w:ind w:left="862" w:hanging="862"/>
      <w:outlineLvl w:val="3"/>
    </w:pPr>
    <w:rPr>
      <w:rFonts w:eastAsiaTheme="majorEastAsia" w:cstheme="majorBidi"/>
      <w:b/>
      <w:bCs/>
      <w:i/>
      <w:iCs/>
      <w:color w:val="00539B"/>
      <w:sz w:val="20"/>
    </w:rPr>
  </w:style>
  <w:style w:type="paragraph" w:styleId="Nagwek5">
    <w:name w:val="heading 5"/>
    <w:basedOn w:val="Normalny"/>
    <w:next w:val="Normalny"/>
    <w:link w:val="Nagwek5Znak"/>
    <w:unhideWhenUsed/>
    <w:qFormat/>
    <w:rsid w:val="00EA45ED"/>
    <w:pPr>
      <w:keepNext/>
      <w:keepLines/>
      <w:numPr>
        <w:ilvl w:val="4"/>
        <w:numId w:val="15"/>
      </w:numPr>
      <w:spacing w:before="200"/>
      <w:outlineLvl w:val="4"/>
    </w:pPr>
    <w:rPr>
      <w:rFonts w:eastAsiaTheme="majorEastAsia" w:cstheme="majorBidi"/>
      <w:color w:val="00539B"/>
    </w:rPr>
  </w:style>
  <w:style w:type="paragraph" w:styleId="Nagwek6">
    <w:name w:val="heading 6"/>
    <w:basedOn w:val="Normalny"/>
    <w:next w:val="Normalny"/>
    <w:link w:val="Nagwek6Znak"/>
    <w:semiHidden/>
    <w:unhideWhenUsed/>
    <w:qFormat/>
    <w:rsid w:val="00D42526"/>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semiHidden/>
    <w:unhideWhenUsed/>
    <w:qFormat/>
    <w:rsid w:val="00D42526"/>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semiHidden/>
    <w:unhideWhenUsed/>
    <w:qFormat/>
    <w:rsid w:val="00D42526"/>
    <w:pPr>
      <w:keepNext/>
      <w:keepLines/>
      <w:numPr>
        <w:ilvl w:val="7"/>
        <w:numId w:val="15"/>
      </w:numPr>
      <w:spacing w:before="20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semiHidden/>
    <w:unhideWhenUsed/>
    <w:qFormat/>
    <w:rsid w:val="00D42526"/>
    <w:pPr>
      <w:keepNext/>
      <w:keepLines/>
      <w:numPr>
        <w:ilvl w:val="8"/>
        <w:numId w:val="15"/>
      </w:numPr>
      <w:spacing w:before="20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yle1">
    <w:name w:val="Style1"/>
    <w:basedOn w:val="Normalny"/>
    <w:rsid w:val="00A579C8"/>
  </w:style>
  <w:style w:type="paragraph" w:styleId="Tekstpodstawowy">
    <w:name w:val="Body Text"/>
    <w:basedOn w:val="Normalny"/>
    <w:link w:val="TekstpodstawowyZnak"/>
    <w:rsid w:val="00D13C59"/>
  </w:style>
  <w:style w:type="character" w:styleId="Hipercze">
    <w:name w:val="Hyperlink"/>
    <w:uiPriority w:val="99"/>
    <w:rsid w:val="00AF6E5F"/>
    <w:rPr>
      <w:rFonts w:ascii="Arial" w:hAnsi="Arial"/>
      <w:color w:val="1A3F7C"/>
      <w:sz w:val="22"/>
      <w:u w:val="none"/>
    </w:rPr>
  </w:style>
  <w:style w:type="paragraph" w:styleId="Listanumerowana">
    <w:name w:val="List Number"/>
    <w:aliases w:val="List Number Justified"/>
    <w:basedOn w:val="Normalny"/>
    <w:rsid w:val="00A579C8"/>
    <w:pPr>
      <w:numPr>
        <w:numId w:val="3"/>
      </w:numPr>
    </w:pPr>
  </w:style>
  <w:style w:type="paragraph" w:styleId="Listapunktowana2">
    <w:name w:val="List Bullet 2"/>
    <w:basedOn w:val="Normalny"/>
    <w:link w:val="Listapunktowana2Znak"/>
    <w:rsid w:val="00EB58BA"/>
    <w:pPr>
      <w:numPr>
        <w:numId w:val="9"/>
      </w:numPr>
      <w:spacing w:before="60" w:after="60"/>
      <w:jc w:val="left"/>
    </w:pPr>
  </w:style>
  <w:style w:type="paragraph" w:styleId="Listanumerowana2">
    <w:name w:val="List Number 2"/>
    <w:basedOn w:val="Normalny"/>
    <w:rsid w:val="00A579C8"/>
    <w:pPr>
      <w:numPr>
        <w:numId w:val="4"/>
      </w:numPr>
      <w:spacing w:before="80" w:after="80"/>
    </w:pPr>
  </w:style>
  <w:style w:type="paragraph" w:styleId="Listanumerowana4">
    <w:name w:val="List Number 4"/>
    <w:basedOn w:val="Normalny"/>
    <w:rsid w:val="00A579C8"/>
    <w:pPr>
      <w:numPr>
        <w:numId w:val="5"/>
      </w:numPr>
    </w:pPr>
  </w:style>
  <w:style w:type="paragraph" w:styleId="Listanumerowana3">
    <w:name w:val="List Number 3"/>
    <w:basedOn w:val="Listanumerowana2"/>
    <w:qFormat/>
    <w:rsid w:val="00EF059D"/>
  </w:style>
  <w:style w:type="character" w:customStyle="1" w:styleId="NagwekZnak">
    <w:name w:val="Nagłówek Znak"/>
    <w:link w:val="Nagwek"/>
    <w:uiPriority w:val="99"/>
    <w:rsid w:val="00D13C59"/>
    <w:rPr>
      <w:rFonts w:ascii="Verdana" w:hAnsi="Verdana"/>
      <w:i/>
      <w:color w:val="000000"/>
      <w:sz w:val="16"/>
      <w:szCs w:val="24"/>
      <w:lang w:val="en-GB" w:eastAsia="en-GB" w:bidi="ar-SA"/>
    </w:rPr>
  </w:style>
  <w:style w:type="paragraph" w:styleId="Wcicienormalne">
    <w:name w:val="Normal Indent"/>
    <w:basedOn w:val="Normalny"/>
    <w:rsid w:val="00A579C8"/>
    <w:pPr>
      <w:ind w:left="720"/>
    </w:pPr>
  </w:style>
  <w:style w:type="paragraph" w:customStyle="1" w:styleId="StyleListNumberListNumberJustifiedCustomColorRGB266312">
    <w:name w:val="Style List NumberList Number Justified + Custom Color(RGB(266312..."/>
    <w:basedOn w:val="Listanumerowana"/>
    <w:rsid w:val="00B41BBD"/>
    <w:pPr>
      <w:ind w:left="0" w:firstLine="0"/>
    </w:pPr>
    <w:rPr>
      <w:szCs w:val="20"/>
    </w:rPr>
  </w:style>
  <w:style w:type="paragraph" w:styleId="Stopka">
    <w:name w:val="footer"/>
    <w:basedOn w:val="Tekstprzypisudolnego"/>
    <w:link w:val="StopkaZnak"/>
    <w:rsid w:val="00FA5324"/>
    <w:pPr>
      <w:tabs>
        <w:tab w:val="center" w:pos="4153"/>
        <w:tab w:val="right" w:pos="8306"/>
      </w:tabs>
    </w:pPr>
    <w:rPr>
      <w:i/>
      <w:color w:val="808080"/>
    </w:rPr>
  </w:style>
  <w:style w:type="paragraph" w:styleId="Nagwek">
    <w:name w:val="header"/>
    <w:basedOn w:val="Normalny"/>
    <w:link w:val="NagwekZnak"/>
    <w:uiPriority w:val="99"/>
    <w:rsid w:val="00D13C59"/>
    <w:pPr>
      <w:tabs>
        <w:tab w:val="center" w:pos="4153"/>
        <w:tab w:val="right" w:pos="8306"/>
      </w:tabs>
    </w:pPr>
    <w:rPr>
      <w:i/>
      <w:color w:val="000000"/>
      <w:sz w:val="16"/>
    </w:rPr>
  </w:style>
  <w:style w:type="paragraph" w:styleId="Data">
    <w:name w:val="Date"/>
    <w:basedOn w:val="Normalny"/>
    <w:next w:val="Normalny"/>
    <w:rsid w:val="00D13C59"/>
    <w:rPr>
      <w:color w:val="808080"/>
      <w:sz w:val="16"/>
    </w:rPr>
  </w:style>
  <w:style w:type="paragraph" w:styleId="Listanumerowana5">
    <w:name w:val="List Number 5"/>
    <w:basedOn w:val="Normalny"/>
    <w:rsid w:val="00A579C8"/>
    <w:pPr>
      <w:numPr>
        <w:numId w:val="6"/>
      </w:numPr>
    </w:pPr>
  </w:style>
  <w:style w:type="table" w:styleId="Tabela-Efekty3W1">
    <w:name w:val="Table 3D effects 1"/>
    <w:basedOn w:val="Standardowy"/>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Efekty3W2">
    <w:name w:val="Table 3D effects 2"/>
    <w:basedOn w:val="Standardowy"/>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Klasyczny2">
    <w:name w:val="Table Classic 2"/>
    <w:basedOn w:val="Standardowy"/>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Numerstrony">
    <w:name w:val="page number"/>
    <w:rsid w:val="00D13C59"/>
    <w:rPr>
      <w:rFonts w:ascii="Verdana" w:hAnsi="Verdana"/>
      <w:color w:val="333333"/>
      <w:sz w:val="20"/>
    </w:rPr>
  </w:style>
  <w:style w:type="character" w:customStyle="1" w:styleId="Nagwek2Znak">
    <w:name w:val="Nagłówek 2 Znak"/>
    <w:link w:val="Nagwek2"/>
    <w:rsid w:val="003D4A4A"/>
    <w:rPr>
      <w:rFonts w:cs="Arial"/>
      <w:b/>
      <w:bCs/>
      <w:iCs/>
      <w:color w:val="00539B"/>
      <w:sz w:val="22"/>
      <w:szCs w:val="28"/>
    </w:rPr>
  </w:style>
  <w:style w:type="paragraph" w:customStyle="1" w:styleId="StyleBodyTextAfter0pt">
    <w:name w:val="Style Body Text + After:  0 pt"/>
    <w:basedOn w:val="Tekstpodstawowy"/>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ny"/>
    <w:rsid w:val="00A579C8"/>
    <w:pPr>
      <w:numPr>
        <w:numId w:val="7"/>
      </w:numPr>
      <w:spacing w:after="220"/>
      <w:ind w:left="360"/>
      <w:jc w:val="left"/>
    </w:pPr>
    <w:rPr>
      <w:color w:val="000000"/>
    </w:rPr>
  </w:style>
  <w:style w:type="character" w:customStyle="1" w:styleId="TekstpodstawowyZnak">
    <w:name w:val="Tekst podstawowy Znak"/>
    <w:link w:val="Tekstpodstawowy"/>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ny"/>
    <w:rsid w:val="00E248C6"/>
    <w:pPr>
      <w:numPr>
        <w:numId w:val="2"/>
      </w:numPr>
      <w:spacing w:before="80" w:after="80"/>
      <w:jc w:val="left"/>
    </w:pPr>
    <w:rPr>
      <w:szCs w:val="20"/>
    </w:rPr>
  </w:style>
  <w:style w:type="paragraph" w:styleId="Tekstprzypisudolnego">
    <w:name w:val="footnote text"/>
    <w:aliases w:val="Char1,Footnote Text Char Char Char Char,Footnote Text Char Char,Footnote Text Char Char Char Char Char,Footnote Text Char Char Char Char Char Char Char Char,Footnote Text Char Char Char,Footnote Text Char1,footnot"/>
    <w:basedOn w:val="Normalny"/>
    <w:link w:val="TekstprzypisudolnegoZnak"/>
    <w:uiPriority w:val="99"/>
    <w:rsid w:val="00FA5324"/>
    <w:rPr>
      <w:sz w:val="18"/>
      <w:szCs w:val="20"/>
    </w:rPr>
  </w:style>
  <w:style w:type="paragraph" w:styleId="Spistreci2">
    <w:name w:val="toc 2"/>
    <w:basedOn w:val="Normalny"/>
    <w:next w:val="Normalny"/>
    <w:autoRedefine/>
    <w:uiPriority w:val="39"/>
    <w:qFormat/>
    <w:rsid w:val="00D2200F"/>
    <w:pPr>
      <w:ind w:left="200"/>
    </w:pPr>
  </w:style>
  <w:style w:type="paragraph" w:styleId="Spistreci1">
    <w:name w:val="toc 1"/>
    <w:basedOn w:val="Normalny"/>
    <w:next w:val="Normalny"/>
    <w:autoRedefine/>
    <w:uiPriority w:val="39"/>
    <w:qFormat/>
    <w:rsid w:val="00FD4F20"/>
    <w:pPr>
      <w:tabs>
        <w:tab w:val="right" w:leader="dot" w:pos="8777"/>
      </w:tabs>
    </w:pPr>
  </w:style>
  <w:style w:type="table" w:styleId="Tabela-Profesjonalny">
    <w:name w:val="Table Professional"/>
    <w:basedOn w:val="Standardowy"/>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Bezlisty"/>
    <w:rsid w:val="00B103AE"/>
    <w:pPr>
      <w:numPr>
        <w:numId w:val="8"/>
      </w:numPr>
    </w:pPr>
  </w:style>
  <w:style w:type="paragraph" w:customStyle="1" w:styleId="StyleHeading1VerdanaAuto">
    <w:name w:val="Style Heading 1 + Verdana Auto"/>
    <w:basedOn w:val="Nagwek1"/>
    <w:rsid w:val="00D02D0C"/>
  </w:style>
  <w:style w:type="paragraph" w:customStyle="1" w:styleId="StyleHeading1VerdanaAuto1">
    <w:name w:val="Style Heading 1 + Verdana Auto1"/>
    <w:basedOn w:val="Nagwek1"/>
    <w:rsid w:val="00D02D0C"/>
  </w:style>
  <w:style w:type="paragraph" w:customStyle="1" w:styleId="StyleHeading2VerdanaAuto">
    <w:name w:val="Style Heading 2 + Verdana Auto"/>
    <w:basedOn w:val="Nagwek2"/>
    <w:rsid w:val="00A579C8"/>
    <w:rPr>
      <w:iCs w:val="0"/>
    </w:rPr>
  </w:style>
  <w:style w:type="paragraph" w:customStyle="1" w:styleId="StyleListBullet2">
    <w:name w:val="Style List Bullet 2 +"/>
    <w:basedOn w:val="Listapunktowana2"/>
    <w:link w:val="StyleListBullet2Char"/>
    <w:rsid w:val="00A579C8"/>
  </w:style>
  <w:style w:type="character" w:customStyle="1" w:styleId="Listapunktowana2Znak">
    <w:name w:val="Lista punktowana 2 Znak"/>
    <w:link w:val="Listapunktowana2"/>
    <w:rsid w:val="00A579C8"/>
    <w:rPr>
      <w:color w:val="000000" w:themeColor="text1"/>
      <w:sz w:val="22"/>
      <w:szCs w:val="24"/>
    </w:rPr>
  </w:style>
  <w:style w:type="character" w:customStyle="1" w:styleId="StyleListBullet2Char">
    <w:name w:val="Style List Bullet 2 + Char"/>
    <w:basedOn w:val="Listapunktowana2Znak"/>
    <w:link w:val="StyleListBullet2"/>
    <w:rsid w:val="00A579C8"/>
    <w:rPr>
      <w:color w:val="000000" w:themeColor="text1"/>
      <w:sz w:val="22"/>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basedOn w:val="TekstpodstawowyZnak"/>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basedOn w:val="StyleBodyTextAfter0pt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Nagwek1Znak">
    <w:name w:val="Nagłówek 1 Znak"/>
    <w:link w:val="Nagwek1"/>
    <w:rsid w:val="00E549C1"/>
    <w:rPr>
      <w:b/>
      <w:bCs/>
      <w:color w:val="00539B"/>
      <w:kern w:val="32"/>
      <w:sz w:val="28"/>
      <w:szCs w:val="32"/>
    </w:rPr>
  </w:style>
  <w:style w:type="paragraph" w:customStyle="1" w:styleId="StyleHeading1Gray-80">
    <w:name w:val="Style Heading 1 + Gray-80%"/>
    <w:basedOn w:val="Nagwek1"/>
    <w:link w:val="StyleHeading1Gray-80Char"/>
    <w:rsid w:val="00D02D0C"/>
  </w:style>
  <w:style w:type="character" w:customStyle="1" w:styleId="StyleHeading1Gray-80Char">
    <w:name w:val="Style Heading 1 + Gray-80% Char"/>
    <w:basedOn w:val="Nagwek1Znak"/>
    <w:link w:val="StyleHeading1Gray-80"/>
    <w:rsid w:val="00D02D0C"/>
    <w:rPr>
      <w:b/>
      <w:bCs/>
      <w:color w:val="00539B"/>
      <w:kern w:val="32"/>
      <w:sz w:val="28"/>
      <w:szCs w:val="32"/>
    </w:rPr>
  </w:style>
  <w:style w:type="paragraph" w:customStyle="1" w:styleId="StyleHeading1Auto">
    <w:name w:val="Style Heading 1 + Auto"/>
    <w:basedOn w:val="Nagwek1"/>
    <w:rsid w:val="00D02D0C"/>
  </w:style>
  <w:style w:type="paragraph" w:styleId="Tytu">
    <w:name w:val="Title"/>
    <w:basedOn w:val="Normalny"/>
    <w:link w:val="TytuZnak"/>
    <w:qFormat/>
    <w:rsid w:val="003D4A4A"/>
    <w:pPr>
      <w:spacing w:before="240" w:after="240" w:line="288" w:lineRule="auto"/>
      <w:jc w:val="center"/>
      <w:outlineLvl w:val="0"/>
    </w:pPr>
    <w:rPr>
      <w:rFonts w:cs="Arial"/>
      <w:b/>
      <w:bCs/>
      <w:caps/>
      <w:color w:val="00539B"/>
      <w:kern w:val="28"/>
      <w:sz w:val="32"/>
      <w:szCs w:val="32"/>
      <w:lang w:eastAsia="fr-FR"/>
    </w:rPr>
  </w:style>
  <w:style w:type="character" w:customStyle="1" w:styleId="TytuZnak">
    <w:name w:val="Tytuł Znak"/>
    <w:link w:val="Tytu"/>
    <w:rsid w:val="003D4A4A"/>
    <w:rPr>
      <w:rFonts w:cs="Arial"/>
      <w:b/>
      <w:bCs/>
      <w:caps/>
      <w:color w:val="00539B"/>
      <w:kern w:val="28"/>
      <w:sz w:val="32"/>
      <w:szCs w:val="32"/>
      <w:lang w:eastAsia="fr-FR"/>
    </w:rPr>
  </w:style>
  <w:style w:type="paragraph" w:styleId="Nagwekspisutreci">
    <w:name w:val="TOC Heading"/>
    <w:basedOn w:val="Nagwek1"/>
    <w:next w:val="Normalny"/>
    <w:uiPriority w:val="39"/>
    <w:unhideWhenUsed/>
    <w:qFormat/>
    <w:rsid w:val="00434E50"/>
    <w:pPr>
      <w:keepLines/>
      <w:spacing w:before="480" w:after="0"/>
      <w:jc w:val="left"/>
      <w:outlineLvl w:val="9"/>
    </w:pPr>
    <w:rPr>
      <w:rFonts w:ascii="Cambria" w:hAnsi="Cambria"/>
      <w:color w:val="365F91"/>
      <w:kern w:val="0"/>
      <w:szCs w:val="28"/>
    </w:rPr>
  </w:style>
  <w:style w:type="character" w:customStyle="1" w:styleId="StopkaZnak">
    <w:name w:val="Stopka Znak"/>
    <w:link w:val="Stopka"/>
    <w:locked/>
    <w:rsid w:val="00FA5324"/>
    <w:rPr>
      <w:rFonts w:ascii="Arial" w:hAnsi="Arial"/>
      <w:i/>
      <w:color w:val="808080"/>
      <w:sz w:val="18"/>
    </w:rPr>
  </w:style>
  <w:style w:type="table" w:styleId="Tabela-Siatka">
    <w:name w:val="Table Grid"/>
    <w:basedOn w:val="Standardowy"/>
    <w:uiPriority w:val="59"/>
    <w:rsid w:val="00434E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aliases w:val="Caption1 Char Char Char Char Char Char Char Char,Caption1 Char Char Char Char Char Char Char Char Tegn Tegn Tegn Tegn Tegn,Caption1 Char Char Char Char Char Char Char Char Tegn Tegn Tegn,Char Char,Char Char Char,Tabelkop,Char"/>
    <w:basedOn w:val="Normalny"/>
    <w:next w:val="Normalny"/>
    <w:unhideWhenUsed/>
    <w:qFormat/>
    <w:rsid w:val="001028F0"/>
    <w:pPr>
      <w:jc w:val="center"/>
    </w:pPr>
    <w:rPr>
      <w:b/>
      <w:bCs/>
      <w:sz w:val="20"/>
      <w:szCs w:val="20"/>
    </w:rPr>
  </w:style>
  <w:style w:type="paragraph" w:styleId="Akapitzlist">
    <w:name w:val="List Paragraph"/>
    <w:aliases w:val="Recommendation,Llista Nivell1,Lista de nivel 1,Paragraphe de liste PBLH,Bullet Points,Liste Paragraf,Listenabsatz1,List Bulletized,List Paragraph Char Char,BULLET 1,Elenco Bullet point,Paragrafo elenco 2,Lettre d'introduction"/>
    <w:basedOn w:val="Normalny"/>
    <w:link w:val="AkapitzlistZnak"/>
    <w:uiPriority w:val="34"/>
    <w:qFormat/>
    <w:rsid w:val="003D462E"/>
    <w:pPr>
      <w:numPr>
        <w:numId w:val="12"/>
      </w:numPr>
    </w:pPr>
  </w:style>
  <w:style w:type="character" w:customStyle="1" w:styleId="AkapitzlistZnak">
    <w:name w:val="Akapit z listą Znak"/>
    <w:aliases w:val="Recommendation Znak,Llista Nivell1 Znak,Lista de nivel 1 Znak,Paragraphe de liste PBLH Znak,Bullet Points Znak,Liste Paragraf Znak,Listenabsatz1 Znak,List Bulletized Znak,List Paragraph Char Char Znak,BULLET 1 Znak"/>
    <w:link w:val="Akapitzlist"/>
    <w:uiPriority w:val="34"/>
    <w:rsid w:val="003D462E"/>
    <w:rPr>
      <w:color w:val="000000" w:themeColor="text1"/>
      <w:sz w:val="22"/>
      <w:szCs w:val="24"/>
    </w:rPr>
  </w:style>
  <w:style w:type="paragraph" w:styleId="Tekstdymka">
    <w:name w:val="Balloon Text"/>
    <w:basedOn w:val="Normalny"/>
    <w:link w:val="TekstdymkaZnak"/>
    <w:rsid w:val="00D410CC"/>
    <w:rPr>
      <w:rFonts w:ascii="Tahoma" w:hAnsi="Tahoma" w:cs="Tahoma"/>
      <w:sz w:val="16"/>
      <w:szCs w:val="16"/>
    </w:rPr>
  </w:style>
  <w:style w:type="character" w:customStyle="1" w:styleId="TekstdymkaZnak">
    <w:name w:val="Tekst dymka Znak"/>
    <w:basedOn w:val="Domylnaczcionkaakapitu"/>
    <w:link w:val="Tekstdymka"/>
    <w:rsid w:val="00D410CC"/>
    <w:rPr>
      <w:rFonts w:ascii="Tahoma" w:hAnsi="Tahoma" w:cs="Tahoma"/>
      <w:color w:val="333333"/>
      <w:sz w:val="16"/>
      <w:szCs w:val="16"/>
    </w:rPr>
  </w:style>
  <w:style w:type="paragraph" w:styleId="Cytat">
    <w:name w:val="Quote"/>
    <w:aliases w:val="Leyenda tablas-figuras"/>
    <w:basedOn w:val="Legenda"/>
    <w:next w:val="Normalny"/>
    <w:link w:val="CytatZnak"/>
    <w:uiPriority w:val="29"/>
    <w:qFormat/>
    <w:rsid w:val="00D410CC"/>
    <w:pPr>
      <w:jc w:val="left"/>
    </w:pPr>
    <w:rPr>
      <w:sz w:val="18"/>
    </w:rPr>
  </w:style>
  <w:style w:type="character" w:customStyle="1" w:styleId="CytatZnak">
    <w:name w:val="Cytat Znak"/>
    <w:aliases w:val="Leyenda tablas-figuras Znak"/>
    <w:basedOn w:val="Domylnaczcionkaakapitu"/>
    <w:link w:val="Cytat"/>
    <w:uiPriority w:val="29"/>
    <w:rsid w:val="00D410CC"/>
    <w:rPr>
      <w:rFonts w:ascii="Verdana" w:hAnsi="Verdana"/>
      <w:b/>
      <w:bCs/>
      <w:color w:val="333333"/>
      <w:sz w:val="18"/>
    </w:rPr>
  </w:style>
  <w:style w:type="paragraph" w:customStyle="1" w:styleId="Bullets2">
    <w:name w:val="Bullets 2"/>
    <w:basedOn w:val="Akapitzlist"/>
    <w:link w:val="Bullets2Car"/>
    <w:qFormat/>
    <w:rsid w:val="00284A58"/>
    <w:pPr>
      <w:numPr>
        <w:numId w:val="10"/>
      </w:numPr>
      <w:tabs>
        <w:tab w:val="left" w:pos="6480"/>
      </w:tabs>
      <w:spacing w:before="60" w:after="60"/>
      <w:ind w:left="992" w:hanging="295"/>
    </w:pPr>
    <w:rPr>
      <w:szCs w:val="18"/>
    </w:rPr>
  </w:style>
  <w:style w:type="character" w:customStyle="1" w:styleId="Bullets2Car">
    <w:name w:val="Bullets 2 Car"/>
    <w:basedOn w:val="AkapitzlistZnak"/>
    <w:link w:val="Bullets2"/>
    <w:rsid w:val="00284A58"/>
    <w:rPr>
      <w:color w:val="000000" w:themeColor="text1"/>
      <w:sz w:val="22"/>
      <w:szCs w:val="18"/>
    </w:rPr>
  </w:style>
  <w:style w:type="paragraph" w:styleId="Spisilustracji">
    <w:name w:val="table of figures"/>
    <w:basedOn w:val="Normalny"/>
    <w:next w:val="Normalny"/>
    <w:uiPriority w:val="99"/>
    <w:rsid w:val="00294311"/>
  </w:style>
  <w:style w:type="character" w:styleId="Odwoaniedokomentarza">
    <w:name w:val="annotation reference"/>
    <w:basedOn w:val="Domylnaczcionkaakapitu"/>
    <w:rsid w:val="00A833F4"/>
    <w:rPr>
      <w:sz w:val="16"/>
      <w:szCs w:val="16"/>
    </w:rPr>
  </w:style>
  <w:style w:type="paragraph" w:styleId="Tekstkomentarza">
    <w:name w:val="annotation text"/>
    <w:basedOn w:val="Normalny"/>
    <w:link w:val="TekstkomentarzaZnak"/>
    <w:uiPriority w:val="99"/>
    <w:rsid w:val="00A833F4"/>
    <w:rPr>
      <w:szCs w:val="20"/>
    </w:rPr>
  </w:style>
  <w:style w:type="character" w:customStyle="1" w:styleId="TekstkomentarzaZnak">
    <w:name w:val="Tekst komentarza Znak"/>
    <w:basedOn w:val="Domylnaczcionkaakapitu"/>
    <w:link w:val="Tekstkomentarza"/>
    <w:uiPriority w:val="99"/>
    <w:rsid w:val="00A833F4"/>
    <w:rPr>
      <w:rFonts w:ascii="Verdana" w:hAnsi="Verdana"/>
      <w:color w:val="333333"/>
    </w:rPr>
  </w:style>
  <w:style w:type="paragraph" w:styleId="Tematkomentarza">
    <w:name w:val="annotation subject"/>
    <w:basedOn w:val="Tekstkomentarza"/>
    <w:next w:val="Tekstkomentarza"/>
    <w:link w:val="TematkomentarzaZnak"/>
    <w:rsid w:val="00A833F4"/>
    <w:rPr>
      <w:b/>
      <w:bCs/>
    </w:rPr>
  </w:style>
  <w:style w:type="character" w:customStyle="1" w:styleId="TematkomentarzaZnak">
    <w:name w:val="Temat komentarza Znak"/>
    <w:basedOn w:val="TekstkomentarzaZnak"/>
    <w:link w:val="Tematkomentarza"/>
    <w:rsid w:val="00A833F4"/>
    <w:rPr>
      <w:rFonts w:ascii="Verdana" w:hAnsi="Verdana"/>
      <w:b/>
      <w:bCs/>
      <w:color w:val="333333"/>
    </w:rPr>
  </w:style>
  <w:style w:type="character" w:customStyle="1" w:styleId="Nagwek4Znak">
    <w:name w:val="Nagłówek 4 Znak"/>
    <w:basedOn w:val="Domylnaczcionkaakapitu"/>
    <w:link w:val="Nagwek4"/>
    <w:rsid w:val="00B25E12"/>
    <w:rPr>
      <w:rFonts w:eastAsiaTheme="majorEastAsia" w:cstheme="majorBidi"/>
      <w:b/>
      <w:bCs/>
      <w:i/>
      <w:iCs/>
      <w:color w:val="00539B"/>
      <w:szCs w:val="24"/>
    </w:rPr>
  </w:style>
  <w:style w:type="character" w:customStyle="1" w:styleId="Nagwek5Znak">
    <w:name w:val="Nagłówek 5 Znak"/>
    <w:basedOn w:val="Domylnaczcionkaakapitu"/>
    <w:link w:val="Nagwek5"/>
    <w:rsid w:val="00EA45ED"/>
    <w:rPr>
      <w:rFonts w:eastAsiaTheme="majorEastAsia" w:cstheme="majorBidi"/>
      <w:color w:val="00539B"/>
      <w:sz w:val="22"/>
      <w:szCs w:val="24"/>
    </w:rPr>
  </w:style>
  <w:style w:type="character" w:customStyle="1" w:styleId="Nagwek6Znak">
    <w:name w:val="Nagłówek 6 Znak"/>
    <w:basedOn w:val="Domylnaczcionkaakapitu"/>
    <w:link w:val="Nagwek6"/>
    <w:semiHidden/>
    <w:rsid w:val="00D42526"/>
    <w:rPr>
      <w:rFonts w:asciiTheme="majorHAnsi" w:eastAsiaTheme="majorEastAsia" w:hAnsiTheme="majorHAnsi" w:cstheme="majorBidi"/>
      <w:i/>
      <w:iCs/>
      <w:color w:val="243F60" w:themeColor="accent1" w:themeShade="7F"/>
      <w:sz w:val="22"/>
      <w:szCs w:val="24"/>
    </w:rPr>
  </w:style>
  <w:style w:type="character" w:customStyle="1" w:styleId="Nagwek7Znak">
    <w:name w:val="Nagłówek 7 Znak"/>
    <w:basedOn w:val="Domylnaczcionkaakapitu"/>
    <w:link w:val="Nagwek7"/>
    <w:semiHidden/>
    <w:rsid w:val="00D42526"/>
    <w:rPr>
      <w:rFonts w:asciiTheme="majorHAnsi" w:eastAsiaTheme="majorEastAsia" w:hAnsiTheme="majorHAnsi" w:cstheme="majorBidi"/>
      <w:i/>
      <w:iCs/>
      <w:color w:val="404040" w:themeColor="text1" w:themeTint="BF"/>
      <w:sz w:val="22"/>
      <w:szCs w:val="24"/>
    </w:rPr>
  </w:style>
  <w:style w:type="character" w:customStyle="1" w:styleId="Nagwek8Znak">
    <w:name w:val="Nagłówek 8 Znak"/>
    <w:basedOn w:val="Domylnaczcionkaakapitu"/>
    <w:link w:val="Nagwek8"/>
    <w:semiHidden/>
    <w:rsid w:val="00D42526"/>
    <w:rPr>
      <w:rFonts w:asciiTheme="majorHAnsi" w:eastAsiaTheme="majorEastAsia" w:hAnsiTheme="majorHAnsi" w:cstheme="majorBidi"/>
      <w:color w:val="404040" w:themeColor="text1" w:themeTint="BF"/>
      <w:sz w:val="22"/>
    </w:rPr>
  </w:style>
  <w:style w:type="character" w:customStyle="1" w:styleId="Nagwek9Znak">
    <w:name w:val="Nagłówek 9 Znak"/>
    <w:basedOn w:val="Domylnaczcionkaakapitu"/>
    <w:link w:val="Nagwek9"/>
    <w:semiHidden/>
    <w:rsid w:val="00D42526"/>
    <w:rPr>
      <w:rFonts w:asciiTheme="majorHAnsi" w:eastAsiaTheme="majorEastAsia" w:hAnsiTheme="majorHAnsi" w:cstheme="majorBidi"/>
      <w:i/>
      <w:iCs/>
      <w:color w:val="404040" w:themeColor="text1" w:themeTint="BF"/>
      <w:sz w:val="22"/>
    </w:rPr>
  </w:style>
  <w:style w:type="character" w:styleId="Odwoanieprzypisudolnego">
    <w:name w:val="footnote reference"/>
    <w:aliases w:val="Footnote symbol,Footnote reference number,Times 10 Point,Exposant 3 Point,EN Footnote Reference,note TESI,BVI fnr,Voetnootverwijzing,Footnote Reference Superscript,Odwołanie przypisu,*UKCES Footnote Reference"/>
    <w:basedOn w:val="Domylnaczcionkaakapitu"/>
    <w:uiPriority w:val="99"/>
    <w:qFormat/>
    <w:rsid w:val="00FA5324"/>
    <w:rPr>
      <w:rFonts w:ascii="Arial" w:hAnsi="Arial"/>
      <w:sz w:val="18"/>
      <w:vertAlign w:val="superscript"/>
    </w:rPr>
  </w:style>
  <w:style w:type="paragraph" w:styleId="Spistreci6">
    <w:name w:val="toc 6"/>
    <w:basedOn w:val="Normalny"/>
    <w:next w:val="Normalny"/>
    <w:autoRedefine/>
    <w:rsid w:val="004C4C38"/>
    <w:pPr>
      <w:spacing w:after="100"/>
      <w:ind w:left="1100"/>
    </w:pPr>
  </w:style>
  <w:style w:type="paragraph" w:styleId="Spistreci3">
    <w:name w:val="toc 3"/>
    <w:basedOn w:val="Normalny"/>
    <w:next w:val="Normalny"/>
    <w:autoRedefine/>
    <w:uiPriority w:val="39"/>
    <w:qFormat/>
    <w:rsid w:val="004C4C38"/>
    <w:pPr>
      <w:spacing w:after="100"/>
      <w:ind w:left="440"/>
    </w:pPr>
  </w:style>
  <w:style w:type="character" w:styleId="Pogrubienie">
    <w:name w:val="Strong"/>
    <w:basedOn w:val="Domylnaczcionkaakapitu"/>
    <w:uiPriority w:val="22"/>
    <w:qFormat/>
    <w:rsid w:val="00FB21AE"/>
    <w:rPr>
      <w:b/>
      <w:bCs/>
      <w:i/>
    </w:rPr>
  </w:style>
  <w:style w:type="paragraph" w:customStyle="1" w:styleId="Bullets1">
    <w:name w:val="Bullets 1"/>
    <w:basedOn w:val="Akapitzlist"/>
    <w:link w:val="Bullets1Car"/>
    <w:qFormat/>
    <w:rsid w:val="009B3846"/>
    <w:pPr>
      <w:numPr>
        <w:numId w:val="11"/>
      </w:numPr>
      <w:spacing w:before="60" w:after="60"/>
    </w:pPr>
    <w:rPr>
      <w:iCs/>
    </w:rPr>
  </w:style>
  <w:style w:type="character" w:customStyle="1" w:styleId="Bullets1Car">
    <w:name w:val="Bullets 1 Car"/>
    <w:basedOn w:val="AkapitzlistZnak"/>
    <w:link w:val="Bullets1"/>
    <w:rsid w:val="009B3846"/>
    <w:rPr>
      <w:iCs/>
      <w:color w:val="000000" w:themeColor="text1"/>
      <w:sz w:val="22"/>
      <w:szCs w:val="24"/>
    </w:rPr>
  </w:style>
  <w:style w:type="paragraph" w:styleId="Podtytu">
    <w:name w:val="Subtitle"/>
    <w:basedOn w:val="Normalny"/>
    <w:next w:val="Normalny"/>
    <w:link w:val="PodtytuZnak"/>
    <w:qFormat/>
    <w:rsid w:val="00200746"/>
    <w:pPr>
      <w:numPr>
        <w:ilvl w:val="1"/>
      </w:numPr>
    </w:pPr>
    <w:rPr>
      <w:rFonts w:eastAsiaTheme="majorEastAsia" w:cs="Arial"/>
      <w:b/>
      <w:iCs/>
      <w:szCs w:val="22"/>
    </w:rPr>
  </w:style>
  <w:style w:type="character" w:customStyle="1" w:styleId="PodtytuZnak">
    <w:name w:val="Podtytuł Znak"/>
    <w:basedOn w:val="Domylnaczcionkaakapitu"/>
    <w:link w:val="Podtytu"/>
    <w:rsid w:val="00200746"/>
    <w:rPr>
      <w:rFonts w:ascii="Arial" w:eastAsiaTheme="majorEastAsia" w:hAnsi="Arial" w:cs="Arial"/>
      <w:b/>
      <w:iCs/>
      <w:sz w:val="22"/>
      <w:szCs w:val="22"/>
    </w:rPr>
  </w:style>
  <w:style w:type="paragraph" w:styleId="Bezodstpw">
    <w:name w:val="No Spacing"/>
    <w:aliases w:val="Footnote"/>
    <w:uiPriority w:val="1"/>
    <w:qFormat/>
    <w:rsid w:val="00D06EB5"/>
    <w:pPr>
      <w:jc w:val="both"/>
    </w:pPr>
    <w:rPr>
      <w:color w:val="000000" w:themeColor="text1"/>
      <w:sz w:val="18"/>
      <w:szCs w:val="24"/>
    </w:rPr>
  </w:style>
  <w:style w:type="paragraph" w:customStyle="1" w:styleId="Default">
    <w:name w:val="Default"/>
    <w:rsid w:val="00D35D6F"/>
    <w:pPr>
      <w:autoSpaceDE w:val="0"/>
      <w:autoSpaceDN w:val="0"/>
      <w:adjustRightInd w:val="0"/>
    </w:pPr>
    <w:rPr>
      <w:rFonts w:ascii="Arial" w:hAnsi="Arial" w:cs="Arial"/>
      <w:color w:val="000000"/>
      <w:sz w:val="24"/>
      <w:szCs w:val="24"/>
    </w:rPr>
  </w:style>
  <w:style w:type="character" w:customStyle="1" w:styleId="TekstprzypisudolnegoZnak">
    <w:name w:val="Tekst przypisu dolnego Znak"/>
    <w:aliases w:val="Char1 Znak,Footnote Text Char Char Char Char Znak,Footnote Text Char Char Znak,Footnote Text Char Char Char Char Char Znak,Footnote Text Char Char Char Char Char Char Char Char Znak,Footnote Text Char Char Char Znak"/>
    <w:basedOn w:val="Domylnaczcionkaakapitu"/>
    <w:link w:val="Tekstprzypisudolnego"/>
    <w:uiPriority w:val="99"/>
    <w:rsid w:val="00FA5324"/>
    <w:rPr>
      <w:rFonts w:ascii="Arial" w:hAnsi="Arial"/>
      <w:color w:val="000000" w:themeColor="text1"/>
      <w:sz w:val="18"/>
    </w:rPr>
  </w:style>
  <w:style w:type="character" w:customStyle="1" w:styleId="A7">
    <w:name w:val="A7"/>
    <w:uiPriority w:val="99"/>
    <w:rsid w:val="00C940D9"/>
    <w:rPr>
      <w:rFonts w:cs="Univers LT Std 47 Cn Lt"/>
      <w:color w:val="211D1E"/>
      <w:sz w:val="18"/>
      <w:szCs w:val="18"/>
    </w:rPr>
  </w:style>
  <w:style w:type="character" w:styleId="Odwoaniedelikatne">
    <w:name w:val="Subtle Reference"/>
    <w:aliases w:val="Table bullets"/>
    <w:basedOn w:val="Bullets1Car"/>
    <w:uiPriority w:val="31"/>
    <w:qFormat/>
    <w:rsid w:val="00151BB3"/>
    <w:rPr>
      <w:rFonts w:ascii="Arial" w:eastAsia="MS PGothic" w:hAnsi="Arial"/>
      <w:iCs/>
      <w:color w:val="000000" w:themeColor="text1"/>
      <w:sz w:val="22"/>
      <w:szCs w:val="24"/>
      <w:lang w:eastAsia="es-ES"/>
    </w:rPr>
  </w:style>
  <w:style w:type="paragraph" w:customStyle="1" w:styleId="Numbers1">
    <w:name w:val="Numbers 1"/>
    <w:basedOn w:val="Listanumerowana2"/>
    <w:link w:val="Numbers1Car"/>
    <w:qFormat/>
    <w:rsid w:val="0015278E"/>
  </w:style>
  <w:style w:type="character" w:customStyle="1" w:styleId="Numbers1Car">
    <w:name w:val="Numbers 1 Car"/>
    <w:basedOn w:val="Domylnaczcionkaakapitu"/>
    <w:link w:val="Numbers1"/>
    <w:rsid w:val="0015278E"/>
    <w:rPr>
      <w:color w:val="000000" w:themeColor="text1"/>
      <w:sz w:val="22"/>
      <w:szCs w:val="24"/>
    </w:rPr>
  </w:style>
  <w:style w:type="paragraph" w:styleId="Listapunktowana">
    <w:name w:val="List Bullet"/>
    <w:basedOn w:val="Normalny"/>
    <w:unhideWhenUsed/>
    <w:rsid w:val="008C75A1"/>
    <w:pPr>
      <w:tabs>
        <w:tab w:val="num" w:pos="227"/>
      </w:tabs>
      <w:ind w:left="227" w:hanging="227"/>
      <w:contextualSpacing/>
    </w:pPr>
  </w:style>
  <w:style w:type="character" w:styleId="UyteHipercze">
    <w:name w:val="FollowedHyperlink"/>
    <w:basedOn w:val="Domylnaczcionkaakapitu"/>
    <w:semiHidden/>
    <w:unhideWhenUsed/>
    <w:rsid w:val="001813AA"/>
    <w:rPr>
      <w:color w:val="800080" w:themeColor="followedHyperlink"/>
      <w:u w:val="single"/>
    </w:rPr>
  </w:style>
  <w:style w:type="paragraph" w:styleId="NormalnyWeb">
    <w:name w:val="Normal (Web)"/>
    <w:basedOn w:val="Normalny"/>
    <w:uiPriority w:val="99"/>
    <w:semiHidden/>
    <w:unhideWhenUsed/>
    <w:rsid w:val="00276C58"/>
    <w:pPr>
      <w:spacing w:before="100" w:beforeAutospacing="1" w:after="100" w:afterAutospacing="1" w:line="240" w:lineRule="auto"/>
      <w:jc w:val="left"/>
    </w:pPr>
    <w:rPr>
      <w:sz w:val="24"/>
      <w:lang w:val="es-ES" w:eastAsia="es-ES"/>
    </w:rPr>
  </w:style>
  <w:style w:type="character" w:customStyle="1" w:styleId="A2">
    <w:name w:val="A2"/>
    <w:uiPriority w:val="99"/>
    <w:rsid w:val="000905E7"/>
    <w:rPr>
      <w:rFonts w:cs="GT Eesti Pro Text Medium"/>
      <w:color w:val="000000"/>
      <w:sz w:val="16"/>
      <w:szCs w:val="16"/>
    </w:rPr>
  </w:style>
  <w:style w:type="paragraph" w:customStyle="1" w:styleId="Pa3">
    <w:name w:val="Pa3"/>
    <w:basedOn w:val="Default"/>
    <w:next w:val="Default"/>
    <w:uiPriority w:val="99"/>
    <w:rsid w:val="00830B8B"/>
    <w:pPr>
      <w:spacing w:before="40" w:line="181" w:lineRule="atLeast"/>
    </w:pPr>
    <w:rPr>
      <w:rFonts w:ascii="Univers LT Std 47 Cn Lt" w:hAnsi="Univers LT Std 47 Cn Lt" w:cs="Times New Roman"/>
      <w:color w:val="auto"/>
      <w:lang w:val="es-ES"/>
    </w:rPr>
  </w:style>
  <w:style w:type="paragraph" w:customStyle="1" w:styleId="Bullets3">
    <w:name w:val="Bullets 3"/>
    <w:basedOn w:val="Bullets2"/>
    <w:link w:val="Bullets3Char"/>
    <w:qFormat/>
    <w:rsid w:val="009915B2"/>
    <w:pPr>
      <w:numPr>
        <w:ilvl w:val="1"/>
        <w:numId w:val="17"/>
      </w:numPr>
    </w:pPr>
  </w:style>
  <w:style w:type="character" w:customStyle="1" w:styleId="Bullets3Char">
    <w:name w:val="Bullets 3 Char"/>
    <w:basedOn w:val="Bullets2Car"/>
    <w:link w:val="Bullets3"/>
    <w:rsid w:val="009915B2"/>
    <w:rPr>
      <w:color w:val="000000" w:themeColor="text1"/>
      <w:sz w:val="22"/>
      <w:szCs w:val="18"/>
    </w:rPr>
  </w:style>
  <w:style w:type="paragraph" w:customStyle="1" w:styleId="List1">
    <w:name w:val="List 1"/>
    <w:basedOn w:val="Numbers1"/>
    <w:link w:val="List1Char"/>
    <w:qFormat/>
    <w:rsid w:val="00C515F4"/>
    <w:pPr>
      <w:tabs>
        <w:tab w:val="clear" w:pos="567"/>
      </w:tabs>
      <w:ind w:left="426" w:hanging="426"/>
      <w:contextualSpacing/>
    </w:pPr>
    <w:rPr>
      <w:szCs w:val="22"/>
    </w:rPr>
  </w:style>
  <w:style w:type="character" w:customStyle="1" w:styleId="List1Char">
    <w:name w:val="List 1 Char"/>
    <w:basedOn w:val="Numbers1Car"/>
    <w:link w:val="List1"/>
    <w:rsid w:val="00C515F4"/>
    <w:rPr>
      <w:color w:val="000000" w:themeColor="text1"/>
      <w:sz w:val="22"/>
      <w:szCs w:val="22"/>
    </w:rPr>
  </w:style>
  <w:style w:type="character" w:customStyle="1" w:styleId="UnresolvedMention1">
    <w:name w:val="Unresolved Mention1"/>
    <w:basedOn w:val="Domylnaczcionkaakapitu"/>
    <w:uiPriority w:val="99"/>
    <w:semiHidden/>
    <w:unhideWhenUsed/>
    <w:rsid w:val="00C90998"/>
    <w:rPr>
      <w:color w:val="605E5C"/>
      <w:shd w:val="clear" w:color="auto" w:fill="E1DFDD"/>
    </w:rPr>
  </w:style>
  <w:style w:type="paragraph" w:customStyle="1" w:styleId="Figure">
    <w:name w:val="Figure"/>
    <w:basedOn w:val="Normalny"/>
    <w:rsid w:val="00BE5E7F"/>
    <w:pPr>
      <w:spacing w:before="0" w:line="240" w:lineRule="atLeast"/>
      <w:jc w:val="center"/>
    </w:pPr>
    <w:rPr>
      <w:rFonts w:ascii="Georgia" w:hAnsi="Georgia"/>
      <w:noProof/>
      <w:sz w:val="20"/>
      <w:szCs w:val="20"/>
      <w:lang w:val="de-DE" w:eastAsia="ja-JP"/>
    </w:rPr>
  </w:style>
  <w:style w:type="paragraph" w:styleId="Poprawka">
    <w:name w:val="Revision"/>
    <w:hidden/>
    <w:uiPriority w:val="99"/>
    <w:semiHidden/>
    <w:rsid w:val="00D27172"/>
    <w:rPr>
      <w:color w:val="000000" w:themeColor="text1"/>
      <w:sz w:val="22"/>
      <w:szCs w:val="24"/>
    </w:rPr>
  </w:style>
  <w:style w:type="character" w:customStyle="1" w:styleId="UnresolvedMention2">
    <w:name w:val="Unresolved Mention2"/>
    <w:basedOn w:val="Domylnaczcionkaakapitu"/>
    <w:uiPriority w:val="99"/>
    <w:semiHidden/>
    <w:unhideWhenUsed/>
    <w:rsid w:val="00886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7191">
      <w:bodyDiv w:val="1"/>
      <w:marLeft w:val="0"/>
      <w:marRight w:val="0"/>
      <w:marTop w:val="0"/>
      <w:marBottom w:val="0"/>
      <w:divBdr>
        <w:top w:val="none" w:sz="0" w:space="0" w:color="auto"/>
        <w:left w:val="none" w:sz="0" w:space="0" w:color="auto"/>
        <w:bottom w:val="none" w:sz="0" w:space="0" w:color="auto"/>
        <w:right w:val="none" w:sz="0" w:space="0" w:color="auto"/>
      </w:divBdr>
      <w:divsChild>
        <w:div w:id="1965915546">
          <w:marLeft w:val="446"/>
          <w:marRight w:val="0"/>
          <w:marTop w:val="0"/>
          <w:marBottom w:val="0"/>
          <w:divBdr>
            <w:top w:val="none" w:sz="0" w:space="0" w:color="auto"/>
            <w:left w:val="none" w:sz="0" w:space="0" w:color="auto"/>
            <w:bottom w:val="none" w:sz="0" w:space="0" w:color="auto"/>
            <w:right w:val="none" w:sz="0" w:space="0" w:color="auto"/>
          </w:divBdr>
        </w:div>
        <w:div w:id="626816041">
          <w:marLeft w:val="446"/>
          <w:marRight w:val="0"/>
          <w:marTop w:val="0"/>
          <w:marBottom w:val="0"/>
          <w:divBdr>
            <w:top w:val="none" w:sz="0" w:space="0" w:color="auto"/>
            <w:left w:val="none" w:sz="0" w:space="0" w:color="auto"/>
            <w:bottom w:val="none" w:sz="0" w:space="0" w:color="auto"/>
            <w:right w:val="none" w:sz="0" w:space="0" w:color="auto"/>
          </w:divBdr>
        </w:div>
        <w:div w:id="391581390">
          <w:marLeft w:val="446"/>
          <w:marRight w:val="0"/>
          <w:marTop w:val="0"/>
          <w:marBottom w:val="0"/>
          <w:divBdr>
            <w:top w:val="none" w:sz="0" w:space="0" w:color="auto"/>
            <w:left w:val="none" w:sz="0" w:space="0" w:color="auto"/>
            <w:bottom w:val="none" w:sz="0" w:space="0" w:color="auto"/>
            <w:right w:val="none" w:sz="0" w:space="0" w:color="auto"/>
          </w:divBdr>
        </w:div>
      </w:divsChild>
    </w:div>
    <w:div w:id="17783741">
      <w:bodyDiv w:val="1"/>
      <w:marLeft w:val="0"/>
      <w:marRight w:val="0"/>
      <w:marTop w:val="0"/>
      <w:marBottom w:val="0"/>
      <w:divBdr>
        <w:top w:val="none" w:sz="0" w:space="0" w:color="auto"/>
        <w:left w:val="none" w:sz="0" w:space="0" w:color="auto"/>
        <w:bottom w:val="none" w:sz="0" w:space="0" w:color="auto"/>
        <w:right w:val="none" w:sz="0" w:space="0" w:color="auto"/>
      </w:divBdr>
    </w:div>
    <w:div w:id="23332750">
      <w:bodyDiv w:val="1"/>
      <w:marLeft w:val="0"/>
      <w:marRight w:val="0"/>
      <w:marTop w:val="0"/>
      <w:marBottom w:val="0"/>
      <w:divBdr>
        <w:top w:val="none" w:sz="0" w:space="0" w:color="auto"/>
        <w:left w:val="none" w:sz="0" w:space="0" w:color="auto"/>
        <w:bottom w:val="none" w:sz="0" w:space="0" w:color="auto"/>
        <w:right w:val="none" w:sz="0" w:space="0" w:color="auto"/>
      </w:divBdr>
    </w:div>
    <w:div w:id="42750283">
      <w:bodyDiv w:val="1"/>
      <w:marLeft w:val="0"/>
      <w:marRight w:val="0"/>
      <w:marTop w:val="0"/>
      <w:marBottom w:val="0"/>
      <w:divBdr>
        <w:top w:val="none" w:sz="0" w:space="0" w:color="auto"/>
        <w:left w:val="none" w:sz="0" w:space="0" w:color="auto"/>
        <w:bottom w:val="none" w:sz="0" w:space="0" w:color="auto"/>
        <w:right w:val="none" w:sz="0" w:space="0" w:color="auto"/>
      </w:divBdr>
    </w:div>
    <w:div w:id="68239553">
      <w:bodyDiv w:val="1"/>
      <w:marLeft w:val="0"/>
      <w:marRight w:val="0"/>
      <w:marTop w:val="0"/>
      <w:marBottom w:val="0"/>
      <w:divBdr>
        <w:top w:val="none" w:sz="0" w:space="0" w:color="auto"/>
        <w:left w:val="none" w:sz="0" w:space="0" w:color="auto"/>
        <w:bottom w:val="none" w:sz="0" w:space="0" w:color="auto"/>
        <w:right w:val="none" w:sz="0" w:space="0" w:color="auto"/>
      </w:divBdr>
    </w:div>
    <w:div w:id="92871335">
      <w:bodyDiv w:val="1"/>
      <w:marLeft w:val="0"/>
      <w:marRight w:val="0"/>
      <w:marTop w:val="0"/>
      <w:marBottom w:val="0"/>
      <w:divBdr>
        <w:top w:val="none" w:sz="0" w:space="0" w:color="auto"/>
        <w:left w:val="none" w:sz="0" w:space="0" w:color="auto"/>
        <w:bottom w:val="none" w:sz="0" w:space="0" w:color="auto"/>
        <w:right w:val="none" w:sz="0" w:space="0" w:color="auto"/>
      </w:divBdr>
    </w:div>
    <w:div w:id="93672945">
      <w:bodyDiv w:val="1"/>
      <w:marLeft w:val="0"/>
      <w:marRight w:val="0"/>
      <w:marTop w:val="0"/>
      <w:marBottom w:val="0"/>
      <w:divBdr>
        <w:top w:val="none" w:sz="0" w:space="0" w:color="auto"/>
        <w:left w:val="none" w:sz="0" w:space="0" w:color="auto"/>
        <w:bottom w:val="none" w:sz="0" w:space="0" w:color="auto"/>
        <w:right w:val="none" w:sz="0" w:space="0" w:color="auto"/>
      </w:divBdr>
    </w:div>
    <w:div w:id="100102961">
      <w:bodyDiv w:val="1"/>
      <w:marLeft w:val="0"/>
      <w:marRight w:val="0"/>
      <w:marTop w:val="0"/>
      <w:marBottom w:val="0"/>
      <w:divBdr>
        <w:top w:val="none" w:sz="0" w:space="0" w:color="auto"/>
        <w:left w:val="none" w:sz="0" w:space="0" w:color="auto"/>
        <w:bottom w:val="none" w:sz="0" w:space="0" w:color="auto"/>
        <w:right w:val="none" w:sz="0" w:space="0" w:color="auto"/>
      </w:divBdr>
      <w:divsChild>
        <w:div w:id="663970195">
          <w:marLeft w:val="288"/>
          <w:marRight w:val="0"/>
          <w:marTop w:val="0"/>
          <w:marBottom w:val="0"/>
          <w:divBdr>
            <w:top w:val="none" w:sz="0" w:space="0" w:color="auto"/>
            <w:left w:val="none" w:sz="0" w:space="0" w:color="auto"/>
            <w:bottom w:val="none" w:sz="0" w:space="0" w:color="auto"/>
            <w:right w:val="none" w:sz="0" w:space="0" w:color="auto"/>
          </w:divBdr>
        </w:div>
        <w:div w:id="981077880">
          <w:marLeft w:val="288"/>
          <w:marRight w:val="0"/>
          <w:marTop w:val="0"/>
          <w:marBottom w:val="0"/>
          <w:divBdr>
            <w:top w:val="none" w:sz="0" w:space="0" w:color="auto"/>
            <w:left w:val="none" w:sz="0" w:space="0" w:color="auto"/>
            <w:bottom w:val="none" w:sz="0" w:space="0" w:color="auto"/>
            <w:right w:val="none" w:sz="0" w:space="0" w:color="auto"/>
          </w:divBdr>
        </w:div>
        <w:div w:id="1026325346">
          <w:marLeft w:val="288"/>
          <w:marRight w:val="0"/>
          <w:marTop w:val="0"/>
          <w:marBottom w:val="0"/>
          <w:divBdr>
            <w:top w:val="none" w:sz="0" w:space="0" w:color="auto"/>
            <w:left w:val="none" w:sz="0" w:space="0" w:color="auto"/>
            <w:bottom w:val="none" w:sz="0" w:space="0" w:color="auto"/>
            <w:right w:val="none" w:sz="0" w:space="0" w:color="auto"/>
          </w:divBdr>
        </w:div>
        <w:div w:id="1548184040">
          <w:marLeft w:val="288"/>
          <w:marRight w:val="0"/>
          <w:marTop w:val="0"/>
          <w:marBottom w:val="0"/>
          <w:divBdr>
            <w:top w:val="none" w:sz="0" w:space="0" w:color="auto"/>
            <w:left w:val="none" w:sz="0" w:space="0" w:color="auto"/>
            <w:bottom w:val="none" w:sz="0" w:space="0" w:color="auto"/>
            <w:right w:val="none" w:sz="0" w:space="0" w:color="auto"/>
          </w:divBdr>
        </w:div>
        <w:div w:id="1649900466">
          <w:marLeft w:val="288"/>
          <w:marRight w:val="0"/>
          <w:marTop w:val="0"/>
          <w:marBottom w:val="0"/>
          <w:divBdr>
            <w:top w:val="none" w:sz="0" w:space="0" w:color="auto"/>
            <w:left w:val="none" w:sz="0" w:space="0" w:color="auto"/>
            <w:bottom w:val="none" w:sz="0" w:space="0" w:color="auto"/>
            <w:right w:val="none" w:sz="0" w:space="0" w:color="auto"/>
          </w:divBdr>
        </w:div>
        <w:div w:id="1770462270">
          <w:marLeft w:val="288"/>
          <w:marRight w:val="0"/>
          <w:marTop w:val="0"/>
          <w:marBottom w:val="0"/>
          <w:divBdr>
            <w:top w:val="none" w:sz="0" w:space="0" w:color="auto"/>
            <w:left w:val="none" w:sz="0" w:space="0" w:color="auto"/>
            <w:bottom w:val="none" w:sz="0" w:space="0" w:color="auto"/>
            <w:right w:val="none" w:sz="0" w:space="0" w:color="auto"/>
          </w:divBdr>
        </w:div>
      </w:divsChild>
    </w:div>
    <w:div w:id="114447556">
      <w:bodyDiv w:val="1"/>
      <w:marLeft w:val="0"/>
      <w:marRight w:val="0"/>
      <w:marTop w:val="0"/>
      <w:marBottom w:val="0"/>
      <w:divBdr>
        <w:top w:val="none" w:sz="0" w:space="0" w:color="auto"/>
        <w:left w:val="none" w:sz="0" w:space="0" w:color="auto"/>
        <w:bottom w:val="none" w:sz="0" w:space="0" w:color="auto"/>
        <w:right w:val="none" w:sz="0" w:space="0" w:color="auto"/>
      </w:divBdr>
    </w:div>
    <w:div w:id="133842018">
      <w:bodyDiv w:val="1"/>
      <w:marLeft w:val="0"/>
      <w:marRight w:val="0"/>
      <w:marTop w:val="0"/>
      <w:marBottom w:val="0"/>
      <w:divBdr>
        <w:top w:val="none" w:sz="0" w:space="0" w:color="auto"/>
        <w:left w:val="none" w:sz="0" w:space="0" w:color="auto"/>
        <w:bottom w:val="none" w:sz="0" w:space="0" w:color="auto"/>
        <w:right w:val="none" w:sz="0" w:space="0" w:color="auto"/>
      </w:divBdr>
    </w:div>
    <w:div w:id="136072115">
      <w:bodyDiv w:val="1"/>
      <w:marLeft w:val="0"/>
      <w:marRight w:val="0"/>
      <w:marTop w:val="0"/>
      <w:marBottom w:val="0"/>
      <w:divBdr>
        <w:top w:val="none" w:sz="0" w:space="0" w:color="auto"/>
        <w:left w:val="none" w:sz="0" w:space="0" w:color="auto"/>
        <w:bottom w:val="none" w:sz="0" w:space="0" w:color="auto"/>
        <w:right w:val="none" w:sz="0" w:space="0" w:color="auto"/>
      </w:divBdr>
      <w:divsChild>
        <w:div w:id="452676563">
          <w:marLeft w:val="446"/>
          <w:marRight w:val="0"/>
          <w:marTop w:val="0"/>
          <w:marBottom w:val="120"/>
          <w:divBdr>
            <w:top w:val="none" w:sz="0" w:space="0" w:color="auto"/>
            <w:left w:val="none" w:sz="0" w:space="0" w:color="auto"/>
            <w:bottom w:val="none" w:sz="0" w:space="0" w:color="auto"/>
            <w:right w:val="none" w:sz="0" w:space="0" w:color="auto"/>
          </w:divBdr>
        </w:div>
      </w:divsChild>
    </w:div>
    <w:div w:id="136537801">
      <w:bodyDiv w:val="1"/>
      <w:marLeft w:val="0"/>
      <w:marRight w:val="0"/>
      <w:marTop w:val="0"/>
      <w:marBottom w:val="0"/>
      <w:divBdr>
        <w:top w:val="none" w:sz="0" w:space="0" w:color="auto"/>
        <w:left w:val="none" w:sz="0" w:space="0" w:color="auto"/>
        <w:bottom w:val="none" w:sz="0" w:space="0" w:color="auto"/>
        <w:right w:val="none" w:sz="0" w:space="0" w:color="auto"/>
      </w:divBdr>
    </w:div>
    <w:div w:id="157351943">
      <w:bodyDiv w:val="1"/>
      <w:marLeft w:val="0"/>
      <w:marRight w:val="0"/>
      <w:marTop w:val="0"/>
      <w:marBottom w:val="0"/>
      <w:divBdr>
        <w:top w:val="none" w:sz="0" w:space="0" w:color="auto"/>
        <w:left w:val="none" w:sz="0" w:space="0" w:color="auto"/>
        <w:bottom w:val="none" w:sz="0" w:space="0" w:color="auto"/>
        <w:right w:val="none" w:sz="0" w:space="0" w:color="auto"/>
      </w:divBdr>
      <w:divsChild>
        <w:div w:id="207690221">
          <w:marLeft w:val="446"/>
          <w:marRight w:val="0"/>
          <w:marTop w:val="0"/>
          <w:marBottom w:val="120"/>
          <w:divBdr>
            <w:top w:val="none" w:sz="0" w:space="0" w:color="auto"/>
            <w:left w:val="none" w:sz="0" w:space="0" w:color="auto"/>
            <w:bottom w:val="none" w:sz="0" w:space="0" w:color="auto"/>
            <w:right w:val="none" w:sz="0" w:space="0" w:color="auto"/>
          </w:divBdr>
        </w:div>
        <w:div w:id="1190336977">
          <w:marLeft w:val="446"/>
          <w:marRight w:val="0"/>
          <w:marTop w:val="0"/>
          <w:marBottom w:val="120"/>
          <w:divBdr>
            <w:top w:val="none" w:sz="0" w:space="0" w:color="auto"/>
            <w:left w:val="none" w:sz="0" w:space="0" w:color="auto"/>
            <w:bottom w:val="none" w:sz="0" w:space="0" w:color="auto"/>
            <w:right w:val="none" w:sz="0" w:space="0" w:color="auto"/>
          </w:divBdr>
        </w:div>
        <w:div w:id="1526796813">
          <w:marLeft w:val="446"/>
          <w:marRight w:val="0"/>
          <w:marTop w:val="0"/>
          <w:marBottom w:val="120"/>
          <w:divBdr>
            <w:top w:val="none" w:sz="0" w:space="0" w:color="auto"/>
            <w:left w:val="none" w:sz="0" w:space="0" w:color="auto"/>
            <w:bottom w:val="none" w:sz="0" w:space="0" w:color="auto"/>
            <w:right w:val="none" w:sz="0" w:space="0" w:color="auto"/>
          </w:divBdr>
        </w:div>
      </w:divsChild>
    </w:div>
    <w:div w:id="159390739">
      <w:bodyDiv w:val="1"/>
      <w:marLeft w:val="0"/>
      <w:marRight w:val="0"/>
      <w:marTop w:val="0"/>
      <w:marBottom w:val="0"/>
      <w:divBdr>
        <w:top w:val="none" w:sz="0" w:space="0" w:color="auto"/>
        <w:left w:val="none" w:sz="0" w:space="0" w:color="auto"/>
        <w:bottom w:val="none" w:sz="0" w:space="0" w:color="auto"/>
        <w:right w:val="none" w:sz="0" w:space="0" w:color="auto"/>
      </w:divBdr>
    </w:div>
    <w:div w:id="174540637">
      <w:bodyDiv w:val="1"/>
      <w:marLeft w:val="0"/>
      <w:marRight w:val="0"/>
      <w:marTop w:val="0"/>
      <w:marBottom w:val="0"/>
      <w:divBdr>
        <w:top w:val="none" w:sz="0" w:space="0" w:color="auto"/>
        <w:left w:val="none" w:sz="0" w:space="0" w:color="auto"/>
        <w:bottom w:val="none" w:sz="0" w:space="0" w:color="auto"/>
        <w:right w:val="none" w:sz="0" w:space="0" w:color="auto"/>
      </w:divBdr>
    </w:div>
    <w:div w:id="179591532">
      <w:bodyDiv w:val="1"/>
      <w:marLeft w:val="0"/>
      <w:marRight w:val="0"/>
      <w:marTop w:val="0"/>
      <w:marBottom w:val="0"/>
      <w:divBdr>
        <w:top w:val="none" w:sz="0" w:space="0" w:color="auto"/>
        <w:left w:val="none" w:sz="0" w:space="0" w:color="auto"/>
        <w:bottom w:val="none" w:sz="0" w:space="0" w:color="auto"/>
        <w:right w:val="none" w:sz="0" w:space="0" w:color="auto"/>
      </w:divBdr>
    </w:div>
    <w:div w:id="206724326">
      <w:bodyDiv w:val="1"/>
      <w:marLeft w:val="0"/>
      <w:marRight w:val="0"/>
      <w:marTop w:val="0"/>
      <w:marBottom w:val="0"/>
      <w:divBdr>
        <w:top w:val="none" w:sz="0" w:space="0" w:color="auto"/>
        <w:left w:val="none" w:sz="0" w:space="0" w:color="auto"/>
        <w:bottom w:val="none" w:sz="0" w:space="0" w:color="auto"/>
        <w:right w:val="none" w:sz="0" w:space="0" w:color="auto"/>
      </w:divBdr>
      <w:divsChild>
        <w:div w:id="472871871">
          <w:marLeft w:val="446"/>
          <w:marRight w:val="0"/>
          <w:marTop w:val="0"/>
          <w:marBottom w:val="480"/>
          <w:divBdr>
            <w:top w:val="none" w:sz="0" w:space="0" w:color="auto"/>
            <w:left w:val="none" w:sz="0" w:space="0" w:color="auto"/>
            <w:bottom w:val="none" w:sz="0" w:space="0" w:color="auto"/>
            <w:right w:val="none" w:sz="0" w:space="0" w:color="auto"/>
          </w:divBdr>
        </w:div>
      </w:divsChild>
    </w:div>
    <w:div w:id="253438917">
      <w:bodyDiv w:val="1"/>
      <w:marLeft w:val="0"/>
      <w:marRight w:val="0"/>
      <w:marTop w:val="0"/>
      <w:marBottom w:val="0"/>
      <w:divBdr>
        <w:top w:val="none" w:sz="0" w:space="0" w:color="auto"/>
        <w:left w:val="none" w:sz="0" w:space="0" w:color="auto"/>
        <w:bottom w:val="none" w:sz="0" w:space="0" w:color="auto"/>
        <w:right w:val="none" w:sz="0" w:space="0" w:color="auto"/>
      </w:divBdr>
    </w:div>
    <w:div w:id="259457130">
      <w:bodyDiv w:val="1"/>
      <w:marLeft w:val="0"/>
      <w:marRight w:val="0"/>
      <w:marTop w:val="0"/>
      <w:marBottom w:val="0"/>
      <w:divBdr>
        <w:top w:val="none" w:sz="0" w:space="0" w:color="auto"/>
        <w:left w:val="none" w:sz="0" w:space="0" w:color="auto"/>
        <w:bottom w:val="none" w:sz="0" w:space="0" w:color="auto"/>
        <w:right w:val="none" w:sz="0" w:space="0" w:color="auto"/>
      </w:divBdr>
    </w:div>
    <w:div w:id="264577804">
      <w:bodyDiv w:val="1"/>
      <w:marLeft w:val="0"/>
      <w:marRight w:val="0"/>
      <w:marTop w:val="0"/>
      <w:marBottom w:val="0"/>
      <w:divBdr>
        <w:top w:val="none" w:sz="0" w:space="0" w:color="auto"/>
        <w:left w:val="none" w:sz="0" w:space="0" w:color="auto"/>
        <w:bottom w:val="none" w:sz="0" w:space="0" w:color="auto"/>
        <w:right w:val="none" w:sz="0" w:space="0" w:color="auto"/>
      </w:divBdr>
    </w:div>
    <w:div w:id="284777983">
      <w:bodyDiv w:val="1"/>
      <w:marLeft w:val="0"/>
      <w:marRight w:val="0"/>
      <w:marTop w:val="0"/>
      <w:marBottom w:val="0"/>
      <w:divBdr>
        <w:top w:val="none" w:sz="0" w:space="0" w:color="auto"/>
        <w:left w:val="none" w:sz="0" w:space="0" w:color="auto"/>
        <w:bottom w:val="none" w:sz="0" w:space="0" w:color="auto"/>
        <w:right w:val="none" w:sz="0" w:space="0" w:color="auto"/>
      </w:divBdr>
    </w:div>
    <w:div w:id="302389464">
      <w:bodyDiv w:val="1"/>
      <w:marLeft w:val="0"/>
      <w:marRight w:val="0"/>
      <w:marTop w:val="0"/>
      <w:marBottom w:val="0"/>
      <w:divBdr>
        <w:top w:val="none" w:sz="0" w:space="0" w:color="auto"/>
        <w:left w:val="none" w:sz="0" w:space="0" w:color="auto"/>
        <w:bottom w:val="none" w:sz="0" w:space="0" w:color="auto"/>
        <w:right w:val="none" w:sz="0" w:space="0" w:color="auto"/>
      </w:divBdr>
      <w:divsChild>
        <w:div w:id="1161967598">
          <w:marLeft w:val="259"/>
          <w:marRight w:val="0"/>
          <w:marTop w:val="0"/>
          <w:marBottom w:val="68"/>
          <w:divBdr>
            <w:top w:val="none" w:sz="0" w:space="0" w:color="auto"/>
            <w:left w:val="none" w:sz="0" w:space="0" w:color="auto"/>
            <w:bottom w:val="none" w:sz="0" w:space="0" w:color="auto"/>
            <w:right w:val="none" w:sz="0" w:space="0" w:color="auto"/>
          </w:divBdr>
        </w:div>
        <w:div w:id="1712919567">
          <w:marLeft w:val="259"/>
          <w:marRight w:val="0"/>
          <w:marTop w:val="0"/>
          <w:marBottom w:val="68"/>
          <w:divBdr>
            <w:top w:val="none" w:sz="0" w:space="0" w:color="auto"/>
            <w:left w:val="none" w:sz="0" w:space="0" w:color="auto"/>
            <w:bottom w:val="none" w:sz="0" w:space="0" w:color="auto"/>
            <w:right w:val="none" w:sz="0" w:space="0" w:color="auto"/>
          </w:divBdr>
        </w:div>
        <w:div w:id="902563101">
          <w:marLeft w:val="259"/>
          <w:marRight w:val="0"/>
          <w:marTop w:val="0"/>
          <w:marBottom w:val="68"/>
          <w:divBdr>
            <w:top w:val="none" w:sz="0" w:space="0" w:color="auto"/>
            <w:left w:val="none" w:sz="0" w:space="0" w:color="auto"/>
            <w:bottom w:val="none" w:sz="0" w:space="0" w:color="auto"/>
            <w:right w:val="none" w:sz="0" w:space="0" w:color="auto"/>
          </w:divBdr>
        </w:div>
        <w:div w:id="1953511248">
          <w:marLeft w:val="259"/>
          <w:marRight w:val="0"/>
          <w:marTop w:val="0"/>
          <w:marBottom w:val="68"/>
          <w:divBdr>
            <w:top w:val="none" w:sz="0" w:space="0" w:color="auto"/>
            <w:left w:val="none" w:sz="0" w:space="0" w:color="auto"/>
            <w:bottom w:val="none" w:sz="0" w:space="0" w:color="auto"/>
            <w:right w:val="none" w:sz="0" w:space="0" w:color="auto"/>
          </w:divBdr>
        </w:div>
      </w:divsChild>
    </w:div>
    <w:div w:id="311254662">
      <w:bodyDiv w:val="1"/>
      <w:marLeft w:val="0"/>
      <w:marRight w:val="0"/>
      <w:marTop w:val="0"/>
      <w:marBottom w:val="0"/>
      <w:divBdr>
        <w:top w:val="none" w:sz="0" w:space="0" w:color="auto"/>
        <w:left w:val="none" w:sz="0" w:space="0" w:color="auto"/>
        <w:bottom w:val="none" w:sz="0" w:space="0" w:color="auto"/>
        <w:right w:val="none" w:sz="0" w:space="0" w:color="auto"/>
      </w:divBdr>
      <w:divsChild>
        <w:div w:id="46299388">
          <w:marLeft w:val="446"/>
          <w:marRight w:val="0"/>
          <w:marTop w:val="0"/>
          <w:marBottom w:val="0"/>
          <w:divBdr>
            <w:top w:val="none" w:sz="0" w:space="0" w:color="auto"/>
            <w:left w:val="none" w:sz="0" w:space="0" w:color="auto"/>
            <w:bottom w:val="none" w:sz="0" w:space="0" w:color="auto"/>
            <w:right w:val="none" w:sz="0" w:space="0" w:color="auto"/>
          </w:divBdr>
        </w:div>
        <w:div w:id="305551691">
          <w:marLeft w:val="446"/>
          <w:marRight w:val="0"/>
          <w:marTop w:val="0"/>
          <w:marBottom w:val="0"/>
          <w:divBdr>
            <w:top w:val="none" w:sz="0" w:space="0" w:color="auto"/>
            <w:left w:val="none" w:sz="0" w:space="0" w:color="auto"/>
            <w:bottom w:val="none" w:sz="0" w:space="0" w:color="auto"/>
            <w:right w:val="none" w:sz="0" w:space="0" w:color="auto"/>
          </w:divBdr>
        </w:div>
        <w:div w:id="595478801">
          <w:marLeft w:val="446"/>
          <w:marRight w:val="0"/>
          <w:marTop w:val="0"/>
          <w:marBottom w:val="0"/>
          <w:divBdr>
            <w:top w:val="none" w:sz="0" w:space="0" w:color="auto"/>
            <w:left w:val="none" w:sz="0" w:space="0" w:color="auto"/>
            <w:bottom w:val="none" w:sz="0" w:space="0" w:color="auto"/>
            <w:right w:val="none" w:sz="0" w:space="0" w:color="auto"/>
          </w:divBdr>
        </w:div>
        <w:div w:id="1290238994">
          <w:marLeft w:val="1166"/>
          <w:marRight w:val="0"/>
          <w:marTop w:val="0"/>
          <w:marBottom w:val="0"/>
          <w:divBdr>
            <w:top w:val="none" w:sz="0" w:space="0" w:color="auto"/>
            <w:left w:val="none" w:sz="0" w:space="0" w:color="auto"/>
            <w:bottom w:val="none" w:sz="0" w:space="0" w:color="auto"/>
            <w:right w:val="none" w:sz="0" w:space="0" w:color="auto"/>
          </w:divBdr>
        </w:div>
        <w:div w:id="2132355917">
          <w:marLeft w:val="1166"/>
          <w:marRight w:val="0"/>
          <w:marTop w:val="0"/>
          <w:marBottom w:val="0"/>
          <w:divBdr>
            <w:top w:val="none" w:sz="0" w:space="0" w:color="auto"/>
            <w:left w:val="none" w:sz="0" w:space="0" w:color="auto"/>
            <w:bottom w:val="none" w:sz="0" w:space="0" w:color="auto"/>
            <w:right w:val="none" w:sz="0" w:space="0" w:color="auto"/>
          </w:divBdr>
        </w:div>
      </w:divsChild>
    </w:div>
    <w:div w:id="335303609">
      <w:bodyDiv w:val="1"/>
      <w:marLeft w:val="0"/>
      <w:marRight w:val="0"/>
      <w:marTop w:val="0"/>
      <w:marBottom w:val="0"/>
      <w:divBdr>
        <w:top w:val="none" w:sz="0" w:space="0" w:color="auto"/>
        <w:left w:val="none" w:sz="0" w:space="0" w:color="auto"/>
        <w:bottom w:val="none" w:sz="0" w:space="0" w:color="auto"/>
        <w:right w:val="none" w:sz="0" w:space="0" w:color="auto"/>
      </w:divBdr>
      <w:divsChild>
        <w:div w:id="1644191434">
          <w:marLeft w:val="446"/>
          <w:marRight w:val="0"/>
          <w:marTop w:val="0"/>
          <w:marBottom w:val="480"/>
          <w:divBdr>
            <w:top w:val="none" w:sz="0" w:space="0" w:color="auto"/>
            <w:left w:val="none" w:sz="0" w:space="0" w:color="auto"/>
            <w:bottom w:val="none" w:sz="0" w:space="0" w:color="auto"/>
            <w:right w:val="none" w:sz="0" w:space="0" w:color="auto"/>
          </w:divBdr>
        </w:div>
      </w:divsChild>
    </w:div>
    <w:div w:id="352272789">
      <w:bodyDiv w:val="1"/>
      <w:marLeft w:val="0"/>
      <w:marRight w:val="0"/>
      <w:marTop w:val="0"/>
      <w:marBottom w:val="0"/>
      <w:divBdr>
        <w:top w:val="none" w:sz="0" w:space="0" w:color="auto"/>
        <w:left w:val="none" w:sz="0" w:space="0" w:color="auto"/>
        <w:bottom w:val="none" w:sz="0" w:space="0" w:color="auto"/>
        <w:right w:val="none" w:sz="0" w:space="0" w:color="auto"/>
      </w:divBdr>
      <w:divsChild>
        <w:div w:id="575014876">
          <w:marLeft w:val="446"/>
          <w:marRight w:val="0"/>
          <w:marTop w:val="0"/>
          <w:marBottom w:val="120"/>
          <w:divBdr>
            <w:top w:val="none" w:sz="0" w:space="0" w:color="auto"/>
            <w:left w:val="none" w:sz="0" w:space="0" w:color="auto"/>
            <w:bottom w:val="none" w:sz="0" w:space="0" w:color="auto"/>
            <w:right w:val="none" w:sz="0" w:space="0" w:color="auto"/>
          </w:divBdr>
        </w:div>
        <w:div w:id="705909326">
          <w:marLeft w:val="446"/>
          <w:marRight w:val="0"/>
          <w:marTop w:val="0"/>
          <w:marBottom w:val="120"/>
          <w:divBdr>
            <w:top w:val="none" w:sz="0" w:space="0" w:color="auto"/>
            <w:left w:val="none" w:sz="0" w:space="0" w:color="auto"/>
            <w:bottom w:val="none" w:sz="0" w:space="0" w:color="auto"/>
            <w:right w:val="none" w:sz="0" w:space="0" w:color="auto"/>
          </w:divBdr>
        </w:div>
        <w:div w:id="1851800161">
          <w:marLeft w:val="446"/>
          <w:marRight w:val="0"/>
          <w:marTop w:val="0"/>
          <w:marBottom w:val="120"/>
          <w:divBdr>
            <w:top w:val="none" w:sz="0" w:space="0" w:color="auto"/>
            <w:left w:val="none" w:sz="0" w:space="0" w:color="auto"/>
            <w:bottom w:val="none" w:sz="0" w:space="0" w:color="auto"/>
            <w:right w:val="none" w:sz="0" w:space="0" w:color="auto"/>
          </w:divBdr>
        </w:div>
      </w:divsChild>
    </w:div>
    <w:div w:id="412623998">
      <w:bodyDiv w:val="1"/>
      <w:marLeft w:val="0"/>
      <w:marRight w:val="0"/>
      <w:marTop w:val="0"/>
      <w:marBottom w:val="0"/>
      <w:divBdr>
        <w:top w:val="none" w:sz="0" w:space="0" w:color="auto"/>
        <w:left w:val="none" w:sz="0" w:space="0" w:color="auto"/>
        <w:bottom w:val="none" w:sz="0" w:space="0" w:color="auto"/>
        <w:right w:val="none" w:sz="0" w:space="0" w:color="auto"/>
      </w:divBdr>
    </w:div>
    <w:div w:id="422994053">
      <w:bodyDiv w:val="1"/>
      <w:marLeft w:val="0"/>
      <w:marRight w:val="0"/>
      <w:marTop w:val="0"/>
      <w:marBottom w:val="0"/>
      <w:divBdr>
        <w:top w:val="none" w:sz="0" w:space="0" w:color="auto"/>
        <w:left w:val="none" w:sz="0" w:space="0" w:color="auto"/>
        <w:bottom w:val="none" w:sz="0" w:space="0" w:color="auto"/>
        <w:right w:val="none" w:sz="0" w:space="0" w:color="auto"/>
      </w:divBdr>
    </w:div>
    <w:div w:id="432672960">
      <w:bodyDiv w:val="1"/>
      <w:marLeft w:val="0"/>
      <w:marRight w:val="0"/>
      <w:marTop w:val="0"/>
      <w:marBottom w:val="0"/>
      <w:divBdr>
        <w:top w:val="none" w:sz="0" w:space="0" w:color="auto"/>
        <w:left w:val="none" w:sz="0" w:space="0" w:color="auto"/>
        <w:bottom w:val="none" w:sz="0" w:space="0" w:color="auto"/>
        <w:right w:val="none" w:sz="0" w:space="0" w:color="auto"/>
      </w:divBdr>
    </w:div>
    <w:div w:id="438836589">
      <w:bodyDiv w:val="1"/>
      <w:marLeft w:val="0"/>
      <w:marRight w:val="0"/>
      <w:marTop w:val="0"/>
      <w:marBottom w:val="0"/>
      <w:divBdr>
        <w:top w:val="none" w:sz="0" w:space="0" w:color="auto"/>
        <w:left w:val="none" w:sz="0" w:space="0" w:color="auto"/>
        <w:bottom w:val="none" w:sz="0" w:space="0" w:color="auto"/>
        <w:right w:val="none" w:sz="0" w:space="0" w:color="auto"/>
      </w:divBdr>
      <w:divsChild>
        <w:div w:id="338431814">
          <w:marLeft w:val="446"/>
          <w:marRight w:val="0"/>
          <w:marTop w:val="0"/>
          <w:marBottom w:val="60"/>
          <w:divBdr>
            <w:top w:val="none" w:sz="0" w:space="0" w:color="auto"/>
            <w:left w:val="none" w:sz="0" w:space="0" w:color="auto"/>
            <w:bottom w:val="none" w:sz="0" w:space="0" w:color="auto"/>
            <w:right w:val="none" w:sz="0" w:space="0" w:color="auto"/>
          </w:divBdr>
        </w:div>
        <w:div w:id="809632118">
          <w:marLeft w:val="446"/>
          <w:marRight w:val="0"/>
          <w:marTop w:val="0"/>
          <w:marBottom w:val="60"/>
          <w:divBdr>
            <w:top w:val="none" w:sz="0" w:space="0" w:color="auto"/>
            <w:left w:val="none" w:sz="0" w:space="0" w:color="auto"/>
            <w:bottom w:val="none" w:sz="0" w:space="0" w:color="auto"/>
            <w:right w:val="none" w:sz="0" w:space="0" w:color="auto"/>
          </w:divBdr>
        </w:div>
        <w:div w:id="1300380403">
          <w:marLeft w:val="446"/>
          <w:marRight w:val="0"/>
          <w:marTop w:val="0"/>
          <w:marBottom w:val="60"/>
          <w:divBdr>
            <w:top w:val="none" w:sz="0" w:space="0" w:color="auto"/>
            <w:left w:val="none" w:sz="0" w:space="0" w:color="auto"/>
            <w:bottom w:val="none" w:sz="0" w:space="0" w:color="auto"/>
            <w:right w:val="none" w:sz="0" w:space="0" w:color="auto"/>
          </w:divBdr>
        </w:div>
      </w:divsChild>
    </w:div>
    <w:div w:id="508375316">
      <w:bodyDiv w:val="1"/>
      <w:marLeft w:val="0"/>
      <w:marRight w:val="0"/>
      <w:marTop w:val="0"/>
      <w:marBottom w:val="0"/>
      <w:divBdr>
        <w:top w:val="none" w:sz="0" w:space="0" w:color="auto"/>
        <w:left w:val="none" w:sz="0" w:space="0" w:color="auto"/>
        <w:bottom w:val="none" w:sz="0" w:space="0" w:color="auto"/>
        <w:right w:val="none" w:sz="0" w:space="0" w:color="auto"/>
      </w:divBdr>
    </w:div>
    <w:div w:id="508913543">
      <w:bodyDiv w:val="1"/>
      <w:marLeft w:val="0"/>
      <w:marRight w:val="0"/>
      <w:marTop w:val="0"/>
      <w:marBottom w:val="0"/>
      <w:divBdr>
        <w:top w:val="none" w:sz="0" w:space="0" w:color="auto"/>
        <w:left w:val="none" w:sz="0" w:space="0" w:color="auto"/>
        <w:bottom w:val="none" w:sz="0" w:space="0" w:color="auto"/>
        <w:right w:val="none" w:sz="0" w:space="0" w:color="auto"/>
      </w:divBdr>
      <w:divsChild>
        <w:div w:id="769742548">
          <w:marLeft w:val="446"/>
          <w:marRight w:val="0"/>
          <w:marTop w:val="0"/>
          <w:marBottom w:val="480"/>
          <w:divBdr>
            <w:top w:val="none" w:sz="0" w:space="0" w:color="auto"/>
            <w:left w:val="none" w:sz="0" w:space="0" w:color="auto"/>
            <w:bottom w:val="none" w:sz="0" w:space="0" w:color="auto"/>
            <w:right w:val="none" w:sz="0" w:space="0" w:color="auto"/>
          </w:divBdr>
        </w:div>
      </w:divsChild>
    </w:div>
    <w:div w:id="518129511">
      <w:bodyDiv w:val="1"/>
      <w:marLeft w:val="0"/>
      <w:marRight w:val="0"/>
      <w:marTop w:val="0"/>
      <w:marBottom w:val="0"/>
      <w:divBdr>
        <w:top w:val="none" w:sz="0" w:space="0" w:color="auto"/>
        <w:left w:val="none" w:sz="0" w:space="0" w:color="auto"/>
        <w:bottom w:val="none" w:sz="0" w:space="0" w:color="auto"/>
        <w:right w:val="none" w:sz="0" w:space="0" w:color="auto"/>
      </w:divBdr>
    </w:div>
    <w:div w:id="527066878">
      <w:bodyDiv w:val="1"/>
      <w:marLeft w:val="0"/>
      <w:marRight w:val="0"/>
      <w:marTop w:val="0"/>
      <w:marBottom w:val="0"/>
      <w:divBdr>
        <w:top w:val="none" w:sz="0" w:space="0" w:color="auto"/>
        <w:left w:val="none" w:sz="0" w:space="0" w:color="auto"/>
        <w:bottom w:val="none" w:sz="0" w:space="0" w:color="auto"/>
        <w:right w:val="none" w:sz="0" w:space="0" w:color="auto"/>
      </w:divBdr>
      <w:divsChild>
        <w:div w:id="1990358353">
          <w:marLeft w:val="446"/>
          <w:marRight w:val="0"/>
          <w:marTop w:val="0"/>
          <w:marBottom w:val="0"/>
          <w:divBdr>
            <w:top w:val="none" w:sz="0" w:space="0" w:color="auto"/>
            <w:left w:val="none" w:sz="0" w:space="0" w:color="auto"/>
            <w:bottom w:val="none" w:sz="0" w:space="0" w:color="auto"/>
            <w:right w:val="none" w:sz="0" w:space="0" w:color="auto"/>
          </w:divBdr>
        </w:div>
        <w:div w:id="437989196">
          <w:marLeft w:val="446"/>
          <w:marRight w:val="0"/>
          <w:marTop w:val="0"/>
          <w:marBottom w:val="0"/>
          <w:divBdr>
            <w:top w:val="none" w:sz="0" w:space="0" w:color="auto"/>
            <w:left w:val="none" w:sz="0" w:space="0" w:color="auto"/>
            <w:bottom w:val="none" w:sz="0" w:space="0" w:color="auto"/>
            <w:right w:val="none" w:sz="0" w:space="0" w:color="auto"/>
          </w:divBdr>
        </w:div>
      </w:divsChild>
    </w:div>
    <w:div w:id="528759969">
      <w:bodyDiv w:val="1"/>
      <w:marLeft w:val="0"/>
      <w:marRight w:val="0"/>
      <w:marTop w:val="0"/>
      <w:marBottom w:val="0"/>
      <w:divBdr>
        <w:top w:val="none" w:sz="0" w:space="0" w:color="auto"/>
        <w:left w:val="none" w:sz="0" w:space="0" w:color="auto"/>
        <w:bottom w:val="none" w:sz="0" w:space="0" w:color="auto"/>
        <w:right w:val="none" w:sz="0" w:space="0" w:color="auto"/>
      </w:divBdr>
      <w:divsChild>
        <w:div w:id="229199308">
          <w:marLeft w:val="446"/>
          <w:marRight w:val="0"/>
          <w:marTop w:val="0"/>
          <w:marBottom w:val="0"/>
          <w:divBdr>
            <w:top w:val="none" w:sz="0" w:space="0" w:color="auto"/>
            <w:left w:val="none" w:sz="0" w:space="0" w:color="auto"/>
            <w:bottom w:val="none" w:sz="0" w:space="0" w:color="auto"/>
            <w:right w:val="none" w:sz="0" w:space="0" w:color="auto"/>
          </w:divBdr>
        </w:div>
      </w:divsChild>
    </w:div>
    <w:div w:id="551622398">
      <w:bodyDiv w:val="1"/>
      <w:marLeft w:val="0"/>
      <w:marRight w:val="0"/>
      <w:marTop w:val="0"/>
      <w:marBottom w:val="0"/>
      <w:divBdr>
        <w:top w:val="none" w:sz="0" w:space="0" w:color="auto"/>
        <w:left w:val="none" w:sz="0" w:space="0" w:color="auto"/>
        <w:bottom w:val="none" w:sz="0" w:space="0" w:color="auto"/>
        <w:right w:val="none" w:sz="0" w:space="0" w:color="auto"/>
      </w:divBdr>
      <w:divsChild>
        <w:div w:id="774860968">
          <w:marLeft w:val="1166"/>
          <w:marRight w:val="0"/>
          <w:marTop w:val="0"/>
          <w:marBottom w:val="0"/>
          <w:divBdr>
            <w:top w:val="none" w:sz="0" w:space="0" w:color="auto"/>
            <w:left w:val="none" w:sz="0" w:space="0" w:color="auto"/>
            <w:bottom w:val="none" w:sz="0" w:space="0" w:color="auto"/>
            <w:right w:val="none" w:sz="0" w:space="0" w:color="auto"/>
          </w:divBdr>
        </w:div>
        <w:div w:id="1372074453">
          <w:marLeft w:val="1166"/>
          <w:marRight w:val="0"/>
          <w:marTop w:val="0"/>
          <w:marBottom w:val="0"/>
          <w:divBdr>
            <w:top w:val="none" w:sz="0" w:space="0" w:color="auto"/>
            <w:left w:val="none" w:sz="0" w:space="0" w:color="auto"/>
            <w:bottom w:val="none" w:sz="0" w:space="0" w:color="auto"/>
            <w:right w:val="none" w:sz="0" w:space="0" w:color="auto"/>
          </w:divBdr>
        </w:div>
        <w:div w:id="1504080199">
          <w:marLeft w:val="1166"/>
          <w:marRight w:val="0"/>
          <w:marTop w:val="0"/>
          <w:marBottom w:val="0"/>
          <w:divBdr>
            <w:top w:val="none" w:sz="0" w:space="0" w:color="auto"/>
            <w:left w:val="none" w:sz="0" w:space="0" w:color="auto"/>
            <w:bottom w:val="none" w:sz="0" w:space="0" w:color="auto"/>
            <w:right w:val="none" w:sz="0" w:space="0" w:color="auto"/>
          </w:divBdr>
        </w:div>
        <w:div w:id="1854878898">
          <w:marLeft w:val="1166"/>
          <w:marRight w:val="0"/>
          <w:marTop w:val="0"/>
          <w:marBottom w:val="160"/>
          <w:divBdr>
            <w:top w:val="none" w:sz="0" w:space="0" w:color="auto"/>
            <w:left w:val="none" w:sz="0" w:space="0" w:color="auto"/>
            <w:bottom w:val="none" w:sz="0" w:space="0" w:color="auto"/>
            <w:right w:val="none" w:sz="0" w:space="0" w:color="auto"/>
          </w:divBdr>
        </w:div>
      </w:divsChild>
    </w:div>
    <w:div w:id="562757842">
      <w:bodyDiv w:val="1"/>
      <w:marLeft w:val="0"/>
      <w:marRight w:val="0"/>
      <w:marTop w:val="0"/>
      <w:marBottom w:val="0"/>
      <w:divBdr>
        <w:top w:val="none" w:sz="0" w:space="0" w:color="auto"/>
        <w:left w:val="none" w:sz="0" w:space="0" w:color="auto"/>
        <w:bottom w:val="none" w:sz="0" w:space="0" w:color="auto"/>
        <w:right w:val="none" w:sz="0" w:space="0" w:color="auto"/>
      </w:divBdr>
    </w:div>
    <w:div w:id="586621138">
      <w:bodyDiv w:val="1"/>
      <w:marLeft w:val="0"/>
      <w:marRight w:val="0"/>
      <w:marTop w:val="0"/>
      <w:marBottom w:val="0"/>
      <w:divBdr>
        <w:top w:val="none" w:sz="0" w:space="0" w:color="auto"/>
        <w:left w:val="none" w:sz="0" w:space="0" w:color="auto"/>
        <w:bottom w:val="none" w:sz="0" w:space="0" w:color="auto"/>
        <w:right w:val="none" w:sz="0" w:space="0" w:color="auto"/>
      </w:divBdr>
    </w:div>
    <w:div w:id="604582105">
      <w:bodyDiv w:val="1"/>
      <w:marLeft w:val="0"/>
      <w:marRight w:val="0"/>
      <w:marTop w:val="0"/>
      <w:marBottom w:val="0"/>
      <w:divBdr>
        <w:top w:val="none" w:sz="0" w:space="0" w:color="auto"/>
        <w:left w:val="none" w:sz="0" w:space="0" w:color="auto"/>
        <w:bottom w:val="none" w:sz="0" w:space="0" w:color="auto"/>
        <w:right w:val="none" w:sz="0" w:space="0" w:color="auto"/>
      </w:divBdr>
    </w:div>
    <w:div w:id="623542128">
      <w:bodyDiv w:val="1"/>
      <w:marLeft w:val="0"/>
      <w:marRight w:val="0"/>
      <w:marTop w:val="0"/>
      <w:marBottom w:val="0"/>
      <w:divBdr>
        <w:top w:val="none" w:sz="0" w:space="0" w:color="auto"/>
        <w:left w:val="none" w:sz="0" w:space="0" w:color="auto"/>
        <w:bottom w:val="none" w:sz="0" w:space="0" w:color="auto"/>
        <w:right w:val="none" w:sz="0" w:space="0" w:color="auto"/>
      </w:divBdr>
      <w:divsChild>
        <w:div w:id="66657684">
          <w:marLeft w:val="259"/>
          <w:marRight w:val="0"/>
          <w:marTop w:val="0"/>
          <w:marBottom w:val="68"/>
          <w:divBdr>
            <w:top w:val="none" w:sz="0" w:space="0" w:color="auto"/>
            <w:left w:val="none" w:sz="0" w:space="0" w:color="auto"/>
            <w:bottom w:val="none" w:sz="0" w:space="0" w:color="auto"/>
            <w:right w:val="none" w:sz="0" w:space="0" w:color="auto"/>
          </w:divBdr>
        </w:div>
        <w:div w:id="487594778">
          <w:marLeft w:val="259"/>
          <w:marRight w:val="0"/>
          <w:marTop w:val="0"/>
          <w:marBottom w:val="68"/>
          <w:divBdr>
            <w:top w:val="none" w:sz="0" w:space="0" w:color="auto"/>
            <w:left w:val="none" w:sz="0" w:space="0" w:color="auto"/>
            <w:bottom w:val="none" w:sz="0" w:space="0" w:color="auto"/>
            <w:right w:val="none" w:sz="0" w:space="0" w:color="auto"/>
          </w:divBdr>
        </w:div>
        <w:div w:id="1423377039">
          <w:marLeft w:val="259"/>
          <w:marRight w:val="0"/>
          <w:marTop w:val="0"/>
          <w:marBottom w:val="68"/>
          <w:divBdr>
            <w:top w:val="none" w:sz="0" w:space="0" w:color="auto"/>
            <w:left w:val="none" w:sz="0" w:space="0" w:color="auto"/>
            <w:bottom w:val="none" w:sz="0" w:space="0" w:color="auto"/>
            <w:right w:val="none" w:sz="0" w:space="0" w:color="auto"/>
          </w:divBdr>
        </w:div>
      </w:divsChild>
    </w:div>
    <w:div w:id="768433736">
      <w:bodyDiv w:val="1"/>
      <w:marLeft w:val="0"/>
      <w:marRight w:val="0"/>
      <w:marTop w:val="0"/>
      <w:marBottom w:val="0"/>
      <w:divBdr>
        <w:top w:val="none" w:sz="0" w:space="0" w:color="auto"/>
        <w:left w:val="none" w:sz="0" w:space="0" w:color="auto"/>
        <w:bottom w:val="none" w:sz="0" w:space="0" w:color="auto"/>
        <w:right w:val="none" w:sz="0" w:space="0" w:color="auto"/>
      </w:divBdr>
    </w:div>
    <w:div w:id="808129267">
      <w:bodyDiv w:val="1"/>
      <w:marLeft w:val="0"/>
      <w:marRight w:val="0"/>
      <w:marTop w:val="0"/>
      <w:marBottom w:val="0"/>
      <w:divBdr>
        <w:top w:val="none" w:sz="0" w:space="0" w:color="auto"/>
        <w:left w:val="none" w:sz="0" w:space="0" w:color="auto"/>
        <w:bottom w:val="none" w:sz="0" w:space="0" w:color="auto"/>
        <w:right w:val="none" w:sz="0" w:space="0" w:color="auto"/>
      </w:divBdr>
    </w:div>
    <w:div w:id="835414446">
      <w:bodyDiv w:val="1"/>
      <w:marLeft w:val="0"/>
      <w:marRight w:val="0"/>
      <w:marTop w:val="0"/>
      <w:marBottom w:val="0"/>
      <w:divBdr>
        <w:top w:val="none" w:sz="0" w:space="0" w:color="auto"/>
        <w:left w:val="none" w:sz="0" w:space="0" w:color="auto"/>
        <w:bottom w:val="none" w:sz="0" w:space="0" w:color="auto"/>
        <w:right w:val="none" w:sz="0" w:space="0" w:color="auto"/>
      </w:divBdr>
    </w:div>
    <w:div w:id="835609276">
      <w:bodyDiv w:val="1"/>
      <w:marLeft w:val="0"/>
      <w:marRight w:val="0"/>
      <w:marTop w:val="0"/>
      <w:marBottom w:val="0"/>
      <w:divBdr>
        <w:top w:val="none" w:sz="0" w:space="0" w:color="auto"/>
        <w:left w:val="none" w:sz="0" w:space="0" w:color="auto"/>
        <w:bottom w:val="none" w:sz="0" w:space="0" w:color="auto"/>
        <w:right w:val="none" w:sz="0" w:space="0" w:color="auto"/>
      </w:divBdr>
    </w:div>
    <w:div w:id="836574429">
      <w:bodyDiv w:val="1"/>
      <w:marLeft w:val="0"/>
      <w:marRight w:val="0"/>
      <w:marTop w:val="0"/>
      <w:marBottom w:val="0"/>
      <w:divBdr>
        <w:top w:val="none" w:sz="0" w:space="0" w:color="auto"/>
        <w:left w:val="none" w:sz="0" w:space="0" w:color="auto"/>
        <w:bottom w:val="none" w:sz="0" w:space="0" w:color="auto"/>
        <w:right w:val="none" w:sz="0" w:space="0" w:color="auto"/>
      </w:divBdr>
    </w:div>
    <w:div w:id="865410744">
      <w:bodyDiv w:val="1"/>
      <w:marLeft w:val="0"/>
      <w:marRight w:val="0"/>
      <w:marTop w:val="0"/>
      <w:marBottom w:val="0"/>
      <w:divBdr>
        <w:top w:val="none" w:sz="0" w:space="0" w:color="auto"/>
        <w:left w:val="none" w:sz="0" w:space="0" w:color="auto"/>
        <w:bottom w:val="none" w:sz="0" w:space="0" w:color="auto"/>
        <w:right w:val="none" w:sz="0" w:space="0" w:color="auto"/>
      </w:divBdr>
    </w:div>
    <w:div w:id="879586450">
      <w:bodyDiv w:val="1"/>
      <w:marLeft w:val="0"/>
      <w:marRight w:val="0"/>
      <w:marTop w:val="0"/>
      <w:marBottom w:val="0"/>
      <w:divBdr>
        <w:top w:val="none" w:sz="0" w:space="0" w:color="auto"/>
        <w:left w:val="none" w:sz="0" w:space="0" w:color="auto"/>
        <w:bottom w:val="none" w:sz="0" w:space="0" w:color="auto"/>
        <w:right w:val="none" w:sz="0" w:space="0" w:color="auto"/>
      </w:divBdr>
      <w:divsChild>
        <w:div w:id="911543101">
          <w:marLeft w:val="446"/>
          <w:marRight w:val="0"/>
          <w:marTop w:val="0"/>
          <w:marBottom w:val="60"/>
          <w:divBdr>
            <w:top w:val="none" w:sz="0" w:space="0" w:color="auto"/>
            <w:left w:val="none" w:sz="0" w:space="0" w:color="auto"/>
            <w:bottom w:val="none" w:sz="0" w:space="0" w:color="auto"/>
            <w:right w:val="none" w:sz="0" w:space="0" w:color="auto"/>
          </w:divBdr>
        </w:div>
        <w:div w:id="1228951791">
          <w:marLeft w:val="446"/>
          <w:marRight w:val="0"/>
          <w:marTop w:val="0"/>
          <w:marBottom w:val="60"/>
          <w:divBdr>
            <w:top w:val="none" w:sz="0" w:space="0" w:color="auto"/>
            <w:left w:val="none" w:sz="0" w:space="0" w:color="auto"/>
            <w:bottom w:val="none" w:sz="0" w:space="0" w:color="auto"/>
            <w:right w:val="none" w:sz="0" w:space="0" w:color="auto"/>
          </w:divBdr>
        </w:div>
        <w:div w:id="2084255475">
          <w:marLeft w:val="446"/>
          <w:marRight w:val="0"/>
          <w:marTop w:val="0"/>
          <w:marBottom w:val="60"/>
          <w:divBdr>
            <w:top w:val="none" w:sz="0" w:space="0" w:color="auto"/>
            <w:left w:val="none" w:sz="0" w:space="0" w:color="auto"/>
            <w:bottom w:val="none" w:sz="0" w:space="0" w:color="auto"/>
            <w:right w:val="none" w:sz="0" w:space="0" w:color="auto"/>
          </w:divBdr>
        </w:div>
      </w:divsChild>
    </w:div>
    <w:div w:id="901134466">
      <w:bodyDiv w:val="1"/>
      <w:marLeft w:val="0"/>
      <w:marRight w:val="0"/>
      <w:marTop w:val="0"/>
      <w:marBottom w:val="0"/>
      <w:divBdr>
        <w:top w:val="none" w:sz="0" w:space="0" w:color="auto"/>
        <w:left w:val="none" w:sz="0" w:space="0" w:color="auto"/>
        <w:bottom w:val="none" w:sz="0" w:space="0" w:color="auto"/>
        <w:right w:val="none" w:sz="0" w:space="0" w:color="auto"/>
      </w:divBdr>
    </w:div>
    <w:div w:id="920334859">
      <w:bodyDiv w:val="1"/>
      <w:marLeft w:val="0"/>
      <w:marRight w:val="0"/>
      <w:marTop w:val="0"/>
      <w:marBottom w:val="0"/>
      <w:divBdr>
        <w:top w:val="none" w:sz="0" w:space="0" w:color="auto"/>
        <w:left w:val="none" w:sz="0" w:space="0" w:color="auto"/>
        <w:bottom w:val="none" w:sz="0" w:space="0" w:color="auto"/>
        <w:right w:val="none" w:sz="0" w:space="0" w:color="auto"/>
      </w:divBdr>
      <w:divsChild>
        <w:div w:id="1243762649">
          <w:marLeft w:val="1166"/>
          <w:marRight w:val="0"/>
          <w:marTop w:val="0"/>
          <w:marBottom w:val="0"/>
          <w:divBdr>
            <w:top w:val="none" w:sz="0" w:space="0" w:color="auto"/>
            <w:left w:val="none" w:sz="0" w:space="0" w:color="auto"/>
            <w:bottom w:val="none" w:sz="0" w:space="0" w:color="auto"/>
            <w:right w:val="none" w:sz="0" w:space="0" w:color="auto"/>
          </w:divBdr>
        </w:div>
        <w:div w:id="1324165234">
          <w:marLeft w:val="1166"/>
          <w:marRight w:val="0"/>
          <w:marTop w:val="0"/>
          <w:marBottom w:val="0"/>
          <w:divBdr>
            <w:top w:val="none" w:sz="0" w:space="0" w:color="auto"/>
            <w:left w:val="none" w:sz="0" w:space="0" w:color="auto"/>
            <w:bottom w:val="none" w:sz="0" w:space="0" w:color="auto"/>
            <w:right w:val="none" w:sz="0" w:space="0" w:color="auto"/>
          </w:divBdr>
        </w:div>
        <w:div w:id="1774547584">
          <w:marLeft w:val="1166"/>
          <w:marRight w:val="0"/>
          <w:marTop w:val="0"/>
          <w:marBottom w:val="160"/>
          <w:divBdr>
            <w:top w:val="none" w:sz="0" w:space="0" w:color="auto"/>
            <w:left w:val="none" w:sz="0" w:space="0" w:color="auto"/>
            <w:bottom w:val="none" w:sz="0" w:space="0" w:color="auto"/>
            <w:right w:val="none" w:sz="0" w:space="0" w:color="auto"/>
          </w:divBdr>
        </w:div>
        <w:div w:id="2016767568">
          <w:marLeft w:val="1166"/>
          <w:marRight w:val="0"/>
          <w:marTop w:val="0"/>
          <w:marBottom w:val="0"/>
          <w:divBdr>
            <w:top w:val="none" w:sz="0" w:space="0" w:color="auto"/>
            <w:left w:val="none" w:sz="0" w:space="0" w:color="auto"/>
            <w:bottom w:val="none" w:sz="0" w:space="0" w:color="auto"/>
            <w:right w:val="none" w:sz="0" w:space="0" w:color="auto"/>
          </w:divBdr>
        </w:div>
      </w:divsChild>
    </w:div>
    <w:div w:id="1010986547">
      <w:bodyDiv w:val="1"/>
      <w:marLeft w:val="0"/>
      <w:marRight w:val="0"/>
      <w:marTop w:val="0"/>
      <w:marBottom w:val="0"/>
      <w:divBdr>
        <w:top w:val="none" w:sz="0" w:space="0" w:color="auto"/>
        <w:left w:val="none" w:sz="0" w:space="0" w:color="auto"/>
        <w:bottom w:val="none" w:sz="0" w:space="0" w:color="auto"/>
        <w:right w:val="none" w:sz="0" w:space="0" w:color="auto"/>
      </w:divBdr>
    </w:div>
    <w:div w:id="1030423205">
      <w:bodyDiv w:val="1"/>
      <w:marLeft w:val="0"/>
      <w:marRight w:val="0"/>
      <w:marTop w:val="0"/>
      <w:marBottom w:val="0"/>
      <w:divBdr>
        <w:top w:val="none" w:sz="0" w:space="0" w:color="auto"/>
        <w:left w:val="none" w:sz="0" w:space="0" w:color="auto"/>
        <w:bottom w:val="none" w:sz="0" w:space="0" w:color="auto"/>
        <w:right w:val="none" w:sz="0" w:space="0" w:color="auto"/>
      </w:divBdr>
    </w:div>
    <w:div w:id="1030570914">
      <w:bodyDiv w:val="1"/>
      <w:marLeft w:val="0"/>
      <w:marRight w:val="0"/>
      <w:marTop w:val="0"/>
      <w:marBottom w:val="0"/>
      <w:divBdr>
        <w:top w:val="none" w:sz="0" w:space="0" w:color="auto"/>
        <w:left w:val="none" w:sz="0" w:space="0" w:color="auto"/>
        <w:bottom w:val="none" w:sz="0" w:space="0" w:color="auto"/>
        <w:right w:val="none" w:sz="0" w:space="0" w:color="auto"/>
      </w:divBdr>
    </w:div>
    <w:div w:id="1075669046">
      <w:bodyDiv w:val="1"/>
      <w:marLeft w:val="0"/>
      <w:marRight w:val="0"/>
      <w:marTop w:val="0"/>
      <w:marBottom w:val="0"/>
      <w:divBdr>
        <w:top w:val="none" w:sz="0" w:space="0" w:color="auto"/>
        <w:left w:val="none" w:sz="0" w:space="0" w:color="auto"/>
        <w:bottom w:val="none" w:sz="0" w:space="0" w:color="auto"/>
        <w:right w:val="none" w:sz="0" w:space="0" w:color="auto"/>
      </w:divBdr>
      <w:divsChild>
        <w:div w:id="844369126">
          <w:marLeft w:val="1166"/>
          <w:marRight w:val="0"/>
          <w:marTop w:val="0"/>
          <w:marBottom w:val="0"/>
          <w:divBdr>
            <w:top w:val="none" w:sz="0" w:space="0" w:color="auto"/>
            <w:left w:val="none" w:sz="0" w:space="0" w:color="auto"/>
            <w:bottom w:val="none" w:sz="0" w:space="0" w:color="auto"/>
            <w:right w:val="none" w:sz="0" w:space="0" w:color="auto"/>
          </w:divBdr>
        </w:div>
        <w:div w:id="1357971651">
          <w:marLeft w:val="1166"/>
          <w:marRight w:val="0"/>
          <w:marTop w:val="0"/>
          <w:marBottom w:val="0"/>
          <w:divBdr>
            <w:top w:val="none" w:sz="0" w:space="0" w:color="auto"/>
            <w:left w:val="none" w:sz="0" w:space="0" w:color="auto"/>
            <w:bottom w:val="none" w:sz="0" w:space="0" w:color="auto"/>
            <w:right w:val="none" w:sz="0" w:space="0" w:color="auto"/>
          </w:divBdr>
        </w:div>
        <w:div w:id="1708142224">
          <w:marLeft w:val="1166"/>
          <w:marRight w:val="0"/>
          <w:marTop w:val="0"/>
          <w:marBottom w:val="0"/>
          <w:divBdr>
            <w:top w:val="none" w:sz="0" w:space="0" w:color="auto"/>
            <w:left w:val="none" w:sz="0" w:space="0" w:color="auto"/>
            <w:bottom w:val="none" w:sz="0" w:space="0" w:color="auto"/>
            <w:right w:val="none" w:sz="0" w:space="0" w:color="auto"/>
          </w:divBdr>
        </w:div>
        <w:div w:id="1899898170">
          <w:marLeft w:val="1166"/>
          <w:marRight w:val="0"/>
          <w:marTop w:val="0"/>
          <w:marBottom w:val="160"/>
          <w:divBdr>
            <w:top w:val="none" w:sz="0" w:space="0" w:color="auto"/>
            <w:left w:val="none" w:sz="0" w:space="0" w:color="auto"/>
            <w:bottom w:val="none" w:sz="0" w:space="0" w:color="auto"/>
            <w:right w:val="none" w:sz="0" w:space="0" w:color="auto"/>
          </w:divBdr>
        </w:div>
      </w:divsChild>
    </w:div>
    <w:div w:id="1106269277">
      <w:bodyDiv w:val="1"/>
      <w:marLeft w:val="0"/>
      <w:marRight w:val="0"/>
      <w:marTop w:val="0"/>
      <w:marBottom w:val="0"/>
      <w:divBdr>
        <w:top w:val="none" w:sz="0" w:space="0" w:color="auto"/>
        <w:left w:val="none" w:sz="0" w:space="0" w:color="auto"/>
        <w:bottom w:val="none" w:sz="0" w:space="0" w:color="auto"/>
        <w:right w:val="none" w:sz="0" w:space="0" w:color="auto"/>
      </w:divBdr>
      <w:divsChild>
        <w:div w:id="310133863">
          <w:marLeft w:val="259"/>
          <w:marRight w:val="0"/>
          <w:marTop w:val="0"/>
          <w:marBottom w:val="68"/>
          <w:divBdr>
            <w:top w:val="none" w:sz="0" w:space="0" w:color="auto"/>
            <w:left w:val="none" w:sz="0" w:space="0" w:color="auto"/>
            <w:bottom w:val="none" w:sz="0" w:space="0" w:color="auto"/>
            <w:right w:val="none" w:sz="0" w:space="0" w:color="auto"/>
          </w:divBdr>
        </w:div>
        <w:div w:id="1315718374">
          <w:marLeft w:val="259"/>
          <w:marRight w:val="0"/>
          <w:marTop w:val="0"/>
          <w:marBottom w:val="68"/>
          <w:divBdr>
            <w:top w:val="none" w:sz="0" w:space="0" w:color="auto"/>
            <w:left w:val="none" w:sz="0" w:space="0" w:color="auto"/>
            <w:bottom w:val="none" w:sz="0" w:space="0" w:color="auto"/>
            <w:right w:val="none" w:sz="0" w:space="0" w:color="auto"/>
          </w:divBdr>
        </w:div>
        <w:div w:id="1875387639">
          <w:marLeft w:val="259"/>
          <w:marRight w:val="0"/>
          <w:marTop w:val="0"/>
          <w:marBottom w:val="68"/>
          <w:divBdr>
            <w:top w:val="none" w:sz="0" w:space="0" w:color="auto"/>
            <w:left w:val="none" w:sz="0" w:space="0" w:color="auto"/>
            <w:bottom w:val="none" w:sz="0" w:space="0" w:color="auto"/>
            <w:right w:val="none" w:sz="0" w:space="0" w:color="auto"/>
          </w:divBdr>
        </w:div>
        <w:div w:id="629360483">
          <w:marLeft w:val="259"/>
          <w:marRight w:val="0"/>
          <w:marTop w:val="0"/>
          <w:marBottom w:val="68"/>
          <w:divBdr>
            <w:top w:val="none" w:sz="0" w:space="0" w:color="auto"/>
            <w:left w:val="none" w:sz="0" w:space="0" w:color="auto"/>
            <w:bottom w:val="none" w:sz="0" w:space="0" w:color="auto"/>
            <w:right w:val="none" w:sz="0" w:space="0" w:color="auto"/>
          </w:divBdr>
        </w:div>
        <w:div w:id="679701733">
          <w:marLeft w:val="259"/>
          <w:marRight w:val="0"/>
          <w:marTop w:val="0"/>
          <w:marBottom w:val="68"/>
          <w:divBdr>
            <w:top w:val="none" w:sz="0" w:space="0" w:color="auto"/>
            <w:left w:val="none" w:sz="0" w:space="0" w:color="auto"/>
            <w:bottom w:val="none" w:sz="0" w:space="0" w:color="auto"/>
            <w:right w:val="none" w:sz="0" w:space="0" w:color="auto"/>
          </w:divBdr>
        </w:div>
        <w:div w:id="1224021885">
          <w:marLeft w:val="259"/>
          <w:marRight w:val="0"/>
          <w:marTop w:val="0"/>
          <w:marBottom w:val="68"/>
          <w:divBdr>
            <w:top w:val="none" w:sz="0" w:space="0" w:color="auto"/>
            <w:left w:val="none" w:sz="0" w:space="0" w:color="auto"/>
            <w:bottom w:val="none" w:sz="0" w:space="0" w:color="auto"/>
            <w:right w:val="none" w:sz="0" w:space="0" w:color="auto"/>
          </w:divBdr>
        </w:div>
        <w:div w:id="2072728220">
          <w:marLeft w:val="259"/>
          <w:marRight w:val="0"/>
          <w:marTop w:val="0"/>
          <w:marBottom w:val="68"/>
          <w:divBdr>
            <w:top w:val="none" w:sz="0" w:space="0" w:color="auto"/>
            <w:left w:val="none" w:sz="0" w:space="0" w:color="auto"/>
            <w:bottom w:val="none" w:sz="0" w:space="0" w:color="auto"/>
            <w:right w:val="none" w:sz="0" w:space="0" w:color="auto"/>
          </w:divBdr>
        </w:div>
      </w:divsChild>
    </w:div>
    <w:div w:id="1108044837">
      <w:bodyDiv w:val="1"/>
      <w:marLeft w:val="0"/>
      <w:marRight w:val="0"/>
      <w:marTop w:val="0"/>
      <w:marBottom w:val="0"/>
      <w:divBdr>
        <w:top w:val="none" w:sz="0" w:space="0" w:color="auto"/>
        <w:left w:val="none" w:sz="0" w:space="0" w:color="auto"/>
        <w:bottom w:val="none" w:sz="0" w:space="0" w:color="auto"/>
        <w:right w:val="none" w:sz="0" w:space="0" w:color="auto"/>
      </w:divBdr>
    </w:div>
    <w:div w:id="1111902140">
      <w:bodyDiv w:val="1"/>
      <w:marLeft w:val="0"/>
      <w:marRight w:val="0"/>
      <w:marTop w:val="0"/>
      <w:marBottom w:val="0"/>
      <w:divBdr>
        <w:top w:val="none" w:sz="0" w:space="0" w:color="auto"/>
        <w:left w:val="none" w:sz="0" w:space="0" w:color="auto"/>
        <w:bottom w:val="none" w:sz="0" w:space="0" w:color="auto"/>
        <w:right w:val="none" w:sz="0" w:space="0" w:color="auto"/>
      </w:divBdr>
    </w:div>
    <w:div w:id="1187065979">
      <w:bodyDiv w:val="1"/>
      <w:marLeft w:val="0"/>
      <w:marRight w:val="0"/>
      <w:marTop w:val="0"/>
      <w:marBottom w:val="0"/>
      <w:divBdr>
        <w:top w:val="none" w:sz="0" w:space="0" w:color="auto"/>
        <w:left w:val="none" w:sz="0" w:space="0" w:color="auto"/>
        <w:bottom w:val="none" w:sz="0" w:space="0" w:color="auto"/>
        <w:right w:val="none" w:sz="0" w:space="0" w:color="auto"/>
      </w:divBdr>
    </w:div>
    <w:div w:id="1234000731">
      <w:bodyDiv w:val="1"/>
      <w:marLeft w:val="0"/>
      <w:marRight w:val="0"/>
      <w:marTop w:val="0"/>
      <w:marBottom w:val="0"/>
      <w:divBdr>
        <w:top w:val="none" w:sz="0" w:space="0" w:color="auto"/>
        <w:left w:val="none" w:sz="0" w:space="0" w:color="auto"/>
        <w:bottom w:val="none" w:sz="0" w:space="0" w:color="auto"/>
        <w:right w:val="none" w:sz="0" w:space="0" w:color="auto"/>
      </w:divBdr>
    </w:div>
    <w:div w:id="1235356931">
      <w:bodyDiv w:val="1"/>
      <w:marLeft w:val="0"/>
      <w:marRight w:val="0"/>
      <w:marTop w:val="0"/>
      <w:marBottom w:val="0"/>
      <w:divBdr>
        <w:top w:val="none" w:sz="0" w:space="0" w:color="auto"/>
        <w:left w:val="none" w:sz="0" w:space="0" w:color="auto"/>
        <w:bottom w:val="none" w:sz="0" w:space="0" w:color="auto"/>
        <w:right w:val="none" w:sz="0" w:space="0" w:color="auto"/>
      </w:divBdr>
    </w:div>
    <w:div w:id="1254821123">
      <w:bodyDiv w:val="1"/>
      <w:marLeft w:val="0"/>
      <w:marRight w:val="0"/>
      <w:marTop w:val="0"/>
      <w:marBottom w:val="0"/>
      <w:divBdr>
        <w:top w:val="none" w:sz="0" w:space="0" w:color="auto"/>
        <w:left w:val="none" w:sz="0" w:space="0" w:color="auto"/>
        <w:bottom w:val="none" w:sz="0" w:space="0" w:color="auto"/>
        <w:right w:val="none" w:sz="0" w:space="0" w:color="auto"/>
      </w:divBdr>
      <w:divsChild>
        <w:div w:id="704789975">
          <w:marLeft w:val="1166"/>
          <w:marRight w:val="0"/>
          <w:marTop w:val="120"/>
          <w:marBottom w:val="240"/>
          <w:divBdr>
            <w:top w:val="none" w:sz="0" w:space="0" w:color="auto"/>
            <w:left w:val="none" w:sz="0" w:space="0" w:color="auto"/>
            <w:bottom w:val="none" w:sz="0" w:space="0" w:color="auto"/>
            <w:right w:val="none" w:sz="0" w:space="0" w:color="auto"/>
          </w:divBdr>
        </w:div>
        <w:div w:id="1008941115">
          <w:marLeft w:val="1166"/>
          <w:marRight w:val="0"/>
          <w:marTop w:val="120"/>
          <w:marBottom w:val="240"/>
          <w:divBdr>
            <w:top w:val="none" w:sz="0" w:space="0" w:color="auto"/>
            <w:left w:val="none" w:sz="0" w:space="0" w:color="auto"/>
            <w:bottom w:val="none" w:sz="0" w:space="0" w:color="auto"/>
            <w:right w:val="none" w:sz="0" w:space="0" w:color="auto"/>
          </w:divBdr>
        </w:div>
        <w:div w:id="1620448056">
          <w:marLeft w:val="1166"/>
          <w:marRight w:val="0"/>
          <w:marTop w:val="120"/>
          <w:marBottom w:val="240"/>
          <w:divBdr>
            <w:top w:val="none" w:sz="0" w:space="0" w:color="auto"/>
            <w:left w:val="none" w:sz="0" w:space="0" w:color="auto"/>
            <w:bottom w:val="none" w:sz="0" w:space="0" w:color="auto"/>
            <w:right w:val="none" w:sz="0" w:space="0" w:color="auto"/>
          </w:divBdr>
        </w:div>
      </w:divsChild>
    </w:div>
    <w:div w:id="1271008906">
      <w:bodyDiv w:val="1"/>
      <w:marLeft w:val="0"/>
      <w:marRight w:val="0"/>
      <w:marTop w:val="0"/>
      <w:marBottom w:val="0"/>
      <w:divBdr>
        <w:top w:val="none" w:sz="0" w:space="0" w:color="auto"/>
        <w:left w:val="none" w:sz="0" w:space="0" w:color="auto"/>
        <w:bottom w:val="none" w:sz="0" w:space="0" w:color="auto"/>
        <w:right w:val="none" w:sz="0" w:space="0" w:color="auto"/>
      </w:divBdr>
      <w:divsChild>
        <w:div w:id="1795517793">
          <w:marLeft w:val="1166"/>
          <w:marRight w:val="0"/>
          <w:marTop w:val="0"/>
          <w:marBottom w:val="60"/>
          <w:divBdr>
            <w:top w:val="none" w:sz="0" w:space="0" w:color="auto"/>
            <w:left w:val="none" w:sz="0" w:space="0" w:color="auto"/>
            <w:bottom w:val="none" w:sz="0" w:space="0" w:color="auto"/>
            <w:right w:val="none" w:sz="0" w:space="0" w:color="auto"/>
          </w:divBdr>
        </w:div>
      </w:divsChild>
    </w:div>
    <w:div w:id="1332952798">
      <w:bodyDiv w:val="1"/>
      <w:marLeft w:val="0"/>
      <w:marRight w:val="0"/>
      <w:marTop w:val="0"/>
      <w:marBottom w:val="0"/>
      <w:divBdr>
        <w:top w:val="none" w:sz="0" w:space="0" w:color="auto"/>
        <w:left w:val="none" w:sz="0" w:space="0" w:color="auto"/>
        <w:bottom w:val="none" w:sz="0" w:space="0" w:color="auto"/>
        <w:right w:val="none" w:sz="0" w:space="0" w:color="auto"/>
      </w:divBdr>
    </w:div>
    <w:div w:id="1343820531">
      <w:bodyDiv w:val="1"/>
      <w:marLeft w:val="0"/>
      <w:marRight w:val="0"/>
      <w:marTop w:val="0"/>
      <w:marBottom w:val="0"/>
      <w:divBdr>
        <w:top w:val="none" w:sz="0" w:space="0" w:color="auto"/>
        <w:left w:val="none" w:sz="0" w:space="0" w:color="auto"/>
        <w:bottom w:val="none" w:sz="0" w:space="0" w:color="auto"/>
        <w:right w:val="none" w:sz="0" w:space="0" w:color="auto"/>
      </w:divBdr>
    </w:div>
    <w:div w:id="1383214958">
      <w:bodyDiv w:val="1"/>
      <w:marLeft w:val="0"/>
      <w:marRight w:val="0"/>
      <w:marTop w:val="0"/>
      <w:marBottom w:val="0"/>
      <w:divBdr>
        <w:top w:val="none" w:sz="0" w:space="0" w:color="auto"/>
        <w:left w:val="none" w:sz="0" w:space="0" w:color="auto"/>
        <w:bottom w:val="none" w:sz="0" w:space="0" w:color="auto"/>
        <w:right w:val="none" w:sz="0" w:space="0" w:color="auto"/>
      </w:divBdr>
      <w:divsChild>
        <w:div w:id="733233736">
          <w:marLeft w:val="446"/>
          <w:marRight w:val="0"/>
          <w:marTop w:val="0"/>
          <w:marBottom w:val="60"/>
          <w:divBdr>
            <w:top w:val="none" w:sz="0" w:space="0" w:color="auto"/>
            <w:left w:val="none" w:sz="0" w:space="0" w:color="auto"/>
            <w:bottom w:val="none" w:sz="0" w:space="0" w:color="auto"/>
            <w:right w:val="none" w:sz="0" w:space="0" w:color="auto"/>
          </w:divBdr>
        </w:div>
      </w:divsChild>
    </w:div>
    <w:div w:id="1435977764">
      <w:bodyDiv w:val="1"/>
      <w:marLeft w:val="0"/>
      <w:marRight w:val="0"/>
      <w:marTop w:val="0"/>
      <w:marBottom w:val="0"/>
      <w:divBdr>
        <w:top w:val="none" w:sz="0" w:space="0" w:color="auto"/>
        <w:left w:val="none" w:sz="0" w:space="0" w:color="auto"/>
        <w:bottom w:val="none" w:sz="0" w:space="0" w:color="auto"/>
        <w:right w:val="none" w:sz="0" w:space="0" w:color="auto"/>
      </w:divBdr>
    </w:div>
    <w:div w:id="1438213196">
      <w:bodyDiv w:val="1"/>
      <w:marLeft w:val="0"/>
      <w:marRight w:val="0"/>
      <w:marTop w:val="0"/>
      <w:marBottom w:val="0"/>
      <w:divBdr>
        <w:top w:val="none" w:sz="0" w:space="0" w:color="auto"/>
        <w:left w:val="none" w:sz="0" w:space="0" w:color="auto"/>
        <w:bottom w:val="none" w:sz="0" w:space="0" w:color="auto"/>
        <w:right w:val="none" w:sz="0" w:space="0" w:color="auto"/>
      </w:divBdr>
    </w:div>
    <w:div w:id="1467965962">
      <w:bodyDiv w:val="1"/>
      <w:marLeft w:val="0"/>
      <w:marRight w:val="0"/>
      <w:marTop w:val="0"/>
      <w:marBottom w:val="0"/>
      <w:divBdr>
        <w:top w:val="none" w:sz="0" w:space="0" w:color="auto"/>
        <w:left w:val="none" w:sz="0" w:space="0" w:color="auto"/>
        <w:bottom w:val="none" w:sz="0" w:space="0" w:color="auto"/>
        <w:right w:val="none" w:sz="0" w:space="0" w:color="auto"/>
      </w:divBdr>
      <w:divsChild>
        <w:div w:id="821235941">
          <w:marLeft w:val="259"/>
          <w:marRight w:val="0"/>
          <w:marTop w:val="0"/>
          <w:marBottom w:val="68"/>
          <w:divBdr>
            <w:top w:val="none" w:sz="0" w:space="0" w:color="auto"/>
            <w:left w:val="none" w:sz="0" w:space="0" w:color="auto"/>
            <w:bottom w:val="none" w:sz="0" w:space="0" w:color="auto"/>
            <w:right w:val="none" w:sz="0" w:space="0" w:color="auto"/>
          </w:divBdr>
        </w:div>
        <w:div w:id="1725717624">
          <w:marLeft w:val="259"/>
          <w:marRight w:val="0"/>
          <w:marTop w:val="0"/>
          <w:marBottom w:val="68"/>
          <w:divBdr>
            <w:top w:val="none" w:sz="0" w:space="0" w:color="auto"/>
            <w:left w:val="none" w:sz="0" w:space="0" w:color="auto"/>
            <w:bottom w:val="none" w:sz="0" w:space="0" w:color="auto"/>
            <w:right w:val="none" w:sz="0" w:space="0" w:color="auto"/>
          </w:divBdr>
        </w:div>
        <w:div w:id="761528813">
          <w:marLeft w:val="259"/>
          <w:marRight w:val="0"/>
          <w:marTop w:val="0"/>
          <w:marBottom w:val="68"/>
          <w:divBdr>
            <w:top w:val="none" w:sz="0" w:space="0" w:color="auto"/>
            <w:left w:val="none" w:sz="0" w:space="0" w:color="auto"/>
            <w:bottom w:val="none" w:sz="0" w:space="0" w:color="auto"/>
            <w:right w:val="none" w:sz="0" w:space="0" w:color="auto"/>
          </w:divBdr>
        </w:div>
        <w:div w:id="889220680">
          <w:marLeft w:val="259"/>
          <w:marRight w:val="0"/>
          <w:marTop w:val="0"/>
          <w:marBottom w:val="68"/>
          <w:divBdr>
            <w:top w:val="none" w:sz="0" w:space="0" w:color="auto"/>
            <w:left w:val="none" w:sz="0" w:space="0" w:color="auto"/>
            <w:bottom w:val="none" w:sz="0" w:space="0" w:color="auto"/>
            <w:right w:val="none" w:sz="0" w:space="0" w:color="auto"/>
          </w:divBdr>
        </w:div>
      </w:divsChild>
    </w:div>
    <w:div w:id="1487547195">
      <w:bodyDiv w:val="1"/>
      <w:marLeft w:val="0"/>
      <w:marRight w:val="0"/>
      <w:marTop w:val="0"/>
      <w:marBottom w:val="0"/>
      <w:divBdr>
        <w:top w:val="none" w:sz="0" w:space="0" w:color="auto"/>
        <w:left w:val="none" w:sz="0" w:space="0" w:color="auto"/>
        <w:bottom w:val="none" w:sz="0" w:space="0" w:color="auto"/>
        <w:right w:val="none" w:sz="0" w:space="0" w:color="auto"/>
      </w:divBdr>
    </w:div>
    <w:div w:id="1515072345">
      <w:bodyDiv w:val="1"/>
      <w:marLeft w:val="0"/>
      <w:marRight w:val="0"/>
      <w:marTop w:val="0"/>
      <w:marBottom w:val="0"/>
      <w:divBdr>
        <w:top w:val="none" w:sz="0" w:space="0" w:color="auto"/>
        <w:left w:val="none" w:sz="0" w:space="0" w:color="auto"/>
        <w:bottom w:val="none" w:sz="0" w:space="0" w:color="auto"/>
        <w:right w:val="none" w:sz="0" w:space="0" w:color="auto"/>
      </w:divBdr>
    </w:div>
    <w:div w:id="1515463126">
      <w:bodyDiv w:val="1"/>
      <w:marLeft w:val="0"/>
      <w:marRight w:val="0"/>
      <w:marTop w:val="0"/>
      <w:marBottom w:val="0"/>
      <w:divBdr>
        <w:top w:val="none" w:sz="0" w:space="0" w:color="auto"/>
        <w:left w:val="none" w:sz="0" w:space="0" w:color="auto"/>
        <w:bottom w:val="none" w:sz="0" w:space="0" w:color="auto"/>
        <w:right w:val="none" w:sz="0" w:space="0" w:color="auto"/>
      </w:divBdr>
    </w:div>
    <w:div w:id="1565674219">
      <w:bodyDiv w:val="1"/>
      <w:marLeft w:val="0"/>
      <w:marRight w:val="0"/>
      <w:marTop w:val="0"/>
      <w:marBottom w:val="0"/>
      <w:divBdr>
        <w:top w:val="none" w:sz="0" w:space="0" w:color="auto"/>
        <w:left w:val="none" w:sz="0" w:space="0" w:color="auto"/>
        <w:bottom w:val="none" w:sz="0" w:space="0" w:color="auto"/>
        <w:right w:val="none" w:sz="0" w:space="0" w:color="auto"/>
      </w:divBdr>
    </w:div>
    <w:div w:id="1571580725">
      <w:bodyDiv w:val="1"/>
      <w:marLeft w:val="0"/>
      <w:marRight w:val="0"/>
      <w:marTop w:val="0"/>
      <w:marBottom w:val="0"/>
      <w:divBdr>
        <w:top w:val="none" w:sz="0" w:space="0" w:color="auto"/>
        <w:left w:val="none" w:sz="0" w:space="0" w:color="auto"/>
        <w:bottom w:val="none" w:sz="0" w:space="0" w:color="auto"/>
        <w:right w:val="none" w:sz="0" w:space="0" w:color="auto"/>
      </w:divBdr>
    </w:div>
    <w:div w:id="1633629283">
      <w:bodyDiv w:val="1"/>
      <w:marLeft w:val="0"/>
      <w:marRight w:val="0"/>
      <w:marTop w:val="0"/>
      <w:marBottom w:val="0"/>
      <w:divBdr>
        <w:top w:val="none" w:sz="0" w:space="0" w:color="auto"/>
        <w:left w:val="none" w:sz="0" w:space="0" w:color="auto"/>
        <w:bottom w:val="none" w:sz="0" w:space="0" w:color="auto"/>
        <w:right w:val="none" w:sz="0" w:space="0" w:color="auto"/>
      </w:divBdr>
    </w:div>
    <w:div w:id="1648781650">
      <w:bodyDiv w:val="1"/>
      <w:marLeft w:val="0"/>
      <w:marRight w:val="0"/>
      <w:marTop w:val="0"/>
      <w:marBottom w:val="0"/>
      <w:divBdr>
        <w:top w:val="none" w:sz="0" w:space="0" w:color="auto"/>
        <w:left w:val="none" w:sz="0" w:space="0" w:color="auto"/>
        <w:bottom w:val="none" w:sz="0" w:space="0" w:color="auto"/>
        <w:right w:val="none" w:sz="0" w:space="0" w:color="auto"/>
      </w:divBdr>
      <w:divsChild>
        <w:div w:id="44374434">
          <w:marLeft w:val="1166"/>
          <w:marRight w:val="0"/>
          <w:marTop w:val="0"/>
          <w:marBottom w:val="120"/>
          <w:divBdr>
            <w:top w:val="none" w:sz="0" w:space="0" w:color="auto"/>
            <w:left w:val="none" w:sz="0" w:space="0" w:color="auto"/>
            <w:bottom w:val="none" w:sz="0" w:space="0" w:color="auto"/>
            <w:right w:val="none" w:sz="0" w:space="0" w:color="auto"/>
          </w:divBdr>
        </w:div>
        <w:div w:id="472138168">
          <w:marLeft w:val="1166"/>
          <w:marRight w:val="0"/>
          <w:marTop w:val="0"/>
          <w:marBottom w:val="120"/>
          <w:divBdr>
            <w:top w:val="none" w:sz="0" w:space="0" w:color="auto"/>
            <w:left w:val="none" w:sz="0" w:space="0" w:color="auto"/>
            <w:bottom w:val="none" w:sz="0" w:space="0" w:color="auto"/>
            <w:right w:val="none" w:sz="0" w:space="0" w:color="auto"/>
          </w:divBdr>
        </w:div>
        <w:div w:id="626425634">
          <w:marLeft w:val="1166"/>
          <w:marRight w:val="0"/>
          <w:marTop w:val="0"/>
          <w:marBottom w:val="120"/>
          <w:divBdr>
            <w:top w:val="none" w:sz="0" w:space="0" w:color="auto"/>
            <w:left w:val="none" w:sz="0" w:space="0" w:color="auto"/>
            <w:bottom w:val="none" w:sz="0" w:space="0" w:color="auto"/>
            <w:right w:val="none" w:sz="0" w:space="0" w:color="auto"/>
          </w:divBdr>
        </w:div>
        <w:div w:id="727341652">
          <w:marLeft w:val="1166"/>
          <w:marRight w:val="0"/>
          <w:marTop w:val="0"/>
          <w:marBottom w:val="120"/>
          <w:divBdr>
            <w:top w:val="none" w:sz="0" w:space="0" w:color="auto"/>
            <w:left w:val="none" w:sz="0" w:space="0" w:color="auto"/>
            <w:bottom w:val="none" w:sz="0" w:space="0" w:color="auto"/>
            <w:right w:val="none" w:sz="0" w:space="0" w:color="auto"/>
          </w:divBdr>
        </w:div>
        <w:div w:id="736242538">
          <w:marLeft w:val="1166"/>
          <w:marRight w:val="0"/>
          <w:marTop w:val="0"/>
          <w:marBottom w:val="120"/>
          <w:divBdr>
            <w:top w:val="none" w:sz="0" w:space="0" w:color="auto"/>
            <w:left w:val="none" w:sz="0" w:space="0" w:color="auto"/>
            <w:bottom w:val="none" w:sz="0" w:space="0" w:color="auto"/>
            <w:right w:val="none" w:sz="0" w:space="0" w:color="auto"/>
          </w:divBdr>
        </w:div>
        <w:div w:id="1052269839">
          <w:marLeft w:val="1166"/>
          <w:marRight w:val="0"/>
          <w:marTop w:val="0"/>
          <w:marBottom w:val="120"/>
          <w:divBdr>
            <w:top w:val="none" w:sz="0" w:space="0" w:color="auto"/>
            <w:left w:val="none" w:sz="0" w:space="0" w:color="auto"/>
            <w:bottom w:val="none" w:sz="0" w:space="0" w:color="auto"/>
            <w:right w:val="none" w:sz="0" w:space="0" w:color="auto"/>
          </w:divBdr>
        </w:div>
        <w:div w:id="1190332741">
          <w:marLeft w:val="1166"/>
          <w:marRight w:val="0"/>
          <w:marTop w:val="0"/>
          <w:marBottom w:val="120"/>
          <w:divBdr>
            <w:top w:val="none" w:sz="0" w:space="0" w:color="auto"/>
            <w:left w:val="none" w:sz="0" w:space="0" w:color="auto"/>
            <w:bottom w:val="none" w:sz="0" w:space="0" w:color="auto"/>
            <w:right w:val="none" w:sz="0" w:space="0" w:color="auto"/>
          </w:divBdr>
        </w:div>
        <w:div w:id="1807501211">
          <w:marLeft w:val="1166"/>
          <w:marRight w:val="0"/>
          <w:marTop w:val="0"/>
          <w:marBottom w:val="120"/>
          <w:divBdr>
            <w:top w:val="none" w:sz="0" w:space="0" w:color="auto"/>
            <w:left w:val="none" w:sz="0" w:space="0" w:color="auto"/>
            <w:bottom w:val="none" w:sz="0" w:space="0" w:color="auto"/>
            <w:right w:val="none" w:sz="0" w:space="0" w:color="auto"/>
          </w:divBdr>
        </w:div>
        <w:div w:id="1878661534">
          <w:marLeft w:val="1166"/>
          <w:marRight w:val="0"/>
          <w:marTop w:val="0"/>
          <w:marBottom w:val="120"/>
          <w:divBdr>
            <w:top w:val="none" w:sz="0" w:space="0" w:color="auto"/>
            <w:left w:val="none" w:sz="0" w:space="0" w:color="auto"/>
            <w:bottom w:val="none" w:sz="0" w:space="0" w:color="auto"/>
            <w:right w:val="none" w:sz="0" w:space="0" w:color="auto"/>
          </w:divBdr>
        </w:div>
        <w:div w:id="1892839274">
          <w:marLeft w:val="446"/>
          <w:marRight w:val="0"/>
          <w:marTop w:val="0"/>
          <w:marBottom w:val="120"/>
          <w:divBdr>
            <w:top w:val="none" w:sz="0" w:space="0" w:color="auto"/>
            <w:left w:val="none" w:sz="0" w:space="0" w:color="auto"/>
            <w:bottom w:val="none" w:sz="0" w:space="0" w:color="auto"/>
            <w:right w:val="none" w:sz="0" w:space="0" w:color="auto"/>
          </w:divBdr>
        </w:div>
      </w:divsChild>
    </w:div>
    <w:div w:id="1669598706">
      <w:bodyDiv w:val="1"/>
      <w:marLeft w:val="0"/>
      <w:marRight w:val="0"/>
      <w:marTop w:val="0"/>
      <w:marBottom w:val="0"/>
      <w:divBdr>
        <w:top w:val="none" w:sz="0" w:space="0" w:color="auto"/>
        <w:left w:val="none" w:sz="0" w:space="0" w:color="auto"/>
        <w:bottom w:val="none" w:sz="0" w:space="0" w:color="auto"/>
        <w:right w:val="none" w:sz="0" w:space="0" w:color="auto"/>
      </w:divBdr>
    </w:div>
    <w:div w:id="1700547356">
      <w:bodyDiv w:val="1"/>
      <w:marLeft w:val="0"/>
      <w:marRight w:val="0"/>
      <w:marTop w:val="0"/>
      <w:marBottom w:val="0"/>
      <w:divBdr>
        <w:top w:val="none" w:sz="0" w:space="0" w:color="auto"/>
        <w:left w:val="none" w:sz="0" w:space="0" w:color="auto"/>
        <w:bottom w:val="none" w:sz="0" w:space="0" w:color="auto"/>
        <w:right w:val="none" w:sz="0" w:space="0" w:color="auto"/>
      </w:divBdr>
    </w:div>
    <w:div w:id="1704403858">
      <w:bodyDiv w:val="1"/>
      <w:marLeft w:val="0"/>
      <w:marRight w:val="0"/>
      <w:marTop w:val="0"/>
      <w:marBottom w:val="0"/>
      <w:divBdr>
        <w:top w:val="none" w:sz="0" w:space="0" w:color="auto"/>
        <w:left w:val="none" w:sz="0" w:space="0" w:color="auto"/>
        <w:bottom w:val="none" w:sz="0" w:space="0" w:color="auto"/>
        <w:right w:val="none" w:sz="0" w:space="0" w:color="auto"/>
      </w:divBdr>
    </w:div>
    <w:div w:id="1705247308">
      <w:bodyDiv w:val="1"/>
      <w:marLeft w:val="0"/>
      <w:marRight w:val="0"/>
      <w:marTop w:val="0"/>
      <w:marBottom w:val="0"/>
      <w:divBdr>
        <w:top w:val="none" w:sz="0" w:space="0" w:color="auto"/>
        <w:left w:val="none" w:sz="0" w:space="0" w:color="auto"/>
        <w:bottom w:val="none" w:sz="0" w:space="0" w:color="auto"/>
        <w:right w:val="none" w:sz="0" w:space="0" w:color="auto"/>
      </w:divBdr>
    </w:div>
    <w:div w:id="1720739161">
      <w:bodyDiv w:val="1"/>
      <w:marLeft w:val="0"/>
      <w:marRight w:val="0"/>
      <w:marTop w:val="0"/>
      <w:marBottom w:val="0"/>
      <w:divBdr>
        <w:top w:val="none" w:sz="0" w:space="0" w:color="auto"/>
        <w:left w:val="none" w:sz="0" w:space="0" w:color="auto"/>
        <w:bottom w:val="none" w:sz="0" w:space="0" w:color="auto"/>
        <w:right w:val="none" w:sz="0" w:space="0" w:color="auto"/>
      </w:divBdr>
      <w:divsChild>
        <w:div w:id="1872104808">
          <w:marLeft w:val="446"/>
          <w:marRight w:val="0"/>
          <w:marTop w:val="0"/>
          <w:marBottom w:val="120"/>
          <w:divBdr>
            <w:top w:val="none" w:sz="0" w:space="0" w:color="auto"/>
            <w:left w:val="none" w:sz="0" w:space="0" w:color="auto"/>
            <w:bottom w:val="none" w:sz="0" w:space="0" w:color="auto"/>
            <w:right w:val="none" w:sz="0" w:space="0" w:color="auto"/>
          </w:divBdr>
        </w:div>
      </w:divsChild>
    </w:div>
    <w:div w:id="1774395710">
      <w:bodyDiv w:val="1"/>
      <w:marLeft w:val="0"/>
      <w:marRight w:val="0"/>
      <w:marTop w:val="0"/>
      <w:marBottom w:val="0"/>
      <w:divBdr>
        <w:top w:val="none" w:sz="0" w:space="0" w:color="auto"/>
        <w:left w:val="none" w:sz="0" w:space="0" w:color="auto"/>
        <w:bottom w:val="none" w:sz="0" w:space="0" w:color="auto"/>
        <w:right w:val="none" w:sz="0" w:space="0" w:color="auto"/>
      </w:divBdr>
      <w:divsChild>
        <w:div w:id="928000846">
          <w:marLeft w:val="158"/>
          <w:marRight w:val="0"/>
          <w:marTop w:val="0"/>
          <w:marBottom w:val="0"/>
          <w:divBdr>
            <w:top w:val="none" w:sz="0" w:space="0" w:color="auto"/>
            <w:left w:val="none" w:sz="0" w:space="0" w:color="auto"/>
            <w:bottom w:val="none" w:sz="0" w:space="0" w:color="auto"/>
            <w:right w:val="none" w:sz="0" w:space="0" w:color="auto"/>
          </w:divBdr>
        </w:div>
      </w:divsChild>
    </w:div>
    <w:div w:id="1785071758">
      <w:bodyDiv w:val="1"/>
      <w:marLeft w:val="0"/>
      <w:marRight w:val="0"/>
      <w:marTop w:val="0"/>
      <w:marBottom w:val="0"/>
      <w:divBdr>
        <w:top w:val="none" w:sz="0" w:space="0" w:color="auto"/>
        <w:left w:val="none" w:sz="0" w:space="0" w:color="auto"/>
        <w:bottom w:val="none" w:sz="0" w:space="0" w:color="auto"/>
        <w:right w:val="none" w:sz="0" w:space="0" w:color="auto"/>
      </w:divBdr>
    </w:div>
    <w:div w:id="1788506734">
      <w:bodyDiv w:val="1"/>
      <w:marLeft w:val="0"/>
      <w:marRight w:val="0"/>
      <w:marTop w:val="0"/>
      <w:marBottom w:val="0"/>
      <w:divBdr>
        <w:top w:val="none" w:sz="0" w:space="0" w:color="auto"/>
        <w:left w:val="none" w:sz="0" w:space="0" w:color="auto"/>
        <w:bottom w:val="none" w:sz="0" w:space="0" w:color="auto"/>
        <w:right w:val="none" w:sz="0" w:space="0" w:color="auto"/>
      </w:divBdr>
      <w:divsChild>
        <w:div w:id="32771970">
          <w:marLeft w:val="1166"/>
          <w:marRight w:val="0"/>
          <w:marTop w:val="0"/>
          <w:marBottom w:val="0"/>
          <w:divBdr>
            <w:top w:val="none" w:sz="0" w:space="0" w:color="auto"/>
            <w:left w:val="none" w:sz="0" w:space="0" w:color="auto"/>
            <w:bottom w:val="none" w:sz="0" w:space="0" w:color="auto"/>
            <w:right w:val="none" w:sz="0" w:space="0" w:color="auto"/>
          </w:divBdr>
        </w:div>
        <w:div w:id="318505630">
          <w:marLeft w:val="1267"/>
          <w:marRight w:val="0"/>
          <w:marTop w:val="0"/>
          <w:marBottom w:val="160"/>
          <w:divBdr>
            <w:top w:val="none" w:sz="0" w:space="0" w:color="auto"/>
            <w:left w:val="none" w:sz="0" w:space="0" w:color="auto"/>
            <w:bottom w:val="none" w:sz="0" w:space="0" w:color="auto"/>
            <w:right w:val="none" w:sz="0" w:space="0" w:color="auto"/>
          </w:divBdr>
        </w:div>
        <w:div w:id="926117718">
          <w:marLeft w:val="1166"/>
          <w:marRight w:val="0"/>
          <w:marTop w:val="0"/>
          <w:marBottom w:val="0"/>
          <w:divBdr>
            <w:top w:val="none" w:sz="0" w:space="0" w:color="auto"/>
            <w:left w:val="none" w:sz="0" w:space="0" w:color="auto"/>
            <w:bottom w:val="none" w:sz="0" w:space="0" w:color="auto"/>
            <w:right w:val="none" w:sz="0" w:space="0" w:color="auto"/>
          </w:divBdr>
        </w:div>
        <w:div w:id="934902117">
          <w:marLeft w:val="1166"/>
          <w:marRight w:val="0"/>
          <w:marTop w:val="0"/>
          <w:marBottom w:val="0"/>
          <w:divBdr>
            <w:top w:val="none" w:sz="0" w:space="0" w:color="auto"/>
            <w:left w:val="none" w:sz="0" w:space="0" w:color="auto"/>
            <w:bottom w:val="none" w:sz="0" w:space="0" w:color="auto"/>
            <w:right w:val="none" w:sz="0" w:space="0" w:color="auto"/>
          </w:divBdr>
        </w:div>
        <w:div w:id="1812821045">
          <w:marLeft w:val="1166"/>
          <w:marRight w:val="0"/>
          <w:marTop w:val="0"/>
          <w:marBottom w:val="0"/>
          <w:divBdr>
            <w:top w:val="none" w:sz="0" w:space="0" w:color="auto"/>
            <w:left w:val="none" w:sz="0" w:space="0" w:color="auto"/>
            <w:bottom w:val="none" w:sz="0" w:space="0" w:color="auto"/>
            <w:right w:val="none" w:sz="0" w:space="0" w:color="auto"/>
          </w:divBdr>
        </w:div>
        <w:div w:id="1948467134">
          <w:marLeft w:val="1166"/>
          <w:marRight w:val="0"/>
          <w:marTop w:val="0"/>
          <w:marBottom w:val="0"/>
          <w:divBdr>
            <w:top w:val="none" w:sz="0" w:space="0" w:color="auto"/>
            <w:left w:val="none" w:sz="0" w:space="0" w:color="auto"/>
            <w:bottom w:val="none" w:sz="0" w:space="0" w:color="auto"/>
            <w:right w:val="none" w:sz="0" w:space="0" w:color="auto"/>
          </w:divBdr>
        </w:div>
      </w:divsChild>
    </w:div>
    <w:div w:id="1797601098">
      <w:bodyDiv w:val="1"/>
      <w:marLeft w:val="0"/>
      <w:marRight w:val="0"/>
      <w:marTop w:val="0"/>
      <w:marBottom w:val="0"/>
      <w:divBdr>
        <w:top w:val="none" w:sz="0" w:space="0" w:color="auto"/>
        <w:left w:val="none" w:sz="0" w:space="0" w:color="auto"/>
        <w:bottom w:val="none" w:sz="0" w:space="0" w:color="auto"/>
        <w:right w:val="none" w:sz="0" w:space="0" w:color="auto"/>
      </w:divBdr>
      <w:divsChild>
        <w:div w:id="407263683">
          <w:marLeft w:val="446"/>
          <w:marRight w:val="0"/>
          <w:marTop w:val="0"/>
          <w:marBottom w:val="60"/>
          <w:divBdr>
            <w:top w:val="none" w:sz="0" w:space="0" w:color="auto"/>
            <w:left w:val="none" w:sz="0" w:space="0" w:color="auto"/>
            <w:bottom w:val="none" w:sz="0" w:space="0" w:color="auto"/>
            <w:right w:val="none" w:sz="0" w:space="0" w:color="auto"/>
          </w:divBdr>
        </w:div>
        <w:div w:id="467170563">
          <w:marLeft w:val="446"/>
          <w:marRight w:val="0"/>
          <w:marTop w:val="0"/>
          <w:marBottom w:val="60"/>
          <w:divBdr>
            <w:top w:val="none" w:sz="0" w:space="0" w:color="auto"/>
            <w:left w:val="none" w:sz="0" w:space="0" w:color="auto"/>
            <w:bottom w:val="none" w:sz="0" w:space="0" w:color="auto"/>
            <w:right w:val="none" w:sz="0" w:space="0" w:color="auto"/>
          </w:divBdr>
        </w:div>
        <w:div w:id="1132676649">
          <w:marLeft w:val="446"/>
          <w:marRight w:val="0"/>
          <w:marTop w:val="0"/>
          <w:marBottom w:val="60"/>
          <w:divBdr>
            <w:top w:val="none" w:sz="0" w:space="0" w:color="auto"/>
            <w:left w:val="none" w:sz="0" w:space="0" w:color="auto"/>
            <w:bottom w:val="none" w:sz="0" w:space="0" w:color="auto"/>
            <w:right w:val="none" w:sz="0" w:space="0" w:color="auto"/>
          </w:divBdr>
        </w:div>
        <w:div w:id="1585795013">
          <w:marLeft w:val="446"/>
          <w:marRight w:val="0"/>
          <w:marTop w:val="0"/>
          <w:marBottom w:val="60"/>
          <w:divBdr>
            <w:top w:val="none" w:sz="0" w:space="0" w:color="auto"/>
            <w:left w:val="none" w:sz="0" w:space="0" w:color="auto"/>
            <w:bottom w:val="none" w:sz="0" w:space="0" w:color="auto"/>
            <w:right w:val="none" w:sz="0" w:space="0" w:color="auto"/>
          </w:divBdr>
        </w:div>
      </w:divsChild>
    </w:div>
    <w:div w:id="1799028747">
      <w:bodyDiv w:val="1"/>
      <w:marLeft w:val="0"/>
      <w:marRight w:val="0"/>
      <w:marTop w:val="0"/>
      <w:marBottom w:val="0"/>
      <w:divBdr>
        <w:top w:val="none" w:sz="0" w:space="0" w:color="auto"/>
        <w:left w:val="none" w:sz="0" w:space="0" w:color="auto"/>
        <w:bottom w:val="none" w:sz="0" w:space="0" w:color="auto"/>
        <w:right w:val="none" w:sz="0" w:space="0" w:color="auto"/>
      </w:divBdr>
      <w:divsChild>
        <w:div w:id="1065254065">
          <w:marLeft w:val="1166"/>
          <w:marRight w:val="0"/>
          <w:marTop w:val="120"/>
          <w:marBottom w:val="240"/>
          <w:divBdr>
            <w:top w:val="none" w:sz="0" w:space="0" w:color="auto"/>
            <w:left w:val="none" w:sz="0" w:space="0" w:color="auto"/>
            <w:bottom w:val="none" w:sz="0" w:space="0" w:color="auto"/>
            <w:right w:val="none" w:sz="0" w:space="0" w:color="auto"/>
          </w:divBdr>
        </w:div>
        <w:div w:id="1392995261">
          <w:marLeft w:val="1166"/>
          <w:marRight w:val="0"/>
          <w:marTop w:val="120"/>
          <w:marBottom w:val="240"/>
          <w:divBdr>
            <w:top w:val="none" w:sz="0" w:space="0" w:color="auto"/>
            <w:left w:val="none" w:sz="0" w:space="0" w:color="auto"/>
            <w:bottom w:val="none" w:sz="0" w:space="0" w:color="auto"/>
            <w:right w:val="none" w:sz="0" w:space="0" w:color="auto"/>
          </w:divBdr>
        </w:div>
        <w:div w:id="1871644037">
          <w:marLeft w:val="1166"/>
          <w:marRight w:val="0"/>
          <w:marTop w:val="120"/>
          <w:marBottom w:val="240"/>
          <w:divBdr>
            <w:top w:val="none" w:sz="0" w:space="0" w:color="auto"/>
            <w:left w:val="none" w:sz="0" w:space="0" w:color="auto"/>
            <w:bottom w:val="none" w:sz="0" w:space="0" w:color="auto"/>
            <w:right w:val="none" w:sz="0" w:space="0" w:color="auto"/>
          </w:divBdr>
        </w:div>
      </w:divsChild>
    </w:div>
    <w:div w:id="1820533761">
      <w:bodyDiv w:val="1"/>
      <w:marLeft w:val="0"/>
      <w:marRight w:val="0"/>
      <w:marTop w:val="0"/>
      <w:marBottom w:val="0"/>
      <w:divBdr>
        <w:top w:val="none" w:sz="0" w:space="0" w:color="auto"/>
        <w:left w:val="none" w:sz="0" w:space="0" w:color="auto"/>
        <w:bottom w:val="none" w:sz="0" w:space="0" w:color="auto"/>
        <w:right w:val="none" w:sz="0" w:space="0" w:color="auto"/>
      </w:divBdr>
      <w:divsChild>
        <w:div w:id="291177096">
          <w:marLeft w:val="446"/>
          <w:marRight w:val="0"/>
          <w:marTop w:val="0"/>
          <w:marBottom w:val="120"/>
          <w:divBdr>
            <w:top w:val="none" w:sz="0" w:space="0" w:color="auto"/>
            <w:left w:val="none" w:sz="0" w:space="0" w:color="auto"/>
            <w:bottom w:val="none" w:sz="0" w:space="0" w:color="auto"/>
            <w:right w:val="none" w:sz="0" w:space="0" w:color="auto"/>
          </w:divBdr>
        </w:div>
        <w:div w:id="818379699">
          <w:marLeft w:val="446"/>
          <w:marRight w:val="0"/>
          <w:marTop w:val="0"/>
          <w:marBottom w:val="120"/>
          <w:divBdr>
            <w:top w:val="none" w:sz="0" w:space="0" w:color="auto"/>
            <w:left w:val="none" w:sz="0" w:space="0" w:color="auto"/>
            <w:bottom w:val="none" w:sz="0" w:space="0" w:color="auto"/>
            <w:right w:val="none" w:sz="0" w:space="0" w:color="auto"/>
          </w:divBdr>
        </w:div>
        <w:div w:id="1540971573">
          <w:marLeft w:val="446"/>
          <w:marRight w:val="0"/>
          <w:marTop w:val="0"/>
          <w:marBottom w:val="120"/>
          <w:divBdr>
            <w:top w:val="none" w:sz="0" w:space="0" w:color="auto"/>
            <w:left w:val="none" w:sz="0" w:space="0" w:color="auto"/>
            <w:bottom w:val="none" w:sz="0" w:space="0" w:color="auto"/>
            <w:right w:val="none" w:sz="0" w:space="0" w:color="auto"/>
          </w:divBdr>
        </w:div>
        <w:div w:id="1699089118">
          <w:marLeft w:val="446"/>
          <w:marRight w:val="0"/>
          <w:marTop w:val="0"/>
          <w:marBottom w:val="120"/>
          <w:divBdr>
            <w:top w:val="none" w:sz="0" w:space="0" w:color="auto"/>
            <w:left w:val="none" w:sz="0" w:space="0" w:color="auto"/>
            <w:bottom w:val="none" w:sz="0" w:space="0" w:color="auto"/>
            <w:right w:val="none" w:sz="0" w:space="0" w:color="auto"/>
          </w:divBdr>
        </w:div>
      </w:divsChild>
    </w:div>
    <w:div w:id="1860266775">
      <w:bodyDiv w:val="1"/>
      <w:marLeft w:val="0"/>
      <w:marRight w:val="0"/>
      <w:marTop w:val="0"/>
      <w:marBottom w:val="0"/>
      <w:divBdr>
        <w:top w:val="none" w:sz="0" w:space="0" w:color="auto"/>
        <w:left w:val="none" w:sz="0" w:space="0" w:color="auto"/>
        <w:bottom w:val="none" w:sz="0" w:space="0" w:color="auto"/>
        <w:right w:val="none" w:sz="0" w:space="0" w:color="auto"/>
      </w:divBdr>
    </w:div>
    <w:div w:id="1866164823">
      <w:bodyDiv w:val="1"/>
      <w:marLeft w:val="0"/>
      <w:marRight w:val="0"/>
      <w:marTop w:val="0"/>
      <w:marBottom w:val="0"/>
      <w:divBdr>
        <w:top w:val="none" w:sz="0" w:space="0" w:color="auto"/>
        <w:left w:val="none" w:sz="0" w:space="0" w:color="auto"/>
        <w:bottom w:val="none" w:sz="0" w:space="0" w:color="auto"/>
        <w:right w:val="none" w:sz="0" w:space="0" w:color="auto"/>
      </w:divBdr>
    </w:div>
    <w:div w:id="1887066008">
      <w:bodyDiv w:val="1"/>
      <w:marLeft w:val="0"/>
      <w:marRight w:val="0"/>
      <w:marTop w:val="0"/>
      <w:marBottom w:val="0"/>
      <w:divBdr>
        <w:top w:val="none" w:sz="0" w:space="0" w:color="auto"/>
        <w:left w:val="none" w:sz="0" w:space="0" w:color="auto"/>
        <w:bottom w:val="none" w:sz="0" w:space="0" w:color="auto"/>
        <w:right w:val="none" w:sz="0" w:space="0" w:color="auto"/>
      </w:divBdr>
    </w:div>
    <w:div w:id="1893421504">
      <w:bodyDiv w:val="1"/>
      <w:marLeft w:val="0"/>
      <w:marRight w:val="0"/>
      <w:marTop w:val="0"/>
      <w:marBottom w:val="0"/>
      <w:divBdr>
        <w:top w:val="none" w:sz="0" w:space="0" w:color="auto"/>
        <w:left w:val="none" w:sz="0" w:space="0" w:color="auto"/>
        <w:bottom w:val="none" w:sz="0" w:space="0" w:color="auto"/>
        <w:right w:val="none" w:sz="0" w:space="0" w:color="auto"/>
      </w:divBdr>
    </w:div>
    <w:div w:id="1911649147">
      <w:bodyDiv w:val="1"/>
      <w:marLeft w:val="0"/>
      <w:marRight w:val="0"/>
      <w:marTop w:val="0"/>
      <w:marBottom w:val="0"/>
      <w:divBdr>
        <w:top w:val="none" w:sz="0" w:space="0" w:color="auto"/>
        <w:left w:val="none" w:sz="0" w:space="0" w:color="auto"/>
        <w:bottom w:val="none" w:sz="0" w:space="0" w:color="auto"/>
        <w:right w:val="none" w:sz="0" w:space="0" w:color="auto"/>
      </w:divBdr>
      <w:divsChild>
        <w:div w:id="532112874">
          <w:marLeft w:val="274"/>
          <w:marRight w:val="0"/>
          <w:marTop w:val="0"/>
          <w:marBottom w:val="120"/>
          <w:divBdr>
            <w:top w:val="none" w:sz="0" w:space="0" w:color="auto"/>
            <w:left w:val="none" w:sz="0" w:space="0" w:color="auto"/>
            <w:bottom w:val="none" w:sz="0" w:space="0" w:color="auto"/>
            <w:right w:val="none" w:sz="0" w:space="0" w:color="auto"/>
          </w:divBdr>
        </w:div>
        <w:div w:id="880216067">
          <w:marLeft w:val="274"/>
          <w:marRight w:val="0"/>
          <w:marTop w:val="0"/>
          <w:marBottom w:val="120"/>
          <w:divBdr>
            <w:top w:val="none" w:sz="0" w:space="0" w:color="auto"/>
            <w:left w:val="none" w:sz="0" w:space="0" w:color="auto"/>
            <w:bottom w:val="none" w:sz="0" w:space="0" w:color="auto"/>
            <w:right w:val="none" w:sz="0" w:space="0" w:color="auto"/>
          </w:divBdr>
        </w:div>
        <w:div w:id="1201479460">
          <w:marLeft w:val="274"/>
          <w:marRight w:val="0"/>
          <w:marTop w:val="0"/>
          <w:marBottom w:val="120"/>
          <w:divBdr>
            <w:top w:val="none" w:sz="0" w:space="0" w:color="auto"/>
            <w:left w:val="none" w:sz="0" w:space="0" w:color="auto"/>
            <w:bottom w:val="none" w:sz="0" w:space="0" w:color="auto"/>
            <w:right w:val="none" w:sz="0" w:space="0" w:color="auto"/>
          </w:divBdr>
        </w:div>
        <w:div w:id="1333071767">
          <w:marLeft w:val="274"/>
          <w:marRight w:val="0"/>
          <w:marTop w:val="0"/>
          <w:marBottom w:val="120"/>
          <w:divBdr>
            <w:top w:val="none" w:sz="0" w:space="0" w:color="auto"/>
            <w:left w:val="none" w:sz="0" w:space="0" w:color="auto"/>
            <w:bottom w:val="none" w:sz="0" w:space="0" w:color="auto"/>
            <w:right w:val="none" w:sz="0" w:space="0" w:color="auto"/>
          </w:divBdr>
        </w:div>
        <w:div w:id="1448156913">
          <w:marLeft w:val="274"/>
          <w:marRight w:val="0"/>
          <w:marTop w:val="0"/>
          <w:marBottom w:val="120"/>
          <w:divBdr>
            <w:top w:val="none" w:sz="0" w:space="0" w:color="auto"/>
            <w:left w:val="none" w:sz="0" w:space="0" w:color="auto"/>
            <w:bottom w:val="none" w:sz="0" w:space="0" w:color="auto"/>
            <w:right w:val="none" w:sz="0" w:space="0" w:color="auto"/>
          </w:divBdr>
        </w:div>
      </w:divsChild>
    </w:div>
    <w:div w:id="1920552007">
      <w:bodyDiv w:val="1"/>
      <w:marLeft w:val="0"/>
      <w:marRight w:val="0"/>
      <w:marTop w:val="0"/>
      <w:marBottom w:val="0"/>
      <w:divBdr>
        <w:top w:val="none" w:sz="0" w:space="0" w:color="auto"/>
        <w:left w:val="none" w:sz="0" w:space="0" w:color="auto"/>
        <w:bottom w:val="none" w:sz="0" w:space="0" w:color="auto"/>
        <w:right w:val="none" w:sz="0" w:space="0" w:color="auto"/>
      </w:divBdr>
    </w:div>
    <w:div w:id="1922174651">
      <w:bodyDiv w:val="1"/>
      <w:marLeft w:val="0"/>
      <w:marRight w:val="0"/>
      <w:marTop w:val="0"/>
      <w:marBottom w:val="0"/>
      <w:divBdr>
        <w:top w:val="none" w:sz="0" w:space="0" w:color="auto"/>
        <w:left w:val="none" w:sz="0" w:space="0" w:color="auto"/>
        <w:bottom w:val="none" w:sz="0" w:space="0" w:color="auto"/>
        <w:right w:val="none" w:sz="0" w:space="0" w:color="auto"/>
      </w:divBdr>
    </w:div>
    <w:div w:id="1957979794">
      <w:bodyDiv w:val="1"/>
      <w:marLeft w:val="0"/>
      <w:marRight w:val="0"/>
      <w:marTop w:val="0"/>
      <w:marBottom w:val="0"/>
      <w:divBdr>
        <w:top w:val="none" w:sz="0" w:space="0" w:color="auto"/>
        <w:left w:val="none" w:sz="0" w:space="0" w:color="auto"/>
        <w:bottom w:val="none" w:sz="0" w:space="0" w:color="auto"/>
        <w:right w:val="none" w:sz="0" w:space="0" w:color="auto"/>
      </w:divBdr>
    </w:div>
    <w:div w:id="1963993498">
      <w:bodyDiv w:val="1"/>
      <w:marLeft w:val="0"/>
      <w:marRight w:val="0"/>
      <w:marTop w:val="0"/>
      <w:marBottom w:val="0"/>
      <w:divBdr>
        <w:top w:val="none" w:sz="0" w:space="0" w:color="auto"/>
        <w:left w:val="none" w:sz="0" w:space="0" w:color="auto"/>
        <w:bottom w:val="none" w:sz="0" w:space="0" w:color="auto"/>
        <w:right w:val="none" w:sz="0" w:space="0" w:color="auto"/>
      </w:divBdr>
    </w:div>
    <w:div w:id="1970938571">
      <w:bodyDiv w:val="1"/>
      <w:marLeft w:val="0"/>
      <w:marRight w:val="0"/>
      <w:marTop w:val="0"/>
      <w:marBottom w:val="0"/>
      <w:divBdr>
        <w:top w:val="none" w:sz="0" w:space="0" w:color="auto"/>
        <w:left w:val="none" w:sz="0" w:space="0" w:color="auto"/>
        <w:bottom w:val="none" w:sz="0" w:space="0" w:color="auto"/>
        <w:right w:val="none" w:sz="0" w:space="0" w:color="auto"/>
      </w:divBdr>
    </w:div>
    <w:div w:id="2007585997">
      <w:bodyDiv w:val="1"/>
      <w:marLeft w:val="0"/>
      <w:marRight w:val="0"/>
      <w:marTop w:val="0"/>
      <w:marBottom w:val="0"/>
      <w:divBdr>
        <w:top w:val="none" w:sz="0" w:space="0" w:color="auto"/>
        <w:left w:val="none" w:sz="0" w:space="0" w:color="auto"/>
        <w:bottom w:val="none" w:sz="0" w:space="0" w:color="auto"/>
        <w:right w:val="none" w:sz="0" w:space="0" w:color="auto"/>
      </w:divBdr>
      <w:divsChild>
        <w:div w:id="370809991">
          <w:marLeft w:val="446"/>
          <w:marRight w:val="0"/>
          <w:marTop w:val="0"/>
          <w:marBottom w:val="60"/>
          <w:divBdr>
            <w:top w:val="none" w:sz="0" w:space="0" w:color="auto"/>
            <w:left w:val="none" w:sz="0" w:space="0" w:color="auto"/>
            <w:bottom w:val="none" w:sz="0" w:space="0" w:color="auto"/>
            <w:right w:val="none" w:sz="0" w:space="0" w:color="auto"/>
          </w:divBdr>
        </w:div>
        <w:div w:id="1106123068">
          <w:marLeft w:val="446"/>
          <w:marRight w:val="0"/>
          <w:marTop w:val="0"/>
          <w:marBottom w:val="60"/>
          <w:divBdr>
            <w:top w:val="none" w:sz="0" w:space="0" w:color="auto"/>
            <w:left w:val="none" w:sz="0" w:space="0" w:color="auto"/>
            <w:bottom w:val="none" w:sz="0" w:space="0" w:color="auto"/>
            <w:right w:val="none" w:sz="0" w:space="0" w:color="auto"/>
          </w:divBdr>
        </w:div>
        <w:div w:id="1465731022">
          <w:marLeft w:val="446"/>
          <w:marRight w:val="0"/>
          <w:marTop w:val="0"/>
          <w:marBottom w:val="60"/>
          <w:divBdr>
            <w:top w:val="none" w:sz="0" w:space="0" w:color="auto"/>
            <w:left w:val="none" w:sz="0" w:space="0" w:color="auto"/>
            <w:bottom w:val="none" w:sz="0" w:space="0" w:color="auto"/>
            <w:right w:val="none" w:sz="0" w:space="0" w:color="auto"/>
          </w:divBdr>
        </w:div>
        <w:div w:id="1728916829">
          <w:marLeft w:val="446"/>
          <w:marRight w:val="0"/>
          <w:marTop w:val="0"/>
          <w:marBottom w:val="60"/>
          <w:divBdr>
            <w:top w:val="none" w:sz="0" w:space="0" w:color="auto"/>
            <w:left w:val="none" w:sz="0" w:space="0" w:color="auto"/>
            <w:bottom w:val="none" w:sz="0" w:space="0" w:color="auto"/>
            <w:right w:val="none" w:sz="0" w:space="0" w:color="auto"/>
          </w:divBdr>
        </w:div>
        <w:div w:id="2003771910">
          <w:marLeft w:val="446"/>
          <w:marRight w:val="0"/>
          <w:marTop w:val="0"/>
          <w:marBottom w:val="60"/>
          <w:divBdr>
            <w:top w:val="none" w:sz="0" w:space="0" w:color="auto"/>
            <w:left w:val="none" w:sz="0" w:space="0" w:color="auto"/>
            <w:bottom w:val="none" w:sz="0" w:space="0" w:color="auto"/>
            <w:right w:val="none" w:sz="0" w:space="0" w:color="auto"/>
          </w:divBdr>
        </w:div>
        <w:div w:id="2088184304">
          <w:marLeft w:val="446"/>
          <w:marRight w:val="0"/>
          <w:marTop w:val="0"/>
          <w:marBottom w:val="60"/>
          <w:divBdr>
            <w:top w:val="none" w:sz="0" w:space="0" w:color="auto"/>
            <w:left w:val="none" w:sz="0" w:space="0" w:color="auto"/>
            <w:bottom w:val="none" w:sz="0" w:space="0" w:color="auto"/>
            <w:right w:val="none" w:sz="0" w:space="0" w:color="auto"/>
          </w:divBdr>
        </w:div>
      </w:divsChild>
    </w:div>
    <w:div w:id="2032533952">
      <w:bodyDiv w:val="1"/>
      <w:marLeft w:val="0"/>
      <w:marRight w:val="0"/>
      <w:marTop w:val="0"/>
      <w:marBottom w:val="0"/>
      <w:divBdr>
        <w:top w:val="none" w:sz="0" w:space="0" w:color="auto"/>
        <w:left w:val="none" w:sz="0" w:space="0" w:color="auto"/>
        <w:bottom w:val="none" w:sz="0" w:space="0" w:color="auto"/>
        <w:right w:val="none" w:sz="0" w:space="0" w:color="auto"/>
      </w:divBdr>
      <w:divsChild>
        <w:div w:id="213011073">
          <w:marLeft w:val="446"/>
          <w:marRight w:val="0"/>
          <w:marTop w:val="0"/>
          <w:marBottom w:val="60"/>
          <w:divBdr>
            <w:top w:val="none" w:sz="0" w:space="0" w:color="auto"/>
            <w:left w:val="none" w:sz="0" w:space="0" w:color="auto"/>
            <w:bottom w:val="none" w:sz="0" w:space="0" w:color="auto"/>
            <w:right w:val="none" w:sz="0" w:space="0" w:color="auto"/>
          </w:divBdr>
        </w:div>
        <w:div w:id="531652150">
          <w:marLeft w:val="446"/>
          <w:marRight w:val="0"/>
          <w:marTop w:val="0"/>
          <w:marBottom w:val="60"/>
          <w:divBdr>
            <w:top w:val="none" w:sz="0" w:space="0" w:color="auto"/>
            <w:left w:val="none" w:sz="0" w:space="0" w:color="auto"/>
            <w:bottom w:val="none" w:sz="0" w:space="0" w:color="auto"/>
            <w:right w:val="none" w:sz="0" w:space="0" w:color="auto"/>
          </w:divBdr>
        </w:div>
        <w:div w:id="619185660">
          <w:marLeft w:val="446"/>
          <w:marRight w:val="0"/>
          <w:marTop w:val="0"/>
          <w:marBottom w:val="60"/>
          <w:divBdr>
            <w:top w:val="none" w:sz="0" w:space="0" w:color="auto"/>
            <w:left w:val="none" w:sz="0" w:space="0" w:color="auto"/>
            <w:bottom w:val="none" w:sz="0" w:space="0" w:color="auto"/>
            <w:right w:val="none" w:sz="0" w:space="0" w:color="auto"/>
          </w:divBdr>
        </w:div>
        <w:div w:id="1548253586">
          <w:marLeft w:val="446"/>
          <w:marRight w:val="0"/>
          <w:marTop w:val="0"/>
          <w:marBottom w:val="60"/>
          <w:divBdr>
            <w:top w:val="none" w:sz="0" w:space="0" w:color="auto"/>
            <w:left w:val="none" w:sz="0" w:space="0" w:color="auto"/>
            <w:bottom w:val="none" w:sz="0" w:space="0" w:color="auto"/>
            <w:right w:val="none" w:sz="0" w:space="0" w:color="auto"/>
          </w:divBdr>
        </w:div>
        <w:div w:id="2078823757">
          <w:marLeft w:val="446"/>
          <w:marRight w:val="0"/>
          <w:marTop w:val="0"/>
          <w:marBottom w:val="60"/>
          <w:divBdr>
            <w:top w:val="none" w:sz="0" w:space="0" w:color="auto"/>
            <w:left w:val="none" w:sz="0" w:space="0" w:color="auto"/>
            <w:bottom w:val="none" w:sz="0" w:space="0" w:color="auto"/>
            <w:right w:val="none" w:sz="0" w:space="0" w:color="auto"/>
          </w:divBdr>
        </w:div>
      </w:divsChild>
    </w:div>
    <w:div w:id="2034918271">
      <w:bodyDiv w:val="1"/>
      <w:marLeft w:val="0"/>
      <w:marRight w:val="0"/>
      <w:marTop w:val="0"/>
      <w:marBottom w:val="0"/>
      <w:divBdr>
        <w:top w:val="none" w:sz="0" w:space="0" w:color="auto"/>
        <w:left w:val="none" w:sz="0" w:space="0" w:color="auto"/>
        <w:bottom w:val="none" w:sz="0" w:space="0" w:color="auto"/>
        <w:right w:val="none" w:sz="0" w:space="0" w:color="auto"/>
      </w:divBdr>
    </w:div>
    <w:div w:id="2037194214">
      <w:bodyDiv w:val="1"/>
      <w:marLeft w:val="0"/>
      <w:marRight w:val="0"/>
      <w:marTop w:val="0"/>
      <w:marBottom w:val="0"/>
      <w:divBdr>
        <w:top w:val="none" w:sz="0" w:space="0" w:color="auto"/>
        <w:left w:val="none" w:sz="0" w:space="0" w:color="auto"/>
        <w:bottom w:val="none" w:sz="0" w:space="0" w:color="auto"/>
        <w:right w:val="none" w:sz="0" w:space="0" w:color="auto"/>
      </w:divBdr>
      <w:divsChild>
        <w:div w:id="93324465">
          <w:marLeft w:val="446"/>
          <w:marRight w:val="0"/>
          <w:marTop w:val="0"/>
          <w:marBottom w:val="60"/>
          <w:divBdr>
            <w:top w:val="none" w:sz="0" w:space="0" w:color="auto"/>
            <w:left w:val="none" w:sz="0" w:space="0" w:color="auto"/>
            <w:bottom w:val="none" w:sz="0" w:space="0" w:color="auto"/>
            <w:right w:val="none" w:sz="0" w:space="0" w:color="auto"/>
          </w:divBdr>
        </w:div>
        <w:div w:id="233586284">
          <w:marLeft w:val="446"/>
          <w:marRight w:val="0"/>
          <w:marTop w:val="0"/>
          <w:marBottom w:val="60"/>
          <w:divBdr>
            <w:top w:val="none" w:sz="0" w:space="0" w:color="auto"/>
            <w:left w:val="none" w:sz="0" w:space="0" w:color="auto"/>
            <w:bottom w:val="none" w:sz="0" w:space="0" w:color="auto"/>
            <w:right w:val="none" w:sz="0" w:space="0" w:color="auto"/>
          </w:divBdr>
        </w:div>
        <w:div w:id="513031780">
          <w:marLeft w:val="446"/>
          <w:marRight w:val="0"/>
          <w:marTop w:val="0"/>
          <w:marBottom w:val="60"/>
          <w:divBdr>
            <w:top w:val="none" w:sz="0" w:space="0" w:color="auto"/>
            <w:left w:val="none" w:sz="0" w:space="0" w:color="auto"/>
            <w:bottom w:val="none" w:sz="0" w:space="0" w:color="auto"/>
            <w:right w:val="none" w:sz="0" w:space="0" w:color="auto"/>
          </w:divBdr>
        </w:div>
        <w:div w:id="1652825553">
          <w:marLeft w:val="446"/>
          <w:marRight w:val="0"/>
          <w:marTop w:val="0"/>
          <w:marBottom w:val="60"/>
          <w:divBdr>
            <w:top w:val="none" w:sz="0" w:space="0" w:color="auto"/>
            <w:left w:val="none" w:sz="0" w:space="0" w:color="auto"/>
            <w:bottom w:val="none" w:sz="0" w:space="0" w:color="auto"/>
            <w:right w:val="none" w:sz="0" w:space="0" w:color="auto"/>
          </w:divBdr>
        </w:div>
      </w:divsChild>
    </w:div>
    <w:div w:id="2066249191">
      <w:bodyDiv w:val="1"/>
      <w:marLeft w:val="0"/>
      <w:marRight w:val="0"/>
      <w:marTop w:val="0"/>
      <w:marBottom w:val="0"/>
      <w:divBdr>
        <w:top w:val="none" w:sz="0" w:space="0" w:color="auto"/>
        <w:left w:val="none" w:sz="0" w:space="0" w:color="auto"/>
        <w:bottom w:val="none" w:sz="0" w:space="0" w:color="auto"/>
        <w:right w:val="none" w:sz="0" w:space="0" w:color="auto"/>
      </w:divBdr>
      <w:divsChild>
        <w:div w:id="2015185952">
          <w:marLeft w:val="446"/>
          <w:marRight w:val="0"/>
          <w:marTop w:val="0"/>
          <w:marBottom w:val="480"/>
          <w:divBdr>
            <w:top w:val="none" w:sz="0" w:space="0" w:color="auto"/>
            <w:left w:val="none" w:sz="0" w:space="0" w:color="auto"/>
            <w:bottom w:val="none" w:sz="0" w:space="0" w:color="auto"/>
            <w:right w:val="none" w:sz="0" w:space="0" w:color="auto"/>
          </w:divBdr>
        </w:div>
      </w:divsChild>
    </w:div>
    <w:div w:id="2071339877">
      <w:bodyDiv w:val="1"/>
      <w:marLeft w:val="0"/>
      <w:marRight w:val="0"/>
      <w:marTop w:val="0"/>
      <w:marBottom w:val="0"/>
      <w:divBdr>
        <w:top w:val="none" w:sz="0" w:space="0" w:color="auto"/>
        <w:left w:val="none" w:sz="0" w:space="0" w:color="auto"/>
        <w:bottom w:val="none" w:sz="0" w:space="0" w:color="auto"/>
        <w:right w:val="none" w:sz="0" w:space="0" w:color="auto"/>
      </w:divBdr>
    </w:div>
    <w:div w:id="2092699729">
      <w:bodyDiv w:val="1"/>
      <w:marLeft w:val="0"/>
      <w:marRight w:val="0"/>
      <w:marTop w:val="0"/>
      <w:marBottom w:val="0"/>
      <w:divBdr>
        <w:top w:val="none" w:sz="0" w:space="0" w:color="auto"/>
        <w:left w:val="none" w:sz="0" w:space="0" w:color="auto"/>
        <w:bottom w:val="none" w:sz="0" w:space="0" w:color="auto"/>
        <w:right w:val="none" w:sz="0" w:space="0" w:color="auto"/>
      </w:divBdr>
    </w:div>
    <w:div w:id="2105373836">
      <w:bodyDiv w:val="1"/>
      <w:marLeft w:val="0"/>
      <w:marRight w:val="0"/>
      <w:marTop w:val="0"/>
      <w:marBottom w:val="0"/>
      <w:divBdr>
        <w:top w:val="none" w:sz="0" w:space="0" w:color="auto"/>
        <w:left w:val="none" w:sz="0" w:space="0" w:color="auto"/>
        <w:bottom w:val="none" w:sz="0" w:space="0" w:color="auto"/>
        <w:right w:val="none" w:sz="0" w:space="0" w:color="auto"/>
      </w:divBdr>
    </w:div>
    <w:div w:id="2111849209">
      <w:bodyDiv w:val="1"/>
      <w:marLeft w:val="0"/>
      <w:marRight w:val="0"/>
      <w:marTop w:val="0"/>
      <w:marBottom w:val="0"/>
      <w:divBdr>
        <w:top w:val="none" w:sz="0" w:space="0" w:color="auto"/>
        <w:left w:val="none" w:sz="0" w:space="0" w:color="auto"/>
        <w:bottom w:val="none" w:sz="0" w:space="0" w:color="auto"/>
        <w:right w:val="none" w:sz="0" w:space="0" w:color="auto"/>
      </w:divBdr>
    </w:div>
    <w:div w:id="2121531822">
      <w:bodyDiv w:val="1"/>
      <w:marLeft w:val="0"/>
      <w:marRight w:val="0"/>
      <w:marTop w:val="0"/>
      <w:marBottom w:val="0"/>
      <w:divBdr>
        <w:top w:val="none" w:sz="0" w:space="0" w:color="auto"/>
        <w:left w:val="none" w:sz="0" w:space="0" w:color="auto"/>
        <w:bottom w:val="none" w:sz="0" w:space="0" w:color="auto"/>
        <w:right w:val="none" w:sz="0" w:space="0" w:color="auto"/>
      </w:divBdr>
    </w:div>
    <w:div w:id="213420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3" Type="http://schemas.openxmlformats.org/officeDocument/2006/relationships/image" Target="media/image33.png"/><Relationship Id="rId58" Type="http://schemas.microsoft.com/office/2016/09/relationships/commentsIds" Target="commentsIds.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github.com/MTendereProcurementSystem/MTender/wiki"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4.xml"/><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59" Type="http://schemas.microsoft.com/office/2018/08/relationships/commentsExtensible" Target="commentsExtensi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www.ebrd.com/documents/legal-reform/guide-to-eprocurement-reform.pdf" TargetMode="External"/><Relationship Id="rId13" Type="http://schemas.openxmlformats.org/officeDocument/2006/relationships/hyperlink" Target="https://www.open-contracting.org/data-standard/" TargetMode="External"/><Relationship Id="rId18" Type="http://schemas.openxmlformats.org/officeDocument/2006/relationships/hyperlink" Target="https://www.ebrd.com/cs/Satellite?c=Content&amp;cid=1395281257031&amp;pagename=EBRD%2FContent%2FContentLayout" TargetMode="External"/><Relationship Id="rId3" Type="http://schemas.openxmlformats.org/officeDocument/2006/relationships/hyperlink" Target="https://eur-lex.europa.eu/legal-content/EN/TXT/?uri=CELEX%3A32014L0024" TargetMode="External"/><Relationship Id="rId7" Type="http://schemas.openxmlformats.org/officeDocument/2006/relationships/hyperlink" Target="https://www.ebrd.com/documents/legal-reform/guide-to-eprocurement-reform.pdf" TargetMode="External"/><Relationship Id="rId12" Type="http://schemas.openxmlformats.org/officeDocument/2006/relationships/hyperlink" Target="https://www.open-contracting.org/data-standard/tools/" TargetMode="External"/><Relationship Id="rId17" Type="http://schemas.openxmlformats.org/officeDocument/2006/relationships/hyperlink" Target="https://www.ebrd.com/documents/legal-reform/guide-to-eprocurement-reform.pdf" TargetMode="External"/><Relationship Id="rId2" Type="http://schemas.openxmlformats.org/officeDocument/2006/relationships/hyperlink" Target="https://ted.europa.eu/TED/main/HomePage.do" TargetMode="External"/><Relationship Id="rId16" Type="http://schemas.openxmlformats.org/officeDocument/2006/relationships/hyperlink" Target="https://www.ebrd.com/documents/legal-reform/guide-to-eprocurement-reform.pdf" TargetMode="External"/><Relationship Id="rId1" Type="http://schemas.openxmlformats.org/officeDocument/2006/relationships/hyperlink" Target="https://www.ebrd.com/documents/legal-reform/guide-to-eprocurement-reform.pdf" TargetMode="External"/><Relationship Id="rId6" Type="http://schemas.openxmlformats.org/officeDocument/2006/relationships/hyperlink" Target="http://ec.europa.eu/DocsRoom/documents/18026/attachments/1/translations/en/renditions/pdf" TargetMode="External"/><Relationship Id="rId11" Type="http://schemas.openxmlformats.org/officeDocument/2006/relationships/hyperlink" Target="https://opensource.org/docs/osd" TargetMode="External"/><Relationship Id="rId5" Type="http://schemas.openxmlformats.org/officeDocument/2006/relationships/hyperlink" Target="https://ec.europa.eu/archives/dgs/internal_market/studies/docs/e-procurement-golden-book-of-good-practice_en.pdf" TargetMode="External"/><Relationship Id="rId15" Type="http://schemas.openxmlformats.org/officeDocument/2006/relationships/hyperlink" Target="http://standard.open-contracting.org/latest/en/" TargetMode="External"/><Relationship Id="rId10" Type="http://schemas.openxmlformats.org/officeDocument/2006/relationships/hyperlink" Target="https://simap.ted.europa.eu/web/simap/sending-electronic-notices" TargetMode="External"/><Relationship Id="rId19" Type="http://schemas.openxmlformats.org/officeDocument/2006/relationships/hyperlink" Target="https://eur-lex.europa.eu/legal-content/EN/TXT/?uri=CELEX%3A32014L0024" TargetMode="External"/><Relationship Id="rId4" Type="http://schemas.openxmlformats.org/officeDocument/2006/relationships/hyperlink" Target="https://standard.open-contracting.org/" TargetMode="External"/><Relationship Id="rId9" Type="http://schemas.openxmlformats.org/officeDocument/2006/relationships/hyperlink" Target="https://github.com/MTendereProcurementSystem/MTender/wiki" TargetMode="External"/><Relationship Id="rId14" Type="http://schemas.openxmlformats.org/officeDocument/2006/relationships/hyperlink" Target="https://dozorro.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isl xmlns:xsi="http://www.w3.org/2001/XMLSchema-instance" xmlns:xsd="http://www.w3.org/2001/XMLSchema" xmlns="http://www.boldonjames.com/2008/01/sie/internal/label" sislVersion="0" policy="1d45786f-a737-4735-8af6-df12fb6939a2" origin="userSelected"/>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15C512E-9336-471B-85B3-FB5AA526865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10F3253E-D6B1-418F-A638-5D515961D4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FC510E-3846-4009-8B4D-C1A2C3C4100F}">
  <ds:schemaRefs>
    <ds:schemaRef ds:uri="http://schemas.microsoft.com/sharepoint/v3/contenttype/forms"/>
  </ds:schemaRefs>
</ds:datastoreItem>
</file>

<file path=customXml/itemProps4.xml><?xml version="1.0" encoding="utf-8"?>
<ds:datastoreItem xmlns:ds="http://schemas.openxmlformats.org/officeDocument/2006/customXml" ds:itemID="{38552F34-15FB-4B1D-865D-5D829C295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6216870-8CF5-40D7-801C-F28E1351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0</TotalTime>
  <Pages>3</Pages>
  <Words>20403</Words>
  <Characters>116302</Characters>
  <Application>Microsoft Office Word</Application>
  <DocSecurity>0</DocSecurity>
  <Lines>969</Lines>
  <Paragraphs>272</Paragraphs>
  <ScaleCrop>false</ScaleCrop>
  <HeadingPairs>
    <vt:vector size="4" baseType="variant">
      <vt:variant>
        <vt:lpstr>Tytuł</vt:lpstr>
      </vt:variant>
      <vt:variant>
        <vt:i4>1</vt:i4>
      </vt:variant>
      <vt:variant>
        <vt:lpstr>Nagłówki</vt:lpstr>
      </vt:variant>
      <vt:variant>
        <vt:i4>26</vt:i4>
      </vt:variant>
    </vt:vector>
  </HeadingPairs>
  <TitlesOfParts>
    <vt:vector size="27" baseType="lpstr">
      <vt:lpstr/>
      <vt:lpstr>Table of Contents</vt:lpstr>
      <vt:lpstr>List of tables</vt:lpstr>
      <vt:lpstr>List of figures</vt:lpstr>
      <vt:lpstr>List of abbreviations</vt:lpstr>
      <vt:lpstr>Executive Summary</vt:lpstr>
      <vt:lpstr>Objectives</vt:lpstr>
      <vt:lpstr/>
      <vt:lpstr>Open Contracting Digital Procurement System concept</vt:lpstr>
      <vt:lpstr>    Alignment with EU best practices</vt:lpstr>
      <vt:lpstr>eProcurement reform technical concept</vt:lpstr>
      <vt:lpstr>    General introduction</vt:lpstr>
      <vt:lpstr>    Regulatory reform axis</vt:lpstr>
      <vt:lpstr>    Business: Key strategic decisions</vt:lpstr>
      <vt:lpstr>        Strategic decision 1: Single vs. multiple platforms</vt:lpstr>
      <vt:lpstr>        Strategic decision 2: Coverage </vt:lpstr>
      <vt:lpstr>        Strategic decision 3: Integration</vt:lpstr>
      <vt:lpstr>        Strategic decision 4: Management</vt:lpstr>
      <vt:lpstr>        Strategic decision 5: Acquisition</vt:lpstr>
      <vt:lpstr>        Strategic decision 6: Development</vt:lpstr>
      <vt:lpstr>    Technology reform axis</vt:lpstr>
      <vt:lpstr>        Architecture</vt:lpstr>
      <vt:lpstr>        End-user technology</vt:lpstr>
      <vt:lpstr>        Interoperability</vt:lpstr>
      <vt:lpstr>        Security</vt:lpstr>
      <vt:lpstr>        Technology choice</vt:lpstr>
      <vt:lpstr>        Infrastructure</vt:lpstr>
    </vt:vector>
  </TitlesOfParts>
  <Company>everis</Company>
  <LinksUpToDate>false</LinksUpToDate>
  <CharactersWithSpaces>136433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Arosa Otero</dc:creator>
  <cp:keywords>[EBRD]</cp:keywords>
  <dc:description/>
  <cp:lastModifiedBy>Ekspert Reinvention</cp:lastModifiedBy>
  <cp:revision>2</cp:revision>
  <cp:lastPrinted>2019-12-19T17:33:00Z</cp:lastPrinted>
  <dcterms:created xsi:type="dcterms:W3CDTF">2021-04-08T08:22:00Z</dcterms:created>
  <dcterms:modified xsi:type="dcterms:W3CDTF">2021-04-08T08:22:00Z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0x0101009A8D333B2CEF194CB6B3E62827184063</vt:lpwstr>
  </property>
  <property fmtid="{D5CDD505-2E9C-101B-9397-08002B2CF9AE}" pid="3" name="docIndexRef">
    <vt:lpwstr>e04c8872-16da-407b-8191-1187ea36dd83</vt:lpwstr>
  </property>
  <property fmtid="{D5CDD505-2E9C-101B-9397-08002B2CF9AE}" pid="4" name="bjSaver">
    <vt:lpwstr>Vfo6On/DUR2ICtNKVl+F1QO05tqdsI0j</vt:lpwstr>
  </property>
  <property fmtid="{D5CDD505-2E9C-101B-9397-08002B2CF9AE}" pid="5" name="bjDocumentSecurityLabel">
    <vt:lpwstr>This item has no classification</vt:lpwstr>
  </property>
</Properties>
</file>